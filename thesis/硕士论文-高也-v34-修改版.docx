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77777777" w:rsidR="009F151B" w:rsidRDefault="00A24E16">
      <w:pPr>
        <w:spacing w:line="400" w:lineRule="atLeast"/>
        <w:rPr>
          <w:u w:val="single"/>
        </w:rPr>
      </w:pPr>
      <w:bookmarkStart w:id="0" w:name="_Toc439328357"/>
      <w:bookmarkStart w:id="1" w:name="_Toc437362296"/>
      <w:bookmarkStart w:id="2" w:name="_Toc444250078"/>
      <w:bookmarkStart w:id="3" w:name="_Toc437362256"/>
      <w:bookmarkStart w:id="4" w:name="_Toc377235966"/>
      <w:bookmarkStart w:id="5" w:name="_Toc229915031"/>
      <w:bookmarkStart w:id="6" w:name="_Toc379915050"/>
      <w:bookmarkStart w:id="7" w:name="_Toc229791430"/>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p>
    <w:p w14:paraId="14003E8F" w14:textId="77777777" w:rsidR="009F151B" w:rsidRDefault="00A24E16">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7777777" w:rsidR="009F151B" w:rsidRDefault="00A24E16">
      <w:pPr>
        <w:spacing w:line="288" w:lineRule="auto"/>
        <w:jc w:val="center"/>
        <w:outlineLvl w:val="0"/>
        <w:rPr>
          <w:b/>
          <w:bCs/>
          <w:sz w:val="52"/>
        </w:rPr>
      </w:pPr>
      <w:bookmarkStart w:id="8" w:name="_Toc100573187"/>
      <w:r>
        <w:rPr>
          <w:rFonts w:hint="eastAsia"/>
          <w:b/>
          <w:bCs/>
          <w:sz w:val="52"/>
        </w:rPr>
        <w:t>基于自注意力机制的</w:t>
      </w:r>
      <w:proofErr w:type="gramStart"/>
      <w:r>
        <w:rPr>
          <w:rFonts w:hint="eastAsia"/>
          <w:b/>
          <w:bCs/>
          <w:sz w:val="52"/>
        </w:rPr>
        <w:t>自知识</w:t>
      </w:r>
      <w:proofErr w:type="gramEnd"/>
      <w:r>
        <w:rPr>
          <w:rFonts w:hint="eastAsia"/>
          <w:b/>
          <w:bCs/>
          <w:sz w:val="52"/>
        </w:rPr>
        <w:t>蒸馏研究</w:t>
      </w:r>
      <w:bookmarkEnd w:id="8"/>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3614"/>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77777777" w:rsidR="009F151B" w:rsidRDefault="00A24E16">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77777777" w:rsidR="009F151B" w:rsidRDefault="00A24E16">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63C54253" w:rsidR="009F151B" w:rsidRDefault="00A24E16">
            <w:pPr>
              <w:rPr>
                <w:b/>
                <w:bCs/>
                <w:sz w:val="30"/>
              </w:rPr>
            </w:pPr>
            <w:del w:id="9" w:author="微软用户" w:date="2022-04-11T19:59:00Z">
              <w:r w:rsidDel="00B729B8">
                <w:rPr>
                  <w:b/>
                  <w:bCs/>
                  <w:sz w:val="30"/>
                </w:rPr>
                <w:delText>XX</w:delText>
              </w:r>
              <w:r w:rsidDel="00B729B8">
                <w:rPr>
                  <w:rFonts w:hint="eastAsia"/>
                  <w:b/>
                  <w:bCs/>
                  <w:sz w:val="30"/>
                </w:rPr>
                <w:delText>X</w:delText>
              </w:r>
              <w:r w:rsidDel="00B729B8">
                <w:rPr>
                  <w:b/>
                  <w:bCs/>
                  <w:sz w:val="30"/>
                </w:rPr>
                <w:delText>X</w:delText>
              </w:r>
            </w:del>
            <w:ins w:id="10" w:author="微软用户" w:date="2022-04-11T19:59:00Z">
              <w:r w:rsidR="00B729B8">
                <w:rPr>
                  <w:b/>
                  <w:bCs/>
                  <w:sz w:val="30"/>
                </w:rPr>
                <w:t>2022</w:t>
              </w:r>
            </w:ins>
            <w:r>
              <w:rPr>
                <w:rFonts w:hint="eastAsia"/>
                <w:b/>
                <w:bCs/>
                <w:sz w:val="30"/>
              </w:rPr>
              <w:t>年</w:t>
            </w:r>
            <w:r>
              <w:rPr>
                <w:rFonts w:hint="eastAsia"/>
                <w:b/>
                <w:bCs/>
                <w:sz w:val="30"/>
              </w:rPr>
              <w:t>X</w:t>
            </w:r>
            <w:r>
              <w:rPr>
                <w:b/>
                <w:bCs/>
                <w:sz w:val="30"/>
              </w:rPr>
              <w:t>X</w:t>
            </w:r>
            <w:r>
              <w:rPr>
                <w:rFonts w:hint="eastAsia"/>
                <w:b/>
                <w:bCs/>
                <w:sz w:val="30"/>
              </w:rPr>
              <w:t>月</w:t>
            </w:r>
            <w:r>
              <w:rPr>
                <w:rFonts w:hint="eastAsia"/>
                <w:b/>
                <w:bCs/>
                <w:sz w:val="30"/>
              </w:rPr>
              <w:t>X</w:t>
            </w:r>
            <w:r>
              <w:rPr>
                <w:b/>
                <w:bCs/>
                <w:sz w:val="30"/>
              </w:rPr>
              <w:t>X</w:t>
            </w:r>
            <w:r>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11" w:name="_Toc45060427"/>
      <w:bookmarkStart w:id="12" w:name="_Toc46962947"/>
      <w:bookmarkStart w:id="13" w:name="_Toc44096299"/>
      <w:bookmarkStart w:id="14" w:name="_Toc44175098"/>
      <w:bookmarkStart w:id="15" w:name="_Toc47005419"/>
      <w:bookmarkStart w:id="16" w:name="_Toc45060582"/>
      <w:bookmarkStart w:id="17" w:name="_Toc444265028"/>
      <w:bookmarkStart w:id="18" w:name="_Toc57189218"/>
      <w:bookmarkStart w:id="19" w:name="_Toc47372390"/>
      <w:bookmarkStart w:id="20" w:name="_Toc46962370"/>
      <w:bookmarkStart w:id="21" w:name="_Toc44853111"/>
      <w:r>
        <w:rPr>
          <w:b/>
          <w:bCs/>
          <w:sz w:val="30"/>
          <w:szCs w:val="30"/>
        </w:rPr>
        <w:br w:type="page"/>
      </w:r>
    </w:p>
    <w:p w14:paraId="70C7906D" w14:textId="77777777" w:rsidR="009F151B" w:rsidRDefault="00A24E16">
      <w:pPr>
        <w:jc w:val="center"/>
        <w:outlineLvl w:val="0"/>
        <w:rPr>
          <w:b/>
          <w:bCs/>
          <w:sz w:val="30"/>
          <w:szCs w:val="30"/>
        </w:rPr>
      </w:pPr>
      <w:bookmarkStart w:id="22" w:name="_Toc57978727"/>
      <w:bookmarkStart w:id="23" w:name="_Toc100573188"/>
      <w:r>
        <w:rPr>
          <w:b/>
          <w:bCs/>
          <w:sz w:val="30"/>
          <w:szCs w:val="30"/>
        </w:rPr>
        <w:lastRenderedPageBreak/>
        <w:t>A Dissertation Submitted in Partial Fulfillment of the Requirements</w:t>
      </w:r>
      <w:bookmarkEnd w:id="0"/>
      <w:bookmarkEnd w:id="1"/>
      <w:bookmarkEnd w:id="2"/>
      <w:bookmarkEnd w:id="3"/>
      <w:bookmarkEnd w:id="11"/>
      <w:bookmarkEnd w:id="12"/>
      <w:bookmarkEnd w:id="13"/>
      <w:bookmarkEnd w:id="14"/>
      <w:bookmarkEnd w:id="15"/>
      <w:bookmarkEnd w:id="16"/>
      <w:bookmarkEnd w:id="17"/>
      <w:bookmarkEnd w:id="18"/>
      <w:bookmarkEnd w:id="19"/>
      <w:bookmarkEnd w:id="20"/>
      <w:bookmarkEnd w:id="21"/>
      <w:bookmarkEnd w:id="22"/>
      <w:bookmarkEnd w:id="23"/>
    </w:p>
    <w:p w14:paraId="32FC9C36" w14:textId="77777777" w:rsidR="009F151B" w:rsidRDefault="00A24E16">
      <w:pPr>
        <w:jc w:val="center"/>
        <w:outlineLvl w:val="0"/>
        <w:rPr>
          <w:b/>
          <w:bCs/>
          <w:sz w:val="30"/>
          <w:szCs w:val="30"/>
        </w:rPr>
      </w:pPr>
      <w:bookmarkStart w:id="24" w:name="_Toc437362297"/>
      <w:bookmarkStart w:id="25" w:name="_Toc437362257"/>
      <w:bookmarkStart w:id="26" w:name="_Toc439328358"/>
      <w:bookmarkStart w:id="27" w:name="_Toc444265029"/>
      <w:bookmarkStart w:id="28" w:name="_Toc44096300"/>
      <w:bookmarkStart w:id="29" w:name="_Toc444250079"/>
      <w:bookmarkStart w:id="30" w:name="_Toc46962948"/>
      <w:bookmarkStart w:id="31" w:name="_Toc45060428"/>
      <w:bookmarkStart w:id="32" w:name="_Toc46962371"/>
      <w:bookmarkStart w:id="33" w:name="_Toc44853112"/>
      <w:bookmarkStart w:id="34" w:name="_Toc44175099"/>
      <w:bookmarkStart w:id="35" w:name="_Toc57978728"/>
      <w:bookmarkStart w:id="36" w:name="_Toc45060583"/>
      <w:bookmarkStart w:id="37" w:name="_Toc47005420"/>
      <w:bookmarkStart w:id="38" w:name="_Toc47372391"/>
      <w:bookmarkStart w:id="39" w:name="_Toc57189219"/>
      <w:bookmarkStart w:id="40" w:name="_Toc100573189"/>
      <w:r>
        <w:rPr>
          <w:b/>
          <w:bCs/>
          <w:sz w:val="30"/>
          <w:szCs w:val="30"/>
        </w:rPr>
        <w:t xml:space="preserve">for </w:t>
      </w:r>
      <w:bookmarkEnd w:id="24"/>
      <w:bookmarkEnd w:id="25"/>
      <w:bookmarkEnd w:id="26"/>
      <w:bookmarkEnd w:id="27"/>
      <w:bookmarkEnd w:id="28"/>
      <w:bookmarkEnd w:id="29"/>
      <w:r>
        <w:rPr>
          <w:b/>
          <w:bCs/>
          <w:sz w:val="30"/>
          <w:szCs w:val="30"/>
        </w:rPr>
        <w:t xml:space="preserve">the Master </w:t>
      </w:r>
      <w:r>
        <w:rPr>
          <w:rFonts w:hint="eastAsia"/>
          <w:b/>
          <w:bCs/>
          <w:sz w:val="30"/>
          <w:szCs w:val="30"/>
        </w:rPr>
        <w:t>D</w:t>
      </w:r>
      <w:r>
        <w:rPr>
          <w:b/>
          <w:bCs/>
          <w:sz w:val="30"/>
          <w:szCs w:val="30"/>
        </w:rPr>
        <w:t>egree in Engineering</w:t>
      </w:r>
      <w:bookmarkEnd w:id="30"/>
      <w:bookmarkEnd w:id="31"/>
      <w:bookmarkEnd w:id="32"/>
      <w:bookmarkEnd w:id="33"/>
      <w:bookmarkEnd w:id="34"/>
      <w:bookmarkEnd w:id="35"/>
      <w:bookmarkEnd w:id="36"/>
      <w:bookmarkEnd w:id="37"/>
      <w:bookmarkEnd w:id="38"/>
      <w:bookmarkEnd w:id="39"/>
      <w:bookmarkEnd w:id="40"/>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77777777" w:rsidR="009F151B" w:rsidRDefault="00A24E16">
      <w:pPr>
        <w:jc w:val="center"/>
        <w:rPr>
          <w:b/>
          <w:bCs/>
          <w:spacing w:val="-4"/>
          <w:sz w:val="36"/>
          <w:szCs w:val="36"/>
        </w:rPr>
      </w:pPr>
      <w:r>
        <w:rPr>
          <w:b/>
          <w:bCs/>
          <w:spacing w:val="-4"/>
          <w:sz w:val="36"/>
          <w:szCs w:val="36"/>
        </w:rPr>
        <w:t>Research on Self-Knowledge Distillation with Self-Attention</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77777777"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77777777"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xml:space="preserve">: Prof. He </w:t>
      </w:r>
      <w:proofErr w:type="spellStart"/>
      <w:r>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41" w:name="_Toc80945423"/>
      <w:bookmarkStart w:id="42" w:name="_Toc80886003"/>
    </w:p>
    <w:p w14:paraId="67C4BEE9" w14:textId="77777777" w:rsidR="009F151B" w:rsidRDefault="00A24E16">
      <w:pPr>
        <w:jc w:val="center"/>
        <w:rPr>
          <w:b/>
          <w:sz w:val="30"/>
          <w:szCs w:val="30"/>
        </w:rPr>
      </w:pPr>
      <w:r>
        <w:rPr>
          <w:b/>
          <w:sz w:val="30"/>
          <w:szCs w:val="30"/>
        </w:rPr>
        <w:t>Wuhan 430074, P. R. China</w:t>
      </w:r>
    </w:p>
    <w:bookmarkEnd w:id="41"/>
    <w:bookmarkEnd w:id="42"/>
    <w:p w14:paraId="01DCDCB2" w14:textId="77777777" w:rsidR="009F151B" w:rsidRDefault="00A24E16">
      <w:pPr>
        <w:jc w:val="center"/>
        <w:rPr>
          <w:b/>
          <w:sz w:val="30"/>
          <w:szCs w:val="30"/>
        </w:rPr>
      </w:pPr>
      <w:r>
        <w:rPr>
          <w:b/>
          <w:sz w:val="30"/>
          <w:szCs w:val="30"/>
        </w:rPr>
        <w:t>M</w:t>
      </w:r>
      <w:r>
        <w:rPr>
          <w:rFonts w:hint="eastAsia"/>
          <w:b/>
          <w:sz w:val="30"/>
          <w:szCs w:val="30"/>
        </w:rPr>
        <w:t>ay</w:t>
      </w:r>
      <w:r>
        <w:rPr>
          <w:b/>
          <w:sz w:val="30"/>
          <w:szCs w:val="30"/>
        </w:rPr>
        <w:t>, 2022</w:t>
      </w:r>
    </w:p>
    <w:p w14:paraId="110B494C" w14:textId="77777777" w:rsidR="009F151B" w:rsidRDefault="00A24E16">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790797AA" w14:textId="77777777" w:rsidR="009F151B" w:rsidRDefault="009F151B">
      <w:pPr>
        <w:ind w:firstLineChars="200" w:firstLine="480"/>
      </w:pPr>
    </w:p>
    <w:p w14:paraId="3352484C" w14:textId="77777777" w:rsidR="009F151B" w:rsidRDefault="00A24E16">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AC690B" w14:textId="77777777" w:rsidR="009F151B" w:rsidRDefault="009F151B">
      <w:pPr>
        <w:ind w:firstLineChars="200" w:firstLine="480"/>
      </w:pPr>
    </w:p>
    <w:p w14:paraId="4F46B83E" w14:textId="77777777" w:rsidR="009F151B" w:rsidRDefault="00A24E16">
      <w:pPr>
        <w:spacing w:beforeLines="50" w:before="120" w:afterLines="50" w:after="120"/>
        <w:ind w:leftChars="2200" w:left="5280" w:firstLineChars="200" w:firstLine="480"/>
      </w:pPr>
      <w:r>
        <w:t>学位论文作者签名：</w:t>
      </w:r>
    </w:p>
    <w:p w14:paraId="6716F611" w14:textId="77777777" w:rsidR="009F151B" w:rsidRDefault="00A24E16">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76EAD851" w14:textId="77777777" w:rsidR="009F151B" w:rsidRDefault="009F151B">
      <w:pPr>
        <w:ind w:firstLineChars="200" w:firstLine="480"/>
      </w:pPr>
    </w:p>
    <w:p w14:paraId="2A799C14" w14:textId="77777777" w:rsidR="009F151B" w:rsidRDefault="009F151B">
      <w:pPr>
        <w:ind w:firstLineChars="200" w:firstLine="480"/>
      </w:pPr>
    </w:p>
    <w:p w14:paraId="16658076" w14:textId="77777777" w:rsidR="009F151B" w:rsidRDefault="009F151B">
      <w:pPr>
        <w:ind w:firstLineChars="200" w:firstLine="480"/>
      </w:pPr>
    </w:p>
    <w:p w14:paraId="4EFDF680" w14:textId="77777777" w:rsidR="009F151B" w:rsidRDefault="009F151B">
      <w:pPr>
        <w:ind w:firstLineChars="200" w:firstLine="480"/>
      </w:pPr>
    </w:p>
    <w:p w14:paraId="7FE658D9" w14:textId="77777777" w:rsidR="009F151B" w:rsidRDefault="00A24E16">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42EB808E" w14:textId="77777777" w:rsidR="009F151B" w:rsidRDefault="009F151B">
      <w:pPr>
        <w:ind w:firstLineChars="200" w:firstLine="480"/>
      </w:pPr>
    </w:p>
    <w:p w14:paraId="5FAFAE03" w14:textId="77777777" w:rsidR="009F151B" w:rsidRDefault="00A24E16">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71B38E8A" w14:textId="77777777" w:rsidR="009F151B" w:rsidRDefault="00A24E16">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4229A17B" wp14:editId="5224B50A">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6C1F2508" w14:textId="77777777" w:rsidR="00B729B8" w:rsidRDefault="00B729B8">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4229A17B"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6C1F2508" w14:textId="77777777" w:rsidR="00B729B8" w:rsidRDefault="00B729B8">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14:paraId="10704217" w14:textId="77777777" w:rsidR="009F151B" w:rsidRDefault="00A24E16">
      <w:pPr>
        <w:ind w:firstLineChars="800" w:firstLine="1920"/>
        <w:rPr>
          <w:rFonts w:ascii="宋体" w:hAnsi="宋体"/>
        </w:rPr>
      </w:pPr>
      <w:r>
        <w:rPr>
          <w:rFonts w:ascii="宋体" w:hAnsi="宋体"/>
        </w:rPr>
        <w:t>不保密</w:t>
      </w:r>
      <w:r>
        <w:sym w:font="Wingdings 2" w:char="0052"/>
      </w:r>
      <w:r>
        <w:rPr>
          <w:rFonts w:ascii="宋体" w:hAnsi="宋体"/>
        </w:rPr>
        <w:t>。</w:t>
      </w:r>
    </w:p>
    <w:p w14:paraId="3DA42CDF" w14:textId="77777777" w:rsidR="009F151B" w:rsidRDefault="00A24E16">
      <w:pPr>
        <w:ind w:firstLineChars="200" w:firstLine="480"/>
        <w:rPr>
          <w:rFonts w:ascii="宋体" w:hAnsi="宋体"/>
        </w:rPr>
      </w:pPr>
      <w:r>
        <w:rPr>
          <w:rFonts w:ascii="宋体" w:hAnsi="宋体"/>
        </w:rPr>
        <w:t>（请在以上方框内打“√”）</w:t>
      </w:r>
    </w:p>
    <w:p w14:paraId="5E5A298C" w14:textId="77777777" w:rsidR="009F151B" w:rsidRDefault="009F151B">
      <w:pPr>
        <w:ind w:firstLineChars="200" w:firstLine="480"/>
      </w:pPr>
    </w:p>
    <w:p w14:paraId="43F8C516" w14:textId="77777777" w:rsidR="009F151B" w:rsidRDefault="00A24E16">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39ADC60B" w14:textId="77777777" w:rsidR="009F151B" w:rsidRDefault="00A24E16">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5A9360CC" w14:textId="77777777" w:rsidR="009F151B" w:rsidRDefault="009F151B">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62F552EA" w14:textId="77777777" w:rsidR="009F151B" w:rsidRDefault="00A24E16">
      <w:pPr>
        <w:pStyle w:val="1"/>
        <w:numPr>
          <w:ilvl w:val="0"/>
          <w:numId w:val="0"/>
        </w:numPr>
        <w:ind w:left="432" w:hanging="432"/>
      </w:pPr>
      <w:bookmarkStart w:id="43" w:name="_Toc444250080"/>
      <w:bookmarkStart w:id="44" w:name="_Toc57189220"/>
      <w:bookmarkStart w:id="45" w:name="_Toc437362298"/>
      <w:bookmarkStart w:id="46" w:name="_Toc46962949"/>
      <w:bookmarkStart w:id="47" w:name="_Toc100573190"/>
      <w:r>
        <w:lastRenderedPageBreak/>
        <w:t>摘</w:t>
      </w:r>
      <w:r>
        <w:t xml:space="preserve">  </w:t>
      </w:r>
      <w:r>
        <w:t>要</w:t>
      </w:r>
      <w:bookmarkEnd w:id="4"/>
      <w:bookmarkEnd w:id="5"/>
      <w:bookmarkEnd w:id="6"/>
      <w:bookmarkEnd w:id="7"/>
      <w:bookmarkEnd w:id="43"/>
      <w:bookmarkEnd w:id="44"/>
      <w:bookmarkEnd w:id="45"/>
      <w:bookmarkEnd w:id="46"/>
      <w:bookmarkEnd w:id="47"/>
    </w:p>
    <w:p w14:paraId="787ACEEB" w14:textId="2ACF2C0A" w:rsidR="009F151B" w:rsidRDefault="00A24E16">
      <w:pPr>
        <w:ind w:firstLineChars="200" w:firstLine="480"/>
        <w:rPr>
          <w:rFonts w:eastAsiaTheme="minorEastAsia"/>
          <w:bCs/>
          <w:szCs w:val="21"/>
        </w:rPr>
      </w:pPr>
      <w:r>
        <w:rPr>
          <w:rFonts w:eastAsiaTheme="minorEastAsia" w:hint="eastAsia"/>
          <w:bCs/>
          <w:szCs w:val="21"/>
        </w:rPr>
        <w:t>知识蒸馏是将</w:t>
      </w:r>
      <w:del w:id="48" w:author="微软用户" w:date="2022-04-11T20:00:00Z">
        <w:r w:rsidDel="00B729B8">
          <w:rPr>
            <w:rFonts w:eastAsiaTheme="minorEastAsia" w:hint="eastAsia"/>
            <w:bCs/>
            <w:szCs w:val="21"/>
          </w:rPr>
          <w:delText>从</w:delText>
        </w:r>
      </w:del>
      <w:r>
        <w:rPr>
          <w:rFonts w:eastAsiaTheme="minorEastAsia" w:hint="eastAsia"/>
          <w:bCs/>
          <w:szCs w:val="21"/>
        </w:rPr>
        <w:t>一个</w:t>
      </w:r>
      <w:r w:rsidR="006677CF">
        <w:rPr>
          <w:rFonts w:eastAsiaTheme="minorEastAsia" w:hint="eastAsia"/>
          <w:bCs/>
          <w:szCs w:val="21"/>
        </w:rPr>
        <w:t>神经网络</w:t>
      </w:r>
      <w:r>
        <w:rPr>
          <w:rFonts w:eastAsiaTheme="minorEastAsia" w:hint="eastAsia"/>
          <w:bCs/>
          <w:szCs w:val="21"/>
        </w:rPr>
        <w:t>学到的</w:t>
      </w:r>
      <w:ins w:id="49" w:author="微软用户" w:date="2022-04-11T20:00:00Z">
        <w:r w:rsidR="00B729B8">
          <w:rPr>
            <w:rFonts w:eastAsiaTheme="minorEastAsia" w:hint="eastAsia"/>
            <w:bCs/>
            <w:szCs w:val="21"/>
          </w:rPr>
          <w:t>隐含</w:t>
        </w:r>
      </w:ins>
      <w:r>
        <w:rPr>
          <w:rFonts w:eastAsiaTheme="minorEastAsia" w:hint="eastAsia"/>
          <w:bCs/>
          <w:szCs w:val="21"/>
        </w:rPr>
        <w:t>知识迁移到另一个</w:t>
      </w:r>
      <w:r w:rsidR="001318CA">
        <w:rPr>
          <w:rFonts w:eastAsiaTheme="minorEastAsia" w:hint="eastAsia"/>
          <w:bCs/>
          <w:szCs w:val="21"/>
        </w:rPr>
        <w:t>神经网络</w:t>
      </w:r>
      <w:r>
        <w:rPr>
          <w:rFonts w:eastAsiaTheme="minorEastAsia" w:hint="eastAsia"/>
          <w:bCs/>
          <w:szCs w:val="21"/>
        </w:rPr>
        <w:t>的过程，</w:t>
      </w:r>
      <w:proofErr w:type="gramStart"/>
      <w:r>
        <w:rPr>
          <w:rFonts w:eastAsiaTheme="minorEastAsia" w:hint="eastAsia"/>
          <w:bCs/>
          <w:szCs w:val="21"/>
        </w:rPr>
        <w:t>其中提供</w:t>
      </w:r>
      <w:proofErr w:type="gramEnd"/>
      <w:r>
        <w:rPr>
          <w:rFonts w:eastAsiaTheme="minorEastAsia" w:hint="eastAsia"/>
          <w:bCs/>
          <w:szCs w:val="21"/>
        </w:rPr>
        <w:t>知识的</w:t>
      </w:r>
      <w:r w:rsidR="000B29EC">
        <w:rPr>
          <w:rFonts w:eastAsiaTheme="minorEastAsia" w:hint="eastAsia"/>
          <w:bCs/>
          <w:szCs w:val="21"/>
        </w:rPr>
        <w:t>神经网络</w:t>
      </w:r>
      <w:r>
        <w:rPr>
          <w:rFonts w:eastAsiaTheme="minorEastAsia" w:hint="eastAsia"/>
          <w:bCs/>
          <w:szCs w:val="21"/>
        </w:rPr>
        <w:t>称为教师模型，学习知识的</w:t>
      </w:r>
      <w:r w:rsidR="003C589D">
        <w:rPr>
          <w:rFonts w:eastAsiaTheme="minorEastAsia" w:hint="eastAsia"/>
          <w:bCs/>
          <w:szCs w:val="21"/>
        </w:rPr>
        <w:t>神经网络</w:t>
      </w:r>
      <w:r>
        <w:rPr>
          <w:rFonts w:eastAsiaTheme="minorEastAsia" w:hint="eastAsia"/>
          <w:bCs/>
          <w:szCs w:val="21"/>
        </w:rPr>
        <w:t>称为学生模型。相比于传统的知识蒸馏模型，</w:t>
      </w:r>
      <w:r w:rsidR="00C15130">
        <w:rPr>
          <w:rFonts w:eastAsiaTheme="minorEastAsia" w:hint="eastAsia"/>
          <w:bCs/>
          <w:szCs w:val="21"/>
        </w:rPr>
        <w:t>基于特征的</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蒸馏模型不需要外部的教师模型，而是把神经网络最深层的信息视为教师模型，把神经网络的浅层的信息视为学生模型来达到知识蒸馏的效果。现有的</w:t>
      </w:r>
      <w:proofErr w:type="gramStart"/>
      <w:r>
        <w:rPr>
          <w:rFonts w:eastAsiaTheme="minorEastAsia" w:hint="eastAsia"/>
          <w:bCs/>
          <w:szCs w:val="21"/>
        </w:rPr>
        <w:t>自知识</w:t>
      </w:r>
      <w:proofErr w:type="gramEnd"/>
      <w:r>
        <w:rPr>
          <w:rFonts w:eastAsiaTheme="minorEastAsia" w:hint="eastAsia"/>
          <w:bCs/>
          <w:szCs w:val="21"/>
        </w:rPr>
        <w:t>蒸馏模型（</w:t>
      </w:r>
      <w:del w:id="50" w:author="微软用户" w:date="2022-04-11T20:08:00Z">
        <w:r w:rsidDel="00B729B8">
          <w:rPr>
            <w:rFonts w:eastAsiaTheme="minorEastAsia" w:hint="eastAsia"/>
            <w:bCs/>
            <w:szCs w:val="21"/>
          </w:rPr>
          <w:delText>比</w:delText>
        </w:r>
      </w:del>
      <w:r>
        <w:rPr>
          <w:rFonts w:eastAsiaTheme="minorEastAsia" w:hint="eastAsia"/>
          <w:bCs/>
          <w:szCs w:val="21"/>
        </w:rPr>
        <w:t>如</w:t>
      </w:r>
      <w:del w:id="51" w:author="微软用户" w:date="2022-04-11T20:24:00Z">
        <w:r w:rsidDel="00CD2DAD">
          <w:rPr>
            <w:rFonts w:eastAsiaTheme="minorEastAsia" w:hint="eastAsia"/>
            <w:bCs/>
            <w:szCs w:val="21"/>
          </w:rPr>
          <w:delText>Be your own teacher: Improve the performance of convolutional neural networks via self distillation</w:delText>
        </w:r>
        <w:r w:rsidDel="00CD2DAD">
          <w:rPr>
            <w:rFonts w:eastAsiaTheme="minorEastAsia" w:hint="eastAsia"/>
            <w:bCs/>
            <w:szCs w:val="21"/>
          </w:rPr>
          <w:delText>，</w:delText>
        </w:r>
      </w:del>
      <w:r>
        <w:rPr>
          <w:rFonts w:eastAsiaTheme="minorEastAsia" w:hint="eastAsia"/>
          <w:bCs/>
          <w:szCs w:val="21"/>
        </w:rPr>
        <w:t>BYOT</w:t>
      </w:r>
      <w:ins w:id="52" w:author="微软用户" w:date="2022-04-11T20:24:00Z">
        <w:r w:rsidR="00CD2DAD">
          <w:rPr>
            <w:rFonts w:eastAsiaTheme="minorEastAsia" w:hint="eastAsia"/>
            <w:bCs/>
            <w:szCs w:val="21"/>
          </w:rPr>
          <w:t>模型</w:t>
        </w:r>
      </w:ins>
      <w:r>
        <w:rPr>
          <w:rFonts w:eastAsiaTheme="minorEastAsia" w:hint="eastAsia"/>
          <w:bCs/>
          <w:szCs w:val="21"/>
        </w:rPr>
        <w:t>）将作为学生模型的各个浅层</w:t>
      </w:r>
      <w:r w:rsidR="00C37C6F">
        <w:rPr>
          <w:rFonts w:eastAsiaTheme="minorEastAsia" w:hint="eastAsia"/>
          <w:bCs/>
          <w:szCs w:val="21"/>
        </w:rPr>
        <w:t>块</w:t>
      </w:r>
      <w:r>
        <w:rPr>
          <w:rFonts w:eastAsiaTheme="minorEastAsia" w:hint="eastAsia"/>
          <w:bCs/>
          <w:szCs w:val="21"/>
        </w:rPr>
        <w:t>一视同仁，忽略了各个</w:t>
      </w:r>
      <w:r w:rsidR="002D23A4">
        <w:rPr>
          <w:rFonts w:eastAsiaTheme="minorEastAsia" w:hint="eastAsia"/>
          <w:bCs/>
          <w:szCs w:val="21"/>
        </w:rPr>
        <w:t>浅层</w:t>
      </w:r>
      <w:proofErr w:type="gramStart"/>
      <w:r w:rsidR="002D23A4">
        <w:rPr>
          <w:rFonts w:eastAsiaTheme="minorEastAsia" w:hint="eastAsia"/>
          <w:bCs/>
          <w:szCs w:val="21"/>
        </w:rPr>
        <w:t>块</w:t>
      </w:r>
      <w:r>
        <w:rPr>
          <w:rFonts w:eastAsiaTheme="minorEastAsia" w:hint="eastAsia"/>
          <w:bCs/>
          <w:szCs w:val="21"/>
        </w:rPr>
        <w:t>特征</w:t>
      </w:r>
      <w:r w:rsidR="00C40AAF">
        <w:rPr>
          <w:rFonts w:eastAsiaTheme="minorEastAsia" w:hint="eastAsia"/>
          <w:bCs/>
          <w:szCs w:val="21"/>
        </w:rPr>
        <w:t>图</w:t>
      </w:r>
      <w:proofErr w:type="gramEnd"/>
      <w:r>
        <w:rPr>
          <w:rFonts w:eastAsiaTheme="minorEastAsia" w:hint="eastAsia"/>
          <w:bCs/>
          <w:szCs w:val="21"/>
        </w:rPr>
        <w:t>对</w:t>
      </w:r>
      <w:proofErr w:type="gramStart"/>
      <w:r w:rsidR="006E2565">
        <w:rPr>
          <w:rFonts w:eastAsiaTheme="minorEastAsia" w:hint="eastAsia"/>
          <w:bCs/>
          <w:szCs w:val="21"/>
        </w:rPr>
        <w:t>最</w:t>
      </w:r>
      <w:proofErr w:type="gramEnd"/>
      <w:r w:rsidR="006E2565">
        <w:rPr>
          <w:rFonts w:eastAsiaTheme="minorEastAsia" w:hint="eastAsia"/>
          <w:bCs/>
          <w:szCs w:val="21"/>
        </w:rPr>
        <w:t>深层</w:t>
      </w:r>
      <w:proofErr w:type="gramStart"/>
      <w:r w:rsidR="006E2565">
        <w:rPr>
          <w:rFonts w:eastAsiaTheme="minorEastAsia" w:hint="eastAsia"/>
          <w:bCs/>
          <w:szCs w:val="21"/>
        </w:rPr>
        <w:t>块特征图</w:t>
      </w:r>
      <w:proofErr w:type="gramEnd"/>
      <w:r>
        <w:rPr>
          <w:rFonts w:eastAsiaTheme="minorEastAsia" w:hint="eastAsia"/>
          <w:bCs/>
          <w:szCs w:val="21"/>
        </w:rPr>
        <w:t>的不同</w:t>
      </w:r>
      <w:r w:rsidR="00522F9E">
        <w:rPr>
          <w:rFonts w:eastAsiaTheme="minorEastAsia" w:hint="eastAsia"/>
          <w:bCs/>
          <w:szCs w:val="21"/>
        </w:rPr>
        <w:t>影响</w:t>
      </w:r>
      <w:r>
        <w:rPr>
          <w:rFonts w:eastAsiaTheme="minorEastAsia" w:hint="eastAsia"/>
          <w:bCs/>
          <w:szCs w:val="21"/>
        </w:rPr>
        <w:t>。</w:t>
      </w:r>
    </w:p>
    <w:p w14:paraId="32815B36" w14:textId="641987D2" w:rsidR="00F35A40" w:rsidRDefault="00F35A40">
      <w:pPr>
        <w:ind w:firstLineChars="200" w:firstLine="480"/>
        <w:rPr>
          <w:ins w:id="53" w:author="微软用户" w:date="2022-04-11T20:53:00Z"/>
        </w:rPr>
      </w:pPr>
      <w:ins w:id="54" w:author="微软用户" w:date="2022-04-11T20:53:00Z">
        <w:r>
          <w:rPr>
            <w:rFonts w:hint="eastAsia"/>
          </w:rPr>
          <w:t>通过</w:t>
        </w:r>
        <w:r>
          <w:t>分析</w:t>
        </w:r>
      </w:ins>
      <w:del w:id="55" w:author="微软用户" w:date="2022-04-11T20:53:00Z">
        <w:r w:rsidR="00A61F56" w:rsidDel="00F35A40">
          <w:rPr>
            <w:rFonts w:hint="eastAsia"/>
          </w:rPr>
          <w:delText>为了</w:delText>
        </w:r>
        <w:r w:rsidR="00F833F3" w:rsidDel="00F35A40">
          <w:rPr>
            <w:rFonts w:hint="eastAsia"/>
          </w:rPr>
          <w:delText>改进</w:delText>
        </w:r>
      </w:del>
      <w:r w:rsidR="00C6425E">
        <w:rPr>
          <w:rFonts w:hint="eastAsia"/>
        </w:rPr>
        <w:t>BYOT</w:t>
      </w:r>
      <w:r w:rsidR="00C6425E">
        <w:rPr>
          <w:rFonts w:hint="eastAsia"/>
        </w:rPr>
        <w:t>模型的</w:t>
      </w:r>
      <w:ins w:id="56" w:author="微软用户" w:date="2022-04-11T20:54:00Z">
        <w:r>
          <w:rPr>
            <w:rFonts w:hint="eastAsia"/>
          </w:rPr>
          <w:t>自</w:t>
        </w:r>
        <w:r>
          <w:t>蒸馏原理</w:t>
        </w:r>
      </w:ins>
      <w:del w:id="57" w:author="微软用户" w:date="2022-04-11T20:53:00Z">
        <w:r w:rsidR="00C6425E" w:rsidDel="00F35A40">
          <w:rPr>
            <w:rFonts w:hint="eastAsia"/>
          </w:rPr>
          <w:delText>性能</w:delText>
        </w:r>
      </w:del>
      <w:r w:rsidR="0017382F">
        <w:rPr>
          <w:rFonts w:hint="eastAsia"/>
        </w:rPr>
        <w:t>，</w:t>
      </w:r>
      <w:r w:rsidR="00C232D1">
        <w:rPr>
          <w:rFonts w:hint="eastAsia"/>
        </w:rPr>
        <w:t>首先提出</w:t>
      </w:r>
      <w:ins w:id="58" w:author="微软用户" w:date="2022-04-11T20:54:00Z">
        <w:r>
          <w:rPr>
            <w:rFonts w:hint="eastAsia"/>
          </w:rPr>
          <w:t>了一</w:t>
        </w:r>
        <w:r>
          <w:t>种</w:t>
        </w:r>
      </w:ins>
      <w:ins w:id="59" w:author="微软用户" w:date="2022-04-11T20:49:00Z">
        <w:r>
          <w:rPr>
            <w:rFonts w:hint="eastAsia"/>
          </w:rPr>
          <w:t>基</w:t>
        </w:r>
        <w:r>
          <w:t>于</w:t>
        </w:r>
        <w:r>
          <w:rPr>
            <w:rFonts w:hint="eastAsia"/>
          </w:rPr>
          <w:t>逐层</w:t>
        </w:r>
      </w:ins>
      <w:r w:rsidR="00C232D1">
        <w:rPr>
          <w:rFonts w:hint="eastAsia"/>
        </w:rPr>
        <w:t>衰减</w:t>
      </w:r>
      <w:ins w:id="60" w:author="微软用户" w:date="2022-04-11T20:49:00Z">
        <w:r>
          <w:rPr>
            <w:rFonts w:hint="eastAsia"/>
          </w:rPr>
          <w:t>的</w:t>
        </w:r>
        <w:r>
          <w:t>改进</w:t>
        </w:r>
      </w:ins>
      <w:r w:rsidR="00470DDF">
        <w:rPr>
          <w:rFonts w:hint="eastAsia"/>
        </w:rPr>
        <w:t>BYOT</w:t>
      </w:r>
      <w:r w:rsidR="00470DDF">
        <w:rPr>
          <w:rFonts w:hint="eastAsia"/>
        </w:rPr>
        <w:t>模型</w:t>
      </w:r>
      <w:ins w:id="61" w:author="微软用户" w:date="2022-04-11T20:51:00Z">
        <w:r>
          <w:rPr>
            <w:rFonts w:hint="eastAsia"/>
          </w:rPr>
          <w:t>（</w:t>
        </w:r>
        <w:r>
          <w:rPr>
            <w:rFonts w:hint="eastAsia"/>
          </w:rPr>
          <w:t>P</w:t>
        </w:r>
        <w:r>
          <w:t>er-</w:t>
        </w:r>
      </w:ins>
      <w:ins w:id="62" w:author="Ye Gao" w:date="2022-04-12T20:07:00Z">
        <w:r w:rsidR="006812E3">
          <w:t>block</w:t>
        </w:r>
      </w:ins>
      <w:ins w:id="63" w:author="微软用户" w:date="2022-04-11T20:51:00Z">
        <w:del w:id="64" w:author="Ye Gao" w:date="2022-04-12T20:07:00Z">
          <w:r w:rsidDel="006812E3">
            <w:delText>layer</w:delText>
          </w:r>
        </w:del>
        <w:r>
          <w:t xml:space="preserve"> D</w:t>
        </w:r>
        <w:r w:rsidRPr="00844F11">
          <w:t>ecay</w:t>
        </w:r>
        <w:r>
          <w:t xml:space="preserve"> based </w:t>
        </w:r>
        <w:r w:rsidRPr="00844F11">
          <w:t>BYOT</w:t>
        </w:r>
      </w:ins>
      <w:ins w:id="65" w:author="Ye Gao" w:date="2022-04-12T20:07:00Z">
        <w:r w:rsidR="00E73D32">
          <w:t xml:space="preserve">, </w:t>
        </w:r>
      </w:ins>
      <w:ins w:id="66" w:author="微软用户" w:date="2022-04-11T20:51:00Z">
        <w:del w:id="67" w:author="Ye Gao" w:date="2022-04-12T20:07:00Z">
          <w:r w:rsidDel="00E73D32">
            <w:rPr>
              <w:rFonts w:hint="eastAsia"/>
            </w:rPr>
            <w:delText>，</w:delText>
          </w:r>
          <w:r w:rsidDel="00E73D32">
            <w:rPr>
              <w:rFonts w:hint="eastAsia"/>
            </w:rPr>
            <w:delText xml:space="preserve"> </w:delText>
          </w:r>
        </w:del>
        <w:r>
          <w:rPr>
            <w:rFonts w:hint="eastAsia"/>
          </w:rPr>
          <w:t>PD-BYOT</w:t>
        </w:r>
        <w:r>
          <w:rPr>
            <w:rFonts w:hint="eastAsia"/>
          </w:rPr>
          <w:t>）</w:t>
        </w:r>
      </w:ins>
      <w:r w:rsidR="00C232D1">
        <w:rPr>
          <w:rFonts w:hint="eastAsia"/>
        </w:rPr>
        <w:t>，</w:t>
      </w:r>
      <w:r w:rsidR="005B0734">
        <w:rPr>
          <w:rFonts w:hint="eastAsia"/>
        </w:rPr>
        <w:t>通过</w:t>
      </w:r>
      <w:ins w:id="68" w:author="微软用户" w:date="2022-04-11T20:54:00Z">
        <w:r>
          <w:rPr>
            <w:rFonts w:hint="eastAsia"/>
          </w:rPr>
          <w:t>在</w:t>
        </w:r>
      </w:ins>
      <w:del w:id="69" w:author="微软用户" w:date="2022-04-11T20:54:00Z">
        <w:r w:rsidR="005B0734" w:rsidDel="00F35A40">
          <w:rPr>
            <w:rFonts w:hint="eastAsia"/>
          </w:rPr>
          <w:delText>给</w:delText>
        </w:r>
      </w:del>
      <w:r w:rsidR="005B0734">
        <w:rPr>
          <w:rFonts w:hint="eastAsia"/>
        </w:rPr>
        <w:t>BYOT</w:t>
      </w:r>
      <w:r w:rsidR="005B0734">
        <w:rPr>
          <w:rFonts w:hint="eastAsia"/>
        </w:rPr>
        <w:t>模型的各</w:t>
      </w:r>
      <w:r w:rsidR="004A5D81">
        <w:rPr>
          <w:rFonts w:hint="eastAsia"/>
        </w:rPr>
        <w:t>浅层</w:t>
      </w:r>
      <w:r w:rsidR="005B0734">
        <w:rPr>
          <w:rFonts w:hint="eastAsia"/>
        </w:rPr>
        <w:t>块</w:t>
      </w:r>
      <w:r w:rsidR="005B0734" w:rsidRPr="00591574">
        <w:rPr>
          <w:rFonts w:hint="eastAsia"/>
        </w:rPr>
        <w:t>添加衰减系数</w:t>
      </w:r>
      <w:r w:rsidR="005B0734">
        <w:rPr>
          <w:rFonts w:hint="eastAsia"/>
        </w:rPr>
        <w:t>将</w:t>
      </w:r>
      <w:r w:rsidR="005B0734" w:rsidRPr="00591574">
        <w:rPr>
          <w:rFonts w:hint="eastAsia"/>
        </w:rPr>
        <w:t>各浅层块对</w:t>
      </w:r>
      <w:proofErr w:type="gramStart"/>
      <w:r w:rsidR="005B0734" w:rsidRPr="00591574">
        <w:rPr>
          <w:rFonts w:hint="eastAsia"/>
        </w:rPr>
        <w:t>最</w:t>
      </w:r>
      <w:proofErr w:type="gramEnd"/>
      <w:r w:rsidR="005B0734" w:rsidRPr="00591574">
        <w:rPr>
          <w:rFonts w:hint="eastAsia"/>
        </w:rPr>
        <w:t>深层块的影响用等比数列</w:t>
      </w:r>
      <w:r w:rsidR="00EA1869">
        <w:rPr>
          <w:rFonts w:hint="eastAsia"/>
        </w:rPr>
        <w:t>的形式</w:t>
      </w:r>
      <w:r w:rsidR="005B0734" w:rsidRPr="00591574">
        <w:rPr>
          <w:rFonts w:hint="eastAsia"/>
        </w:rPr>
        <w:t>加以区分</w:t>
      </w:r>
      <w:ins w:id="70" w:author="微软用户" w:date="2022-04-11T20:54:00Z">
        <w:r>
          <w:rPr>
            <w:rFonts w:hint="eastAsia"/>
          </w:rPr>
          <w:t>，以达</w:t>
        </w:r>
        <w:r>
          <w:t>到</w:t>
        </w:r>
        <w:r>
          <w:t>….</w:t>
        </w:r>
        <w:r>
          <w:rPr>
            <w:rFonts w:hint="eastAsia"/>
          </w:rPr>
          <w:t>目</w:t>
        </w:r>
        <w:r>
          <w:t>的</w:t>
        </w:r>
      </w:ins>
      <w:r w:rsidR="005B0734">
        <w:rPr>
          <w:rFonts w:hint="eastAsia"/>
        </w:rPr>
        <w:t>。</w:t>
      </w:r>
      <w:ins w:id="71" w:author="微软用户" w:date="2022-04-11T20:56:00Z">
        <w:r>
          <w:rPr>
            <w:rFonts w:eastAsiaTheme="minorEastAsia" w:hint="eastAsia"/>
            <w:bCs/>
            <w:szCs w:val="21"/>
          </w:rPr>
          <w:t>然后，将</w:t>
        </w:r>
        <w:r>
          <w:rPr>
            <w:rFonts w:hint="eastAsia"/>
          </w:rPr>
          <w:t>PD-BYOT</w:t>
        </w:r>
        <w:r>
          <w:rPr>
            <w:rFonts w:eastAsiaTheme="minorEastAsia" w:hint="eastAsia"/>
            <w:bCs/>
            <w:szCs w:val="21"/>
          </w:rPr>
          <w:t>模型与</w:t>
        </w:r>
        <w:r w:rsidRPr="00C2308B">
          <w:rPr>
            <w:rFonts w:eastAsiaTheme="minorEastAsia" w:hint="eastAsia"/>
            <w:bCs/>
            <w:szCs w:val="21"/>
          </w:rPr>
          <w:t>三种数据增强模型（挖剪法、</w:t>
        </w:r>
        <w:r w:rsidRPr="00C2308B">
          <w:rPr>
            <w:rFonts w:eastAsiaTheme="minorEastAsia" w:hint="eastAsia"/>
            <w:bCs/>
            <w:szCs w:val="21"/>
          </w:rPr>
          <w:t>SLA</w:t>
        </w:r>
        <w:r w:rsidRPr="00C2308B">
          <w:rPr>
            <w:rFonts w:eastAsiaTheme="minorEastAsia" w:hint="eastAsia"/>
            <w:bCs/>
            <w:szCs w:val="21"/>
          </w:rPr>
          <w:t>模型、</w:t>
        </w:r>
        <w:proofErr w:type="spellStart"/>
        <w:r w:rsidRPr="00C2308B">
          <w:rPr>
            <w:rFonts w:eastAsiaTheme="minorEastAsia" w:hint="eastAsia"/>
            <w:bCs/>
            <w:szCs w:val="21"/>
          </w:rPr>
          <w:t>mixup</w:t>
        </w:r>
        <w:proofErr w:type="spellEnd"/>
        <w:r w:rsidRPr="00C2308B">
          <w:rPr>
            <w:rFonts w:eastAsiaTheme="minorEastAsia" w:hint="eastAsia"/>
            <w:bCs/>
            <w:szCs w:val="21"/>
          </w:rPr>
          <w:t>模型）相结合，作为进一步提升模型</w:t>
        </w:r>
        <w:r>
          <w:rPr>
            <w:rFonts w:eastAsiaTheme="minorEastAsia" w:hint="eastAsia"/>
            <w:bCs/>
            <w:szCs w:val="21"/>
          </w:rPr>
          <w:t>的</w:t>
        </w:r>
        <w:r w:rsidRPr="00C2308B">
          <w:rPr>
            <w:rFonts w:eastAsiaTheme="minorEastAsia" w:hint="eastAsia"/>
            <w:bCs/>
            <w:szCs w:val="21"/>
          </w:rPr>
          <w:t>性能。</w:t>
        </w:r>
      </w:ins>
    </w:p>
    <w:p w14:paraId="1A610D80" w14:textId="14647F00" w:rsidR="009F151B" w:rsidRDefault="00D16C0C">
      <w:pPr>
        <w:ind w:firstLineChars="200" w:firstLine="480"/>
        <w:rPr>
          <w:rFonts w:eastAsiaTheme="minorEastAsia"/>
          <w:bCs/>
          <w:szCs w:val="21"/>
        </w:rPr>
      </w:pPr>
      <w:del w:id="72" w:author="微软用户" w:date="2022-04-11T20:52:00Z">
        <w:r w:rsidDel="00F35A40">
          <w:rPr>
            <w:rFonts w:hint="eastAsia"/>
          </w:rPr>
          <w:delText>由于</w:delText>
        </w:r>
        <w:r w:rsidR="003D75BD" w:rsidDel="00F35A40">
          <w:rPr>
            <w:rFonts w:hint="eastAsia"/>
          </w:rPr>
          <w:delText>衰减</w:delText>
        </w:r>
        <w:r w:rsidR="003D75BD" w:rsidDel="00F35A40">
          <w:rPr>
            <w:rFonts w:hint="eastAsia"/>
          </w:rPr>
          <w:delText>BYOT</w:delText>
        </w:r>
        <w:r w:rsidR="003D75BD" w:rsidDel="00F35A40">
          <w:rPr>
            <w:rFonts w:hint="eastAsia"/>
          </w:rPr>
          <w:delText>模型</w:delText>
        </w:r>
        <w:r w:rsidR="00596955" w:rsidDel="00F35A40">
          <w:rPr>
            <w:rFonts w:hint="eastAsia"/>
          </w:rPr>
          <w:delText>相比于原模型</w:delText>
        </w:r>
        <w:r w:rsidR="00EA12B3" w:rsidDel="00F35A40">
          <w:rPr>
            <w:rFonts w:hint="eastAsia"/>
          </w:rPr>
          <w:delText>性能</w:delText>
        </w:r>
        <w:r w:rsidR="006D6042" w:rsidDel="00F35A40">
          <w:rPr>
            <w:rFonts w:hint="eastAsia"/>
          </w:rPr>
          <w:delText>提升不明显</w:delText>
        </w:r>
        <w:r w:rsidR="003D1A0A" w:rsidDel="00F35A40">
          <w:rPr>
            <w:rFonts w:hint="eastAsia"/>
          </w:rPr>
          <w:delText>，</w:delText>
        </w:r>
      </w:del>
      <w:del w:id="73" w:author="微软用户" w:date="2022-04-11T20:57:00Z">
        <w:r w:rsidR="007E4218" w:rsidDel="00F35A40">
          <w:rPr>
            <w:rFonts w:eastAsiaTheme="minorEastAsia" w:hint="eastAsia"/>
            <w:bCs/>
            <w:szCs w:val="21"/>
          </w:rPr>
          <w:delText>进一步</w:delText>
        </w:r>
      </w:del>
      <w:ins w:id="74" w:author="微软用户" w:date="2022-04-11T20:57:00Z">
        <w:r w:rsidR="00F35A40">
          <w:rPr>
            <w:rFonts w:eastAsiaTheme="minorEastAsia" w:hint="eastAsia"/>
            <w:bCs/>
            <w:szCs w:val="21"/>
          </w:rPr>
          <w:t>然后</w:t>
        </w:r>
      </w:ins>
      <w:ins w:id="75" w:author="微软用户" w:date="2022-04-11T20:53:00Z">
        <w:r w:rsidR="00F35A40">
          <w:rPr>
            <w:rFonts w:eastAsiaTheme="minorEastAsia" w:hint="eastAsia"/>
            <w:bCs/>
            <w:szCs w:val="21"/>
          </w:rPr>
          <w:t>，</w:t>
        </w:r>
      </w:ins>
      <w:r w:rsidR="00A24E16">
        <w:rPr>
          <w:rFonts w:eastAsiaTheme="minorEastAsia" w:hint="eastAsia"/>
          <w:bCs/>
          <w:szCs w:val="21"/>
        </w:rPr>
        <w:t>提出一种</w:t>
      </w:r>
      <w:ins w:id="76" w:author="微软用户" w:date="2022-04-11T20:53:00Z">
        <w:r w:rsidR="00F35A40">
          <w:rPr>
            <w:rFonts w:eastAsiaTheme="minorEastAsia" w:hint="eastAsia"/>
            <w:bCs/>
            <w:szCs w:val="21"/>
          </w:rPr>
          <w:t>全</w:t>
        </w:r>
      </w:ins>
      <w:r w:rsidR="00A24E16">
        <w:rPr>
          <w:rFonts w:eastAsiaTheme="minorEastAsia" w:hint="eastAsia"/>
          <w:bCs/>
          <w:szCs w:val="21"/>
        </w:rPr>
        <w:t>新的</w:t>
      </w:r>
      <w:proofErr w:type="gramStart"/>
      <w:r w:rsidR="00A24E16">
        <w:rPr>
          <w:rFonts w:eastAsiaTheme="minorEastAsia" w:hint="eastAsia"/>
          <w:bCs/>
          <w:szCs w:val="21"/>
        </w:rPr>
        <w:t>自知识</w:t>
      </w:r>
      <w:proofErr w:type="gramEnd"/>
      <w:r w:rsidR="00A24E16">
        <w:rPr>
          <w:rFonts w:eastAsiaTheme="minorEastAsia" w:hint="eastAsia"/>
          <w:bCs/>
          <w:szCs w:val="21"/>
        </w:rPr>
        <w:t>蒸馏模型——基于自注意力机制的</w:t>
      </w:r>
      <w:proofErr w:type="gramStart"/>
      <w:r w:rsidR="00A24E16">
        <w:rPr>
          <w:rFonts w:eastAsiaTheme="minorEastAsia" w:hint="eastAsia"/>
          <w:bCs/>
          <w:szCs w:val="21"/>
        </w:rPr>
        <w:t>自知识</w:t>
      </w:r>
      <w:proofErr w:type="gramEnd"/>
      <w:r w:rsidR="00A24E16">
        <w:rPr>
          <w:rFonts w:eastAsiaTheme="minorEastAsia" w:hint="eastAsia"/>
          <w:bCs/>
          <w:szCs w:val="21"/>
        </w:rPr>
        <w:t>蒸馏模型（</w:t>
      </w:r>
      <w:r w:rsidR="00A24E16">
        <w:rPr>
          <w:rFonts w:eastAsiaTheme="minorEastAsia" w:hint="eastAsia"/>
          <w:bCs/>
          <w:szCs w:val="21"/>
        </w:rPr>
        <w:t>Self-Knowledge Distillation with Self-Attention, SKDSA</w:t>
      </w:r>
      <w:r w:rsidR="00A24E16">
        <w:rPr>
          <w:rFonts w:eastAsiaTheme="minorEastAsia" w:hint="eastAsia"/>
          <w:bCs/>
          <w:szCs w:val="21"/>
        </w:rPr>
        <w:t>）。</w:t>
      </w:r>
      <w:r w:rsidR="00A24E16">
        <w:rPr>
          <w:rFonts w:eastAsiaTheme="minorEastAsia" w:hint="eastAsia"/>
          <w:bCs/>
          <w:szCs w:val="21"/>
        </w:rPr>
        <w:t>SKDSA</w:t>
      </w:r>
      <w:r w:rsidR="00A24E16">
        <w:rPr>
          <w:rFonts w:eastAsiaTheme="minorEastAsia" w:hint="eastAsia"/>
          <w:bCs/>
          <w:szCs w:val="21"/>
        </w:rPr>
        <w:t>模型通过</w:t>
      </w:r>
      <w:ins w:id="77" w:author="微软用户" w:date="2022-04-11T20:09:00Z">
        <w:r w:rsidR="00307EB0">
          <w:rPr>
            <w:rFonts w:eastAsiaTheme="minorEastAsia" w:hint="eastAsia"/>
            <w:bCs/>
            <w:szCs w:val="21"/>
          </w:rPr>
          <w:t>在</w:t>
        </w:r>
      </w:ins>
      <w:del w:id="78" w:author="微软用户" w:date="2022-04-11T20:09:00Z">
        <w:r w:rsidR="00A24E16" w:rsidDel="00307EB0">
          <w:rPr>
            <w:rFonts w:eastAsiaTheme="minorEastAsia" w:hint="eastAsia"/>
            <w:bCs/>
            <w:szCs w:val="21"/>
          </w:rPr>
          <w:delText>给</w:delText>
        </w:r>
      </w:del>
      <w:r w:rsidR="00A24E16">
        <w:rPr>
          <w:rFonts w:eastAsiaTheme="minorEastAsia" w:hint="eastAsia"/>
          <w:bCs/>
          <w:szCs w:val="21"/>
        </w:rPr>
        <w:t>BYOT</w:t>
      </w:r>
      <w:r w:rsidR="00A24E16">
        <w:rPr>
          <w:rFonts w:eastAsiaTheme="minorEastAsia" w:hint="eastAsia"/>
          <w:bCs/>
          <w:szCs w:val="21"/>
        </w:rPr>
        <w:t>模型</w:t>
      </w:r>
      <w:del w:id="79" w:author="微软用户" w:date="2022-04-11T20:09:00Z">
        <w:r w:rsidR="00A24E16" w:rsidDel="00307EB0">
          <w:rPr>
            <w:rFonts w:eastAsiaTheme="minorEastAsia" w:hint="eastAsia"/>
            <w:bCs/>
            <w:szCs w:val="21"/>
          </w:rPr>
          <w:delText>中</w:delText>
        </w:r>
      </w:del>
      <w:r w:rsidR="00A24E16">
        <w:rPr>
          <w:rFonts w:eastAsiaTheme="minorEastAsia" w:hint="eastAsia"/>
          <w:bCs/>
          <w:szCs w:val="21"/>
        </w:rPr>
        <w:t>的每一个</w:t>
      </w:r>
      <w:r w:rsidR="004435A5">
        <w:rPr>
          <w:rFonts w:eastAsiaTheme="minorEastAsia" w:hint="eastAsia"/>
          <w:bCs/>
          <w:szCs w:val="21"/>
        </w:rPr>
        <w:t>浅层块</w:t>
      </w:r>
      <w:r w:rsidR="00A24E16">
        <w:rPr>
          <w:rFonts w:eastAsiaTheme="minorEastAsia" w:hint="eastAsia"/>
          <w:bCs/>
          <w:szCs w:val="21"/>
        </w:rPr>
        <w:t>和</w:t>
      </w:r>
      <w:proofErr w:type="gramStart"/>
      <w:r w:rsidR="00A24E16">
        <w:rPr>
          <w:rFonts w:eastAsiaTheme="minorEastAsia" w:hint="eastAsia"/>
          <w:bCs/>
          <w:szCs w:val="21"/>
        </w:rPr>
        <w:t>最</w:t>
      </w:r>
      <w:proofErr w:type="gramEnd"/>
      <w:r w:rsidR="00A24E16">
        <w:rPr>
          <w:rFonts w:eastAsiaTheme="minorEastAsia" w:hint="eastAsia"/>
          <w:bCs/>
          <w:szCs w:val="21"/>
        </w:rPr>
        <w:t>深层</w:t>
      </w:r>
      <w:r w:rsidR="00C248C2">
        <w:rPr>
          <w:rFonts w:eastAsiaTheme="minorEastAsia" w:hint="eastAsia"/>
          <w:bCs/>
          <w:szCs w:val="21"/>
        </w:rPr>
        <w:t>块</w:t>
      </w:r>
      <w:r w:rsidR="00A24E16">
        <w:rPr>
          <w:rFonts w:eastAsiaTheme="minorEastAsia" w:hint="eastAsia"/>
          <w:bCs/>
          <w:szCs w:val="21"/>
        </w:rPr>
        <w:t>之间添加自注意力连接，为不同</w:t>
      </w:r>
      <w:r w:rsidR="00F15678">
        <w:rPr>
          <w:rFonts w:eastAsiaTheme="minorEastAsia" w:hint="eastAsia"/>
          <w:bCs/>
          <w:szCs w:val="21"/>
        </w:rPr>
        <w:t>浅层</w:t>
      </w:r>
      <w:proofErr w:type="gramStart"/>
      <w:r w:rsidR="00F15678">
        <w:rPr>
          <w:rFonts w:eastAsiaTheme="minorEastAsia" w:hint="eastAsia"/>
          <w:bCs/>
          <w:szCs w:val="21"/>
        </w:rPr>
        <w:t>块</w:t>
      </w:r>
      <w:r w:rsidR="00A24E16">
        <w:rPr>
          <w:rFonts w:eastAsiaTheme="minorEastAsia" w:hint="eastAsia"/>
          <w:bCs/>
          <w:szCs w:val="21"/>
        </w:rPr>
        <w:t>计算</w:t>
      </w:r>
      <w:proofErr w:type="gramEnd"/>
      <w:r w:rsidR="00A24E16">
        <w:rPr>
          <w:rFonts w:eastAsiaTheme="minorEastAsia" w:hint="eastAsia"/>
          <w:bCs/>
          <w:szCs w:val="21"/>
        </w:rPr>
        <w:t>出不同的注意力权重，从而更</w:t>
      </w:r>
      <w:r w:rsidR="001542F2">
        <w:rPr>
          <w:rFonts w:hint="eastAsia"/>
        </w:rPr>
        <w:t>准确</w:t>
      </w:r>
      <w:r w:rsidR="00C168AD">
        <w:rPr>
          <w:rFonts w:hint="eastAsia"/>
        </w:rPr>
        <w:t>地</w:t>
      </w:r>
      <w:r w:rsidR="001542F2">
        <w:rPr>
          <w:rFonts w:hint="eastAsia"/>
        </w:rPr>
        <w:t>量化各浅层</w:t>
      </w:r>
      <w:proofErr w:type="gramStart"/>
      <w:r w:rsidR="001542F2">
        <w:rPr>
          <w:rFonts w:hint="eastAsia"/>
        </w:rPr>
        <w:t>块特征图</w:t>
      </w:r>
      <w:proofErr w:type="gramEnd"/>
      <w:r w:rsidR="001542F2">
        <w:rPr>
          <w:rFonts w:hint="eastAsia"/>
        </w:rPr>
        <w:t>对</w:t>
      </w:r>
      <w:proofErr w:type="gramStart"/>
      <w:r w:rsidR="001542F2">
        <w:rPr>
          <w:rFonts w:hint="eastAsia"/>
        </w:rPr>
        <w:t>最</w:t>
      </w:r>
      <w:proofErr w:type="gramEnd"/>
      <w:r w:rsidR="001542F2">
        <w:rPr>
          <w:rFonts w:hint="eastAsia"/>
        </w:rPr>
        <w:t>深层</w:t>
      </w:r>
      <w:proofErr w:type="gramStart"/>
      <w:r w:rsidR="001542F2">
        <w:rPr>
          <w:rFonts w:hint="eastAsia"/>
        </w:rPr>
        <w:t>块特征图</w:t>
      </w:r>
      <w:proofErr w:type="gramEnd"/>
      <w:r w:rsidR="001542F2">
        <w:rPr>
          <w:rFonts w:hint="eastAsia"/>
        </w:rPr>
        <w:t>的不同贡献度</w:t>
      </w:r>
      <w:r w:rsidR="00607E4C">
        <w:rPr>
          <w:rFonts w:hint="eastAsia"/>
        </w:rPr>
        <w:t>。</w:t>
      </w:r>
      <w:r w:rsidR="006D0927">
        <w:rPr>
          <w:rFonts w:hint="eastAsia"/>
        </w:rPr>
        <w:t>除了添加自注意力模块以外，</w:t>
      </w:r>
      <w:r w:rsidR="00EE77EE">
        <w:rPr>
          <w:rFonts w:hint="eastAsia"/>
        </w:rPr>
        <w:t>SKDSA</w:t>
      </w:r>
      <w:r w:rsidR="007B71A1">
        <w:rPr>
          <w:rFonts w:hint="eastAsia"/>
        </w:rPr>
        <w:t>还</w:t>
      </w:r>
      <w:r w:rsidR="00AF32FD">
        <w:rPr>
          <w:rFonts w:hint="eastAsia"/>
        </w:rPr>
        <w:t>修正了</w:t>
      </w:r>
      <w:r w:rsidR="00983557">
        <w:rPr>
          <w:rFonts w:hint="eastAsia"/>
        </w:rPr>
        <w:t>BYOT</w:t>
      </w:r>
      <w:r w:rsidR="00983557">
        <w:rPr>
          <w:rFonts w:hint="eastAsia"/>
        </w:rPr>
        <w:t>模型的两种损失函数</w:t>
      </w:r>
      <w:r w:rsidR="006146A2">
        <w:rPr>
          <w:rFonts w:hint="eastAsia"/>
        </w:rPr>
        <w:t>，</w:t>
      </w:r>
      <w:r w:rsidR="004138EF">
        <w:rPr>
          <w:rFonts w:hint="eastAsia"/>
        </w:rPr>
        <w:t>以便</w:t>
      </w:r>
      <w:r w:rsidR="00D05525">
        <w:rPr>
          <w:rFonts w:hint="eastAsia"/>
        </w:rPr>
        <w:t>更有效地</w:t>
      </w:r>
      <w:r w:rsidR="005C4137">
        <w:rPr>
          <w:rFonts w:hint="eastAsia"/>
        </w:rPr>
        <w:t>提取</w:t>
      </w:r>
      <w:r w:rsidR="00A41DCF">
        <w:rPr>
          <w:rFonts w:hint="eastAsia"/>
        </w:rPr>
        <w:t>知识蒸馏模型中</w:t>
      </w:r>
      <w:r w:rsidR="0067454E">
        <w:rPr>
          <w:rFonts w:hint="eastAsia"/>
        </w:rPr>
        <w:t>的暗知识</w:t>
      </w:r>
      <w:ins w:id="80" w:author="微软用户" w:date="2022-04-11T20:14:00Z">
        <w:r w:rsidR="00307EB0">
          <w:rPr>
            <w:rFonts w:hint="eastAsia"/>
          </w:rPr>
          <w:t>（</w:t>
        </w:r>
        <w:r w:rsidR="00307EB0">
          <w:rPr>
            <w:rFonts w:hint="eastAsia"/>
          </w:rPr>
          <w:t>Dark Knowledge</w:t>
        </w:r>
        <w:r w:rsidR="00307EB0">
          <w:rPr>
            <w:rFonts w:hint="eastAsia"/>
          </w:rPr>
          <w:t>）</w:t>
        </w:r>
      </w:ins>
      <w:r w:rsidR="00A24E16">
        <w:rPr>
          <w:rFonts w:eastAsiaTheme="minorEastAsia" w:hint="eastAsia"/>
          <w:bCs/>
          <w:szCs w:val="21"/>
        </w:rPr>
        <w:t>。</w:t>
      </w:r>
      <w:ins w:id="81" w:author="微软用户" w:date="2022-04-11T20:14:00Z">
        <w:r w:rsidR="00307EB0">
          <w:rPr>
            <w:rFonts w:eastAsiaTheme="minorEastAsia" w:hint="eastAsia"/>
            <w:bCs/>
            <w:szCs w:val="21"/>
          </w:rPr>
          <w:t>随</w:t>
        </w:r>
        <w:r w:rsidR="00307EB0">
          <w:rPr>
            <w:rFonts w:eastAsiaTheme="minorEastAsia"/>
            <w:bCs/>
            <w:szCs w:val="21"/>
          </w:rPr>
          <w:t>后</w:t>
        </w:r>
        <w:r w:rsidR="00307EB0">
          <w:rPr>
            <w:rFonts w:eastAsiaTheme="minorEastAsia" w:hint="eastAsia"/>
            <w:bCs/>
            <w:szCs w:val="21"/>
          </w:rPr>
          <w:t>，</w:t>
        </w:r>
      </w:ins>
      <w:del w:id="82" w:author="微软用户" w:date="2022-04-11T20:14:00Z">
        <w:r w:rsidR="00793317" w:rsidDel="00307EB0">
          <w:rPr>
            <w:rFonts w:eastAsiaTheme="minorEastAsia" w:hint="eastAsia"/>
            <w:bCs/>
            <w:szCs w:val="21"/>
          </w:rPr>
          <w:delText>接着</w:delText>
        </w:r>
      </w:del>
      <w:r w:rsidR="00642996">
        <w:rPr>
          <w:rFonts w:eastAsiaTheme="minorEastAsia" w:hint="eastAsia"/>
          <w:bCs/>
          <w:szCs w:val="21"/>
        </w:rPr>
        <w:t>从理论上证明</w:t>
      </w:r>
      <w:ins w:id="83" w:author="微软用户" w:date="2022-04-11T20:15:00Z">
        <w:r w:rsidR="00307EB0">
          <w:rPr>
            <w:rFonts w:eastAsiaTheme="minorEastAsia" w:hint="eastAsia"/>
            <w:bCs/>
            <w:szCs w:val="21"/>
          </w:rPr>
          <w:t>了</w:t>
        </w:r>
      </w:ins>
      <w:r w:rsidR="00A24E16">
        <w:rPr>
          <w:rFonts w:eastAsiaTheme="minorEastAsia" w:hint="eastAsia"/>
          <w:bCs/>
          <w:szCs w:val="21"/>
        </w:rPr>
        <w:t>SKDSA</w:t>
      </w:r>
      <w:r w:rsidR="00A24E16">
        <w:rPr>
          <w:rFonts w:eastAsiaTheme="minorEastAsia" w:hint="eastAsia"/>
          <w:bCs/>
          <w:szCs w:val="21"/>
        </w:rPr>
        <w:t>模型中的自注意力</w:t>
      </w:r>
      <w:r w:rsidR="005A2714">
        <w:rPr>
          <w:rFonts w:eastAsiaTheme="minorEastAsia" w:hint="eastAsia"/>
          <w:bCs/>
          <w:szCs w:val="21"/>
        </w:rPr>
        <w:t>模块</w:t>
      </w:r>
      <w:r w:rsidR="00A24E16">
        <w:rPr>
          <w:rFonts w:eastAsiaTheme="minorEastAsia" w:hint="eastAsia"/>
          <w:bCs/>
          <w:szCs w:val="21"/>
        </w:rPr>
        <w:t>等价于集成学习中的袋装法，这</w:t>
      </w:r>
      <w:r w:rsidR="004A77B4">
        <w:rPr>
          <w:rFonts w:eastAsiaTheme="minorEastAsia" w:hint="eastAsia"/>
          <w:bCs/>
          <w:szCs w:val="21"/>
        </w:rPr>
        <w:t>证实了</w:t>
      </w:r>
      <w:r w:rsidR="00A24E16">
        <w:rPr>
          <w:rFonts w:eastAsiaTheme="minorEastAsia" w:hint="eastAsia"/>
          <w:bCs/>
          <w:szCs w:val="21"/>
        </w:rPr>
        <w:t>SKDSA</w:t>
      </w:r>
      <w:r w:rsidR="00A24E16">
        <w:rPr>
          <w:rFonts w:eastAsiaTheme="minorEastAsia" w:hint="eastAsia"/>
          <w:bCs/>
          <w:szCs w:val="21"/>
        </w:rPr>
        <w:t>模型具有更强的稳定性</w:t>
      </w:r>
      <w:r w:rsidR="003E04CB">
        <w:rPr>
          <w:rFonts w:eastAsiaTheme="minorEastAsia" w:hint="eastAsia"/>
          <w:bCs/>
          <w:szCs w:val="21"/>
        </w:rPr>
        <w:t>和抗过拟合能力</w:t>
      </w:r>
      <w:r w:rsidR="00A24E16">
        <w:rPr>
          <w:rFonts w:eastAsiaTheme="minorEastAsia" w:hint="eastAsia"/>
          <w:bCs/>
          <w:szCs w:val="21"/>
        </w:rPr>
        <w:t>。</w:t>
      </w:r>
      <w:r w:rsidR="0022069C">
        <w:rPr>
          <w:rFonts w:eastAsiaTheme="minorEastAsia" w:hint="eastAsia"/>
          <w:bCs/>
          <w:szCs w:val="21"/>
        </w:rPr>
        <w:t>最后</w:t>
      </w:r>
      <w:ins w:id="84" w:author="微软用户" w:date="2022-04-11T20:15:00Z">
        <w:r w:rsidR="00307EB0">
          <w:rPr>
            <w:rFonts w:eastAsiaTheme="minorEastAsia" w:hint="eastAsia"/>
            <w:bCs/>
            <w:szCs w:val="21"/>
          </w:rPr>
          <w:t>，</w:t>
        </w:r>
      </w:ins>
      <w:r w:rsidR="0022069C">
        <w:rPr>
          <w:rFonts w:eastAsiaTheme="minorEastAsia" w:hint="eastAsia"/>
          <w:bCs/>
          <w:szCs w:val="21"/>
        </w:rPr>
        <w:t>将</w:t>
      </w:r>
      <w:r w:rsidR="00F97D42">
        <w:rPr>
          <w:rFonts w:eastAsiaTheme="minorEastAsia" w:hint="eastAsia"/>
          <w:bCs/>
          <w:szCs w:val="21"/>
        </w:rPr>
        <w:t>SKDSA</w:t>
      </w:r>
      <w:r w:rsidR="00BF67BF">
        <w:rPr>
          <w:rFonts w:eastAsiaTheme="minorEastAsia" w:hint="eastAsia"/>
          <w:bCs/>
          <w:szCs w:val="21"/>
        </w:rPr>
        <w:t>模型与</w:t>
      </w:r>
      <w:r w:rsidR="00BA326F" w:rsidRPr="00C2308B">
        <w:rPr>
          <w:rFonts w:eastAsiaTheme="minorEastAsia" w:hint="eastAsia"/>
          <w:bCs/>
          <w:szCs w:val="21"/>
        </w:rPr>
        <w:t>三种数据增强模型（挖剪法、</w:t>
      </w:r>
      <w:r w:rsidR="00BA326F" w:rsidRPr="00C2308B">
        <w:rPr>
          <w:rFonts w:eastAsiaTheme="minorEastAsia" w:hint="eastAsia"/>
          <w:bCs/>
          <w:szCs w:val="21"/>
        </w:rPr>
        <w:t>SLA</w:t>
      </w:r>
      <w:r w:rsidR="00BA326F" w:rsidRPr="00C2308B">
        <w:rPr>
          <w:rFonts w:eastAsiaTheme="minorEastAsia" w:hint="eastAsia"/>
          <w:bCs/>
          <w:szCs w:val="21"/>
        </w:rPr>
        <w:t>模型、</w:t>
      </w:r>
      <w:proofErr w:type="spellStart"/>
      <w:r w:rsidR="00BA326F" w:rsidRPr="00C2308B">
        <w:rPr>
          <w:rFonts w:eastAsiaTheme="minorEastAsia" w:hint="eastAsia"/>
          <w:bCs/>
          <w:szCs w:val="21"/>
        </w:rPr>
        <w:t>mixup</w:t>
      </w:r>
      <w:proofErr w:type="spellEnd"/>
      <w:r w:rsidR="00BA326F" w:rsidRPr="00C2308B">
        <w:rPr>
          <w:rFonts w:eastAsiaTheme="minorEastAsia" w:hint="eastAsia"/>
          <w:bCs/>
          <w:szCs w:val="21"/>
        </w:rPr>
        <w:t>模型）相结合，作为进一步提升模型性能的备选方案。</w:t>
      </w:r>
    </w:p>
    <w:p w14:paraId="2A40E94E" w14:textId="0A778DF4" w:rsidR="00F35A40" w:rsidRDefault="00A24E16">
      <w:pPr>
        <w:ind w:firstLineChars="200" w:firstLine="480"/>
        <w:rPr>
          <w:ins w:id="85" w:author="微软用户" w:date="2022-04-11T20:56:00Z"/>
        </w:rPr>
      </w:pPr>
      <w:r>
        <w:rPr>
          <w:rFonts w:eastAsiaTheme="minorEastAsia" w:hint="eastAsia"/>
          <w:bCs/>
          <w:szCs w:val="21"/>
        </w:rPr>
        <w:t>实验结果表明，</w:t>
      </w:r>
      <w:ins w:id="86" w:author="微软用户" w:date="2022-04-11T20:52:00Z">
        <w:r w:rsidR="00F35A40">
          <w:rPr>
            <w:rFonts w:hint="eastAsia"/>
          </w:rPr>
          <w:t>PD-BYOT</w:t>
        </w:r>
        <w:r w:rsidR="00F35A40">
          <w:rPr>
            <w:rFonts w:hint="eastAsia"/>
          </w:rPr>
          <w:t>模型相比于</w:t>
        </w:r>
        <w:r w:rsidR="00F35A40">
          <w:rPr>
            <w:rFonts w:hint="eastAsia"/>
          </w:rPr>
          <w:t>BYOT</w:t>
        </w:r>
        <w:r w:rsidR="00F35A40">
          <w:rPr>
            <w:rFonts w:hint="eastAsia"/>
          </w:rPr>
          <w:t>模型在性能上</w:t>
        </w:r>
        <w:r w:rsidR="00F35A40">
          <w:t>有一定的</w:t>
        </w:r>
        <w:r w:rsidR="00F35A40">
          <w:rPr>
            <w:rFonts w:hint="eastAsia"/>
          </w:rPr>
          <w:t>提升</w:t>
        </w:r>
      </w:ins>
      <w:ins w:id="87" w:author="微软用户" w:date="2022-04-11T20:53:00Z">
        <w:r w:rsidR="00F35A40">
          <w:rPr>
            <w:rFonts w:hint="eastAsia"/>
          </w:rPr>
          <w:t>，</w:t>
        </w:r>
      </w:ins>
      <w:ins w:id="88" w:author="微软用户" w:date="2022-04-11T20:56:00Z">
        <w:r w:rsidR="00F35A40">
          <w:rPr>
            <w:rFonts w:hint="eastAsia"/>
          </w:rPr>
          <w:t>结</w:t>
        </w:r>
        <w:r w:rsidR="00F35A40">
          <w:t>合数据增强之后</w:t>
        </w:r>
        <w:r w:rsidR="00F35A40">
          <w:rPr>
            <w:rFonts w:hint="eastAsia"/>
          </w:rPr>
          <w:t>，又</w:t>
        </w:r>
        <w:r w:rsidR="00F35A40">
          <w:t>有进</w:t>
        </w:r>
        <w:r w:rsidR="00F35A40">
          <w:rPr>
            <w:rFonts w:hint="eastAsia"/>
          </w:rPr>
          <w:t>一</w:t>
        </w:r>
        <w:r w:rsidR="00F35A40">
          <w:t>步的提</w:t>
        </w:r>
      </w:ins>
      <w:ins w:id="89" w:author="微软用户" w:date="2022-04-11T20:57:00Z">
        <w:r w:rsidR="00F35A40">
          <w:t>升</w:t>
        </w:r>
        <w:r w:rsidR="00F35A40">
          <w:rPr>
            <w:rFonts w:hint="eastAsia"/>
          </w:rPr>
          <w:t>。</w:t>
        </w:r>
        <w:r w:rsidR="00F35A40" w:rsidRPr="00F35A40">
          <w:rPr>
            <w:rFonts w:hint="eastAsia"/>
            <w:color w:val="FF0000"/>
            <w:rPrChange w:id="90" w:author="微软用户" w:date="2022-04-11T20:57:00Z">
              <w:rPr>
                <w:rFonts w:hint="eastAsia"/>
              </w:rPr>
            </w:rPrChange>
          </w:rPr>
          <w:t>（适当扩充）</w:t>
        </w:r>
      </w:ins>
    </w:p>
    <w:p w14:paraId="184FB25B" w14:textId="3147D462" w:rsidR="009F151B" w:rsidRDefault="00F35A40">
      <w:pPr>
        <w:ind w:firstLineChars="200" w:firstLine="480"/>
      </w:pPr>
      <w:ins w:id="91" w:author="微软用户" w:date="2022-04-11T20:53:00Z">
        <w:r>
          <w:rPr>
            <w:rFonts w:hint="eastAsia"/>
          </w:rPr>
          <w:t>进一步地，</w:t>
        </w:r>
      </w:ins>
      <w:r w:rsidR="00A24E16">
        <w:rPr>
          <w:rFonts w:eastAsiaTheme="minorEastAsia" w:hint="eastAsia"/>
          <w:bCs/>
          <w:szCs w:val="21"/>
        </w:rPr>
        <w:t>SKDSA</w:t>
      </w:r>
      <w:r w:rsidR="00A24E16">
        <w:rPr>
          <w:rFonts w:eastAsiaTheme="minorEastAsia" w:hint="eastAsia"/>
          <w:bCs/>
          <w:szCs w:val="21"/>
        </w:rPr>
        <w:t>模型</w:t>
      </w:r>
      <w:r w:rsidR="00D40F0F">
        <w:rPr>
          <w:rFonts w:eastAsiaTheme="minorEastAsia" w:hint="eastAsia"/>
          <w:bCs/>
          <w:szCs w:val="21"/>
        </w:rPr>
        <w:t>在多个</w:t>
      </w:r>
      <w:r w:rsidR="007D2C78">
        <w:rPr>
          <w:rFonts w:eastAsiaTheme="minorEastAsia" w:hint="eastAsia"/>
          <w:bCs/>
          <w:szCs w:val="21"/>
        </w:rPr>
        <w:t>图像</w:t>
      </w:r>
      <w:r w:rsidR="00D40F0F">
        <w:rPr>
          <w:rFonts w:eastAsiaTheme="minorEastAsia" w:hint="eastAsia"/>
          <w:bCs/>
          <w:szCs w:val="21"/>
        </w:rPr>
        <w:t>数据集上</w:t>
      </w:r>
      <w:r w:rsidR="00762C8F">
        <w:rPr>
          <w:rFonts w:eastAsiaTheme="minorEastAsia" w:hint="eastAsia"/>
          <w:bCs/>
          <w:szCs w:val="21"/>
        </w:rPr>
        <w:t>取得了</w:t>
      </w:r>
      <w:r w:rsidR="00A24E16">
        <w:rPr>
          <w:rFonts w:eastAsiaTheme="minorEastAsia" w:hint="eastAsia"/>
          <w:bCs/>
          <w:szCs w:val="21"/>
        </w:rPr>
        <w:t>相比于现有其他的</w:t>
      </w:r>
      <w:proofErr w:type="gramStart"/>
      <w:r w:rsidR="00A24E16">
        <w:rPr>
          <w:rFonts w:eastAsiaTheme="minorEastAsia" w:hint="eastAsia"/>
          <w:bCs/>
          <w:szCs w:val="21"/>
        </w:rPr>
        <w:t>自知识</w:t>
      </w:r>
      <w:proofErr w:type="gramEnd"/>
      <w:r w:rsidR="00A24E16">
        <w:rPr>
          <w:rFonts w:eastAsiaTheme="minorEastAsia" w:hint="eastAsia"/>
          <w:bCs/>
          <w:szCs w:val="21"/>
        </w:rPr>
        <w:t>蒸</w:t>
      </w:r>
      <w:r w:rsidR="00A24E16">
        <w:rPr>
          <w:rFonts w:eastAsiaTheme="minorEastAsia" w:hint="eastAsia"/>
          <w:bCs/>
          <w:szCs w:val="21"/>
        </w:rPr>
        <w:lastRenderedPageBreak/>
        <w:t>馏</w:t>
      </w:r>
      <w:r w:rsidR="00D66263">
        <w:rPr>
          <w:rFonts w:eastAsiaTheme="minorEastAsia" w:hint="eastAsia"/>
          <w:bCs/>
          <w:szCs w:val="21"/>
        </w:rPr>
        <w:t>模型</w:t>
      </w:r>
      <w:r w:rsidR="00E21736">
        <w:rPr>
          <w:rFonts w:eastAsiaTheme="minorEastAsia" w:hint="eastAsia"/>
          <w:bCs/>
          <w:szCs w:val="21"/>
        </w:rPr>
        <w:t>更强</w:t>
      </w:r>
      <w:r w:rsidR="00A24E16">
        <w:rPr>
          <w:rFonts w:eastAsiaTheme="minorEastAsia" w:hint="eastAsia"/>
          <w:bCs/>
          <w:szCs w:val="21"/>
        </w:rPr>
        <w:t>的</w:t>
      </w:r>
      <w:r w:rsidR="00D64074">
        <w:rPr>
          <w:rFonts w:eastAsiaTheme="minorEastAsia" w:hint="eastAsia"/>
          <w:bCs/>
          <w:szCs w:val="21"/>
        </w:rPr>
        <w:t>性能</w:t>
      </w:r>
      <w:r w:rsidR="00A24E16">
        <w:rPr>
          <w:rFonts w:eastAsiaTheme="minorEastAsia" w:hint="eastAsia"/>
          <w:bCs/>
          <w:szCs w:val="21"/>
        </w:rPr>
        <w:t>。消融</w:t>
      </w:r>
      <w:r w:rsidR="003B709C">
        <w:rPr>
          <w:rFonts w:eastAsiaTheme="minorEastAsia" w:hint="eastAsia"/>
          <w:bCs/>
          <w:szCs w:val="21"/>
        </w:rPr>
        <w:t>研究</w:t>
      </w:r>
      <w:r w:rsidR="00A33BE7">
        <w:rPr>
          <w:rFonts w:eastAsiaTheme="minorEastAsia" w:hint="eastAsia"/>
          <w:bCs/>
          <w:szCs w:val="21"/>
        </w:rPr>
        <w:t>则</w:t>
      </w:r>
      <w:ins w:id="92" w:author="微软用户" w:date="2022-04-11T20:15:00Z">
        <w:r w:rsidR="00307EB0">
          <w:rPr>
            <w:rFonts w:eastAsiaTheme="minorEastAsia" w:hint="eastAsia"/>
            <w:bCs/>
            <w:szCs w:val="21"/>
          </w:rPr>
          <w:t>验</w:t>
        </w:r>
      </w:ins>
      <w:r w:rsidR="00A24E16">
        <w:rPr>
          <w:rFonts w:eastAsiaTheme="minorEastAsia" w:hint="eastAsia"/>
          <w:bCs/>
          <w:szCs w:val="21"/>
        </w:rPr>
        <w:t>证</w:t>
      </w:r>
      <w:del w:id="93" w:author="微软用户" w:date="2022-04-11T20:15:00Z">
        <w:r w:rsidR="00A24E16" w:rsidDel="00307EB0">
          <w:rPr>
            <w:rFonts w:eastAsiaTheme="minorEastAsia" w:hint="eastAsia"/>
            <w:bCs/>
            <w:szCs w:val="21"/>
          </w:rPr>
          <w:delText>明</w:delText>
        </w:r>
      </w:del>
      <w:r w:rsidR="00A24E16">
        <w:rPr>
          <w:rFonts w:eastAsiaTheme="minorEastAsia" w:hint="eastAsia"/>
          <w:bCs/>
          <w:szCs w:val="21"/>
        </w:rPr>
        <w:t>了自注意力</w:t>
      </w:r>
      <w:r w:rsidR="007117DC">
        <w:rPr>
          <w:rFonts w:eastAsiaTheme="minorEastAsia" w:hint="eastAsia"/>
          <w:bCs/>
          <w:szCs w:val="21"/>
        </w:rPr>
        <w:t>模块</w:t>
      </w:r>
      <w:r w:rsidR="00A07A0C">
        <w:rPr>
          <w:rFonts w:eastAsiaTheme="minorEastAsia" w:hint="eastAsia"/>
          <w:bCs/>
          <w:szCs w:val="21"/>
        </w:rPr>
        <w:t>和</w:t>
      </w:r>
      <w:r w:rsidR="00EF6CA4">
        <w:rPr>
          <w:rFonts w:eastAsiaTheme="minorEastAsia" w:hint="eastAsia"/>
          <w:bCs/>
          <w:szCs w:val="21"/>
        </w:rPr>
        <w:t>自注意力模块中的</w:t>
      </w:r>
      <w:r w:rsidR="007C218D">
        <w:rPr>
          <w:rFonts w:eastAsiaTheme="minorEastAsia" w:hint="eastAsia"/>
          <w:bCs/>
          <w:szCs w:val="21"/>
        </w:rPr>
        <w:t>知识蒸馏</w:t>
      </w:r>
      <w:r w:rsidR="00EF6CA4">
        <w:rPr>
          <w:rFonts w:eastAsiaTheme="minorEastAsia" w:hint="eastAsia"/>
          <w:bCs/>
          <w:szCs w:val="21"/>
        </w:rPr>
        <w:t>模块</w:t>
      </w:r>
      <w:r w:rsidR="00A24E16">
        <w:rPr>
          <w:rFonts w:eastAsiaTheme="minorEastAsia" w:hint="eastAsia"/>
          <w:bCs/>
          <w:szCs w:val="21"/>
        </w:rPr>
        <w:t>对</w:t>
      </w:r>
      <w:r w:rsidR="00F406C6">
        <w:rPr>
          <w:rFonts w:eastAsiaTheme="minorEastAsia" w:hint="eastAsia"/>
          <w:bCs/>
          <w:szCs w:val="21"/>
        </w:rPr>
        <w:t>提升</w:t>
      </w:r>
      <w:r w:rsidR="00A24E16">
        <w:rPr>
          <w:rFonts w:eastAsiaTheme="minorEastAsia" w:hint="eastAsia"/>
          <w:bCs/>
          <w:szCs w:val="21"/>
        </w:rPr>
        <w:t>SKDSA</w:t>
      </w:r>
      <w:r w:rsidR="00A24E16">
        <w:rPr>
          <w:rFonts w:eastAsiaTheme="minorEastAsia" w:hint="eastAsia"/>
          <w:bCs/>
          <w:szCs w:val="21"/>
        </w:rPr>
        <w:t>模型</w:t>
      </w:r>
      <w:r w:rsidR="003556EE">
        <w:rPr>
          <w:rFonts w:eastAsiaTheme="minorEastAsia" w:hint="eastAsia"/>
          <w:bCs/>
          <w:szCs w:val="21"/>
        </w:rPr>
        <w:t>性能</w:t>
      </w:r>
      <w:r w:rsidR="00A24E16">
        <w:rPr>
          <w:rFonts w:eastAsiaTheme="minorEastAsia" w:hint="eastAsia"/>
          <w:bCs/>
          <w:szCs w:val="21"/>
        </w:rPr>
        <w:t>的必要性，以及</w:t>
      </w:r>
      <w:r w:rsidR="00A0764F">
        <w:rPr>
          <w:rFonts w:eastAsiaTheme="minorEastAsia" w:hint="eastAsia"/>
          <w:bCs/>
          <w:szCs w:val="21"/>
        </w:rPr>
        <w:t>结合</w:t>
      </w:r>
      <w:r w:rsidR="00A24E16">
        <w:rPr>
          <w:rFonts w:eastAsiaTheme="minorEastAsia" w:hint="eastAsia"/>
          <w:bCs/>
          <w:szCs w:val="21"/>
        </w:rPr>
        <w:t>SKDSA</w:t>
      </w:r>
      <w:r w:rsidR="00A24E16">
        <w:rPr>
          <w:rFonts w:eastAsiaTheme="minorEastAsia" w:hint="eastAsia"/>
          <w:bCs/>
          <w:szCs w:val="21"/>
        </w:rPr>
        <w:t>模型和数据增强模型</w:t>
      </w:r>
      <w:r w:rsidR="00AD7C8D">
        <w:rPr>
          <w:rFonts w:eastAsiaTheme="minorEastAsia" w:hint="eastAsia"/>
          <w:bCs/>
          <w:szCs w:val="21"/>
        </w:rPr>
        <w:t>可以</w:t>
      </w:r>
      <w:r w:rsidR="00B86CED">
        <w:rPr>
          <w:rFonts w:eastAsiaTheme="minorEastAsia" w:hint="eastAsia"/>
          <w:bCs/>
          <w:szCs w:val="21"/>
        </w:rPr>
        <w:t>进一步提升模型的性能</w:t>
      </w:r>
      <w:r w:rsidR="00A24E16">
        <w:rPr>
          <w:rFonts w:eastAsiaTheme="minorEastAsia" w:hint="eastAsia"/>
          <w:bCs/>
          <w:szCs w:val="21"/>
        </w:rPr>
        <w:t>。</w:t>
      </w:r>
      <w:r w:rsidR="00A24E16">
        <w:t xml:space="preserve"> </w:t>
      </w:r>
    </w:p>
    <w:p w14:paraId="447A1224" w14:textId="77777777" w:rsidR="009F151B" w:rsidRDefault="009F151B">
      <w:pPr>
        <w:pStyle w:val="afe"/>
        <w:ind w:left="420" w:firstLineChars="0" w:firstLine="0"/>
      </w:pPr>
    </w:p>
    <w:p w14:paraId="1A16DB0D" w14:textId="6ACAF449" w:rsidR="009F151B" w:rsidRDefault="00A24E16">
      <w:pPr>
        <w:rPr>
          <w:rFonts w:eastAsiaTheme="majorEastAsia"/>
        </w:rPr>
      </w:pPr>
      <w:r>
        <w:rPr>
          <w:rFonts w:eastAsia="黑体"/>
          <w:b/>
        </w:rPr>
        <w:t>关键词：</w:t>
      </w:r>
      <w:del w:id="94" w:author="微软用户" w:date="2022-04-11T20:45:00Z">
        <w:r w:rsidDel="00AF1202">
          <w:rPr>
            <w:rFonts w:eastAsiaTheme="majorEastAsia"/>
          </w:rPr>
          <w:delText xml:space="preserve"> </w:delText>
        </w:r>
        <w:r w:rsidDel="00AF1202">
          <w:rPr>
            <w:rFonts w:hint="eastAsia"/>
            <w:color w:val="000000" w:themeColor="text1"/>
          </w:rPr>
          <w:delText>注意力机制；自注意力机制；</w:delText>
        </w:r>
      </w:del>
      <w:del w:id="95" w:author="微软用户" w:date="2022-04-11T20:46:00Z">
        <w:r w:rsidDel="00AF1202">
          <w:rPr>
            <w:rFonts w:hint="eastAsia"/>
            <w:color w:val="000000" w:themeColor="text1"/>
          </w:rPr>
          <w:delText>知识蒸馏</w:delText>
        </w:r>
      </w:del>
      <w:del w:id="96" w:author="微软用户" w:date="2022-04-11T20:16:00Z">
        <w:r w:rsidDel="00307EB0">
          <w:rPr>
            <w:rFonts w:hint="eastAsia"/>
            <w:color w:val="000000" w:themeColor="text1"/>
          </w:rPr>
          <w:delText xml:space="preserve">; </w:delText>
        </w:r>
      </w:del>
      <w:proofErr w:type="gramStart"/>
      <w:r>
        <w:rPr>
          <w:rFonts w:hint="eastAsia"/>
          <w:color w:val="000000" w:themeColor="text1"/>
        </w:rPr>
        <w:t>自知识</w:t>
      </w:r>
      <w:proofErr w:type="gramEnd"/>
      <w:r>
        <w:rPr>
          <w:rFonts w:hint="eastAsia"/>
          <w:color w:val="000000" w:themeColor="text1"/>
        </w:rPr>
        <w:t>蒸馏</w:t>
      </w:r>
      <w:ins w:id="97" w:author="微软用户" w:date="2022-04-11T20:16:00Z">
        <w:r w:rsidR="00307EB0">
          <w:rPr>
            <w:rFonts w:hint="eastAsia"/>
            <w:color w:val="000000" w:themeColor="text1"/>
          </w:rPr>
          <w:t>；</w:t>
        </w:r>
      </w:ins>
      <w:ins w:id="98" w:author="微软用户" w:date="2022-04-11T20:45:00Z">
        <w:r w:rsidR="00AF1202">
          <w:rPr>
            <w:rFonts w:hint="eastAsia"/>
            <w:color w:val="000000" w:themeColor="text1"/>
          </w:rPr>
          <w:t>自注意力机制；</w:t>
        </w:r>
      </w:ins>
      <w:ins w:id="99" w:author="微软用户" w:date="2022-04-11T20:16:00Z">
        <w:r w:rsidR="00307EB0">
          <w:rPr>
            <w:rFonts w:hint="eastAsia"/>
            <w:color w:val="000000" w:themeColor="text1"/>
          </w:rPr>
          <w:t>暗</w:t>
        </w:r>
        <w:r w:rsidR="00307EB0">
          <w:rPr>
            <w:color w:val="000000" w:themeColor="text1"/>
          </w:rPr>
          <w:t>知识</w:t>
        </w:r>
      </w:ins>
      <w:ins w:id="100" w:author="微软用户" w:date="2022-04-11T20:45:00Z">
        <w:r w:rsidR="00AF1202">
          <w:rPr>
            <w:rFonts w:hint="eastAsia"/>
            <w:color w:val="000000" w:themeColor="text1"/>
          </w:rPr>
          <w:t>；数据</w:t>
        </w:r>
        <w:r w:rsidR="00AF1202">
          <w:rPr>
            <w:color w:val="000000" w:themeColor="text1"/>
          </w:rPr>
          <w:t>增强</w:t>
        </w:r>
      </w:ins>
      <w:ins w:id="101" w:author="微软用户" w:date="2022-04-11T20:46:00Z">
        <w:r w:rsidR="00AF1202">
          <w:rPr>
            <w:rFonts w:hint="eastAsia"/>
            <w:color w:val="000000" w:themeColor="text1"/>
          </w:rPr>
          <w:t>；集</w:t>
        </w:r>
        <w:r w:rsidR="00AF1202">
          <w:rPr>
            <w:color w:val="000000" w:themeColor="text1"/>
          </w:rPr>
          <w:t>成模型</w:t>
        </w:r>
      </w:ins>
    </w:p>
    <w:p w14:paraId="79DE51BE" w14:textId="77777777" w:rsidR="009F151B" w:rsidRDefault="00A24E16">
      <w:pPr>
        <w:pStyle w:val="1"/>
        <w:numPr>
          <w:ilvl w:val="0"/>
          <w:numId w:val="0"/>
        </w:numPr>
      </w:pPr>
      <w:bookmarkStart w:id="102" w:name="_Toc437362299"/>
      <w:bookmarkStart w:id="103" w:name="_Toc379915051"/>
      <w:bookmarkStart w:id="104" w:name="_Toc46962950"/>
      <w:bookmarkStart w:id="105" w:name="_Toc377235967"/>
      <w:bookmarkStart w:id="106" w:name="_Toc57189221"/>
      <w:bookmarkStart w:id="107" w:name="_Toc444250081"/>
      <w:bookmarkStart w:id="108" w:name="_Toc100573191"/>
      <w:bookmarkStart w:id="109" w:name="_Toc229915032"/>
      <w:bookmarkStart w:id="110" w:name="_Toc229791431"/>
      <w:r>
        <w:lastRenderedPageBreak/>
        <w:t>Abstract</w:t>
      </w:r>
      <w:bookmarkEnd w:id="102"/>
      <w:bookmarkEnd w:id="103"/>
      <w:bookmarkEnd w:id="104"/>
      <w:bookmarkEnd w:id="105"/>
      <w:bookmarkEnd w:id="106"/>
      <w:bookmarkEnd w:id="107"/>
      <w:bookmarkEnd w:id="108"/>
    </w:p>
    <w:p w14:paraId="60F2E5ED" w14:textId="6A261541" w:rsidR="009F151B" w:rsidRDefault="00821281">
      <w:pPr>
        <w:ind w:firstLineChars="200" w:firstLine="480"/>
      </w:pPr>
      <w:r w:rsidRPr="00821281">
        <w:t>Knowledge distillation is the process of transferring knowledge learned from one model to another. The model providing knowledge is called the teacher, and the model receiving knowledge is called the student.</w:t>
      </w:r>
      <w:r w:rsidR="00A24E16">
        <w:t xml:space="preserve"> Unlike traditional knowledge distillation, the</w:t>
      </w:r>
      <w:r w:rsidR="00877902">
        <w:t xml:space="preserve"> feature-based</w:t>
      </w:r>
      <w:r w:rsidR="00A24E16">
        <w:t xml:space="preserve"> self-knowledge distillation </w:t>
      </w:r>
      <w:r w:rsidR="005173E8">
        <w:t>model</w:t>
      </w:r>
      <w:r w:rsidR="00A24E16">
        <w:t xml:space="preserve"> </w:t>
      </w:r>
      <w:r w:rsidR="00697B56">
        <w:t>distill</w:t>
      </w:r>
      <w:r w:rsidR="007A6C87">
        <w:t>s</w:t>
      </w:r>
      <w:r w:rsidR="00697B56">
        <w:t xml:space="preserve"> kn</w:t>
      </w:r>
      <w:r w:rsidR="007A6C87">
        <w:t>owledge from</w:t>
      </w:r>
      <w:r w:rsidR="00476050">
        <w:t xml:space="preserve"> the</w:t>
      </w:r>
      <w:r w:rsidR="007A6C87">
        <w:t xml:space="preserve"> </w:t>
      </w:r>
      <w:r w:rsidR="00476050">
        <w:t>deepest layer</w:t>
      </w:r>
      <w:r w:rsidR="00406F07">
        <w:t xml:space="preserve"> (acting as the teacher)</w:t>
      </w:r>
      <w:r w:rsidR="00476050">
        <w:t xml:space="preserve"> to shallow layers</w:t>
      </w:r>
      <w:r w:rsidR="00180024">
        <w:t xml:space="preserve"> </w:t>
      </w:r>
      <w:r w:rsidR="00F635CC">
        <w:t>(acting as</w:t>
      </w:r>
      <w:r w:rsidR="00AA0E3C">
        <w:t xml:space="preserve"> the</w:t>
      </w:r>
      <w:r w:rsidR="00F635CC">
        <w:t xml:space="preserve"> student)</w:t>
      </w:r>
      <w:r w:rsidR="00A24E16">
        <w:t xml:space="preserve"> without an </w:t>
      </w:r>
      <w:del w:id="111" w:author="微软用户" w:date="2022-04-11T20:17:00Z">
        <w:r w:rsidR="00D16596" w:rsidDel="00307EB0">
          <w:delText>outside</w:delText>
        </w:r>
        <w:r w:rsidR="00A24E16" w:rsidDel="00307EB0">
          <w:delText xml:space="preserve"> </w:delText>
        </w:r>
      </w:del>
      <w:ins w:id="112" w:author="微软用户" w:date="2022-04-11T20:17:00Z">
        <w:r w:rsidR="00307EB0">
          <w:t xml:space="preserve">additional </w:t>
        </w:r>
      </w:ins>
      <w:r w:rsidR="00A24E16">
        <w:t xml:space="preserve">teacher model. </w:t>
      </w:r>
      <w:r w:rsidR="000D573C" w:rsidRPr="000D573C">
        <w:t>Current self-knowledge distillation techniques</w:t>
      </w:r>
      <w:del w:id="113" w:author="微软用户" w:date="2022-04-11T20:24:00Z">
        <w:r w:rsidR="000D573C" w:rsidRPr="000D573C" w:rsidDel="00CD2DAD">
          <w:delText xml:space="preserve"> (</w:delText>
        </w:r>
      </w:del>
      <w:ins w:id="114" w:author="微软用户" w:date="2022-04-11T20:24:00Z">
        <w:r w:rsidR="00CD2DAD">
          <w:t xml:space="preserve">, </w:t>
        </w:r>
      </w:ins>
      <w:del w:id="115" w:author="微软用户" w:date="2022-04-11T20:17:00Z">
        <w:r w:rsidR="000D573C" w:rsidRPr="000D573C" w:rsidDel="00307EB0">
          <w:delText>i</w:delText>
        </w:r>
      </w:del>
      <w:del w:id="116" w:author="微软用户" w:date="2022-04-11T20:23:00Z">
        <w:r w:rsidR="000D573C" w:rsidRPr="000D573C" w:rsidDel="00CD2DAD">
          <w:delText>.</w:delText>
        </w:r>
      </w:del>
      <w:r w:rsidR="000D573C" w:rsidRPr="000D573C">
        <w:t>e.</w:t>
      </w:r>
      <w:ins w:id="117" w:author="微软用户" w:date="2022-04-11T20:23:00Z">
        <w:r w:rsidR="00CD2DAD">
          <w:t>g.</w:t>
        </w:r>
      </w:ins>
      <w:ins w:id="118" w:author="微软用户" w:date="2022-04-11T20:17:00Z">
        <w:r w:rsidR="00307EB0">
          <w:t>,</w:t>
        </w:r>
      </w:ins>
      <w:r w:rsidR="000D573C" w:rsidRPr="000D573C">
        <w:t xml:space="preserve"> </w:t>
      </w:r>
      <w:del w:id="119" w:author="微软用户" w:date="2022-04-11T20:23:00Z">
        <w:r w:rsidR="000D573C" w:rsidRPr="000D573C" w:rsidDel="00CD2DAD">
          <w:delText xml:space="preserve">Be your own teacher: Improve the performance of convolutional neural networks via self distillation, namely </w:delText>
        </w:r>
      </w:del>
      <w:r w:rsidR="000D573C" w:rsidRPr="000D573C">
        <w:t>BYOT</w:t>
      </w:r>
      <w:del w:id="120" w:author="微软用户" w:date="2022-04-11T20:24:00Z">
        <w:r w:rsidR="000D573C" w:rsidRPr="000D573C" w:rsidDel="00CD2DAD">
          <w:delText xml:space="preserve">) </w:delText>
        </w:r>
      </w:del>
      <w:ins w:id="121" w:author="微软用户" w:date="2022-04-11T20:24:00Z">
        <w:r w:rsidR="00CD2DAD">
          <w:t>,</w:t>
        </w:r>
        <w:r w:rsidR="00CD2DAD" w:rsidRPr="000D573C">
          <w:t xml:space="preserve"> </w:t>
        </w:r>
      </w:ins>
      <w:r w:rsidR="000D573C" w:rsidRPr="000D573C">
        <w:t>treat all shallow layers equally, neglecting their different impact</w:t>
      </w:r>
      <w:ins w:id="122" w:author="微软用户" w:date="2022-04-11T20:18:00Z">
        <w:r w:rsidR="00307EB0">
          <w:t>s</w:t>
        </w:r>
      </w:ins>
      <w:r w:rsidR="000D573C" w:rsidRPr="000D573C">
        <w:t xml:space="preserve"> on the deepest layer. </w:t>
      </w:r>
      <w:r w:rsidR="00A24E16">
        <w:t xml:space="preserve"> </w:t>
      </w:r>
    </w:p>
    <w:p w14:paraId="616B9155" w14:textId="0D3E6106" w:rsidR="009F151B" w:rsidRDefault="00844F11">
      <w:pPr>
        <w:ind w:firstLineChars="200" w:firstLine="480"/>
      </w:pPr>
      <w:r w:rsidRPr="00844F11">
        <w:t xml:space="preserve">In order to improve the performance of self-distillation, we first propose the </w:t>
      </w:r>
      <w:ins w:id="123" w:author="微软用户" w:date="2022-04-11T20:50:00Z">
        <w:r w:rsidR="00F35A40">
          <w:t xml:space="preserve">per-layer </w:t>
        </w:r>
      </w:ins>
      <w:r w:rsidRPr="00844F11">
        <w:t>decay</w:t>
      </w:r>
      <w:ins w:id="124" w:author="微软用户" w:date="2022-04-11T20:50:00Z">
        <w:r w:rsidR="00F35A40">
          <w:t xml:space="preserve"> </w:t>
        </w:r>
      </w:ins>
      <w:del w:id="125" w:author="微软用户" w:date="2022-04-11T20:50:00Z">
        <w:r w:rsidRPr="00844F11" w:rsidDel="00F35A40">
          <w:delText>-</w:delText>
        </w:r>
      </w:del>
      <w:ins w:id="126" w:author="微软用户" w:date="2022-04-11T20:50:00Z">
        <w:r w:rsidR="00F35A40">
          <w:t xml:space="preserve">based </w:t>
        </w:r>
      </w:ins>
      <w:r w:rsidRPr="00844F11">
        <w:t xml:space="preserve">BYOT </w:t>
      </w:r>
      <w:ins w:id="127" w:author="微软用户" w:date="2022-04-11T20:50:00Z">
        <w:r w:rsidR="00F35A40">
          <w:t xml:space="preserve">improvement </w:t>
        </w:r>
      </w:ins>
      <w:r w:rsidRPr="00844F11">
        <w:t>model, which utilizes the geometric progression of attenuation coefficient to differentiate each shallow layer’s impact on the deepest layer</w:t>
      </w:r>
      <w:r w:rsidR="0087501B">
        <w:rPr>
          <w:rFonts w:hint="eastAsia"/>
        </w:rPr>
        <w:t>.</w:t>
      </w:r>
      <w:r w:rsidR="00ED510E">
        <w:t xml:space="preserve"> Since</w:t>
      </w:r>
      <w:r w:rsidR="007A3DD7">
        <w:t xml:space="preserve"> </w:t>
      </w:r>
      <w:ins w:id="128" w:author="微软用户" w:date="2022-04-11T20:18:00Z">
        <w:r w:rsidR="00307EB0">
          <w:t xml:space="preserve">the </w:t>
        </w:r>
        <w:r w:rsidR="00307EB0" w:rsidRPr="00B421C5">
          <w:t>performance improvement</w:t>
        </w:r>
        <w:r w:rsidR="00307EB0">
          <w:t xml:space="preserve"> of </w:t>
        </w:r>
      </w:ins>
      <w:r w:rsidR="007A3DD7">
        <w:t>de</w:t>
      </w:r>
      <w:r w:rsidR="00145AC2">
        <w:t>cay</w:t>
      </w:r>
      <w:r w:rsidR="007A3DD7">
        <w:t>-BYOT</w:t>
      </w:r>
      <w:del w:id="129" w:author="微软用户" w:date="2022-04-11T20:18:00Z">
        <w:r w:rsidR="007A3DD7" w:rsidDel="00307EB0">
          <w:delText>’s</w:delText>
        </w:r>
      </w:del>
      <w:r w:rsidR="0087501B">
        <w:t xml:space="preserve"> </w:t>
      </w:r>
      <w:del w:id="130" w:author="微软用户" w:date="2022-04-11T20:18:00Z">
        <w:r w:rsidR="00B421C5" w:rsidRPr="00B421C5" w:rsidDel="00307EB0">
          <w:delText xml:space="preserve">performance improvement </w:delText>
        </w:r>
      </w:del>
      <w:r w:rsidR="00B421C5" w:rsidRPr="00B421C5">
        <w:t>is not obvious compared to the original model</w:t>
      </w:r>
      <w:r w:rsidR="00173084">
        <w:t>, w</w:t>
      </w:r>
      <w:r w:rsidR="00A24E16">
        <w:t>e</w:t>
      </w:r>
      <w:r w:rsidR="0093252D">
        <w:t xml:space="preserve"> further put forward</w:t>
      </w:r>
      <w:r w:rsidR="00A24E16">
        <w:t xml:space="preserve"> a novel</w:t>
      </w:r>
      <w:r w:rsidR="00F4386F">
        <w:t xml:space="preserve"> </w:t>
      </w:r>
      <w:r w:rsidR="00791F17">
        <w:t>framework</w:t>
      </w:r>
      <w:r w:rsidR="00017F6C">
        <w:t xml:space="preserve">, </w:t>
      </w:r>
      <w:del w:id="131" w:author="微软用户" w:date="2022-04-11T20:19:00Z">
        <w:r w:rsidR="00017F6C" w:rsidDel="00CD2DAD">
          <w:delText>which we refer to as</w:delText>
        </w:r>
      </w:del>
      <w:ins w:id="132" w:author="微软用户" w:date="2022-04-11T20:19:00Z">
        <w:r w:rsidR="00CD2DAD">
          <w:t>termed the</w:t>
        </w:r>
      </w:ins>
      <w:r w:rsidR="00A24E16">
        <w:t xml:space="preserve"> Self-Knowledge Distillation with Self-Attention (SKDSA). </w:t>
      </w:r>
      <w:del w:id="133" w:author="微软用户" w:date="2022-04-11T20:20:00Z">
        <w:r w:rsidR="00A61DD3" w:rsidDel="00CD2DAD">
          <w:delText>It</w:delText>
        </w:r>
        <w:r w:rsidR="00A24E16" w:rsidDel="00CD2DAD">
          <w:delText xml:space="preserve"> </w:delText>
        </w:r>
      </w:del>
      <w:ins w:id="134" w:author="微软用户" w:date="2022-04-11T20:20:00Z">
        <w:r w:rsidR="00CD2DAD">
          <w:t xml:space="preserve">The new model </w:t>
        </w:r>
      </w:ins>
      <w:r w:rsidR="00A24E16">
        <w:t xml:space="preserve">adds </w:t>
      </w:r>
      <w:ins w:id="135" w:author="微软用户" w:date="2022-04-11T20:20:00Z">
        <w:r w:rsidR="00CD2DAD">
          <w:t xml:space="preserve">the </w:t>
        </w:r>
      </w:ins>
      <w:r w:rsidR="00A24E16">
        <w:t xml:space="preserve">attention links between each </w:t>
      </w:r>
      <w:r w:rsidR="00875552">
        <w:t>shallow</w:t>
      </w:r>
      <w:r w:rsidR="00A24E16">
        <w:t xml:space="preserve"> layer and </w:t>
      </w:r>
      <w:r w:rsidR="00D34CD9">
        <w:t>the deepest</w:t>
      </w:r>
      <w:r w:rsidR="00A24E16">
        <w:t xml:space="preserve"> layer of BYOT, </w:t>
      </w:r>
      <w:r w:rsidR="00DA24A9">
        <w:t>compute</w:t>
      </w:r>
      <w:r w:rsidR="002D35EE">
        <w:t>s</w:t>
      </w:r>
      <w:r w:rsidR="00A24E16">
        <w:t xml:space="preserve"> the </w:t>
      </w:r>
      <w:r w:rsidR="002D35EE">
        <w:t>attention score</w:t>
      </w:r>
      <w:r w:rsidR="00A24E16">
        <w:t xml:space="preserve"> of each </w:t>
      </w:r>
      <w:r w:rsidR="00223005">
        <w:t>shallow</w:t>
      </w:r>
      <w:r w:rsidR="00A24E16">
        <w:t xml:space="preserve"> layer</w:t>
      </w:r>
      <w:r w:rsidR="00513A50">
        <w:t xml:space="preserve">, </w:t>
      </w:r>
      <w:r w:rsidR="00F473AC">
        <w:t xml:space="preserve">so as to </w:t>
      </w:r>
      <w:r w:rsidR="00652DCB">
        <w:t>qua</w:t>
      </w:r>
      <w:r w:rsidR="003C4AC5">
        <w:t>n</w:t>
      </w:r>
      <w:r w:rsidR="00652DCB">
        <w:t>ti</w:t>
      </w:r>
      <w:r w:rsidR="00112951">
        <w:t>fy</w:t>
      </w:r>
      <w:r w:rsidR="008536F0">
        <w:t xml:space="preserve"> the </w:t>
      </w:r>
      <w:r w:rsidR="00426DE9">
        <w:t>contribution</w:t>
      </w:r>
      <w:r w:rsidR="007E09E6">
        <w:t xml:space="preserve"> of</w:t>
      </w:r>
      <w:r w:rsidR="00652DCB">
        <w:t xml:space="preserve"> </w:t>
      </w:r>
      <w:r w:rsidR="00A16443">
        <w:t>each shallow layer’s</w:t>
      </w:r>
      <w:r w:rsidR="00652DCB">
        <w:t xml:space="preserve"> </w:t>
      </w:r>
      <w:r w:rsidR="00151438">
        <w:t>feature map</w:t>
      </w:r>
      <w:r w:rsidR="00641634" w:rsidRPr="000D573C">
        <w:t xml:space="preserve"> </w:t>
      </w:r>
      <w:r w:rsidR="00F8010C">
        <w:t>to</w:t>
      </w:r>
      <w:r w:rsidR="00641634" w:rsidRPr="000D573C">
        <w:t xml:space="preserve"> the deepest layer</w:t>
      </w:r>
      <w:r w:rsidR="00C61935">
        <w:t>’s feature map</w:t>
      </w:r>
      <w:r w:rsidR="007767BE">
        <w:t>. Apart from</w:t>
      </w:r>
      <w:r w:rsidR="003D4193">
        <w:t xml:space="preserve"> the</w:t>
      </w:r>
      <w:r w:rsidR="007767BE">
        <w:t xml:space="preserve"> self-attention module, </w:t>
      </w:r>
      <w:r w:rsidR="0063137E">
        <w:t xml:space="preserve">the SKDSA model modifies </w:t>
      </w:r>
      <w:r w:rsidR="002725F7">
        <w:t>two BYOT’s loss functions</w:t>
      </w:r>
      <w:r w:rsidR="00A24E16">
        <w:t xml:space="preserve"> to mine the network’s dark knowledge more efficiently. We </w:t>
      </w:r>
      <w:r w:rsidR="00B56FAA">
        <w:t>then</w:t>
      </w:r>
      <w:r w:rsidR="00A24E16">
        <w:t xml:space="preserve"> provide theoretical proof that the proposed approach is essentially an ensemble modeling strategy</w:t>
      </w:r>
      <w:r w:rsidR="00220861">
        <w:t xml:space="preserve"> </w:t>
      </w:r>
      <w:del w:id="136" w:author="微软用户" w:date="2022-04-11T20:21:00Z">
        <w:r w:rsidR="00220861" w:rsidDel="00CD2DAD">
          <w:delText xml:space="preserve">(namely </w:delText>
        </w:r>
      </w:del>
      <w:ins w:id="137" w:author="微软用户" w:date="2022-04-11T20:21:00Z">
        <w:r w:rsidR="00CD2DAD">
          <w:t xml:space="preserve">called </w:t>
        </w:r>
      </w:ins>
      <w:r w:rsidR="00220861">
        <w:t>bagging</w:t>
      </w:r>
      <w:del w:id="138" w:author="微软用户" w:date="2022-04-11T20:21:00Z">
        <w:r w:rsidR="00220861" w:rsidDel="00CD2DAD">
          <w:delText>)</w:delText>
        </w:r>
      </w:del>
      <w:r w:rsidR="00A24E16">
        <w:t xml:space="preserve">, </w:t>
      </w:r>
      <w:del w:id="139" w:author="微软用户" w:date="2022-04-11T20:21:00Z">
        <w:r w:rsidR="00A24E16" w:rsidDel="00CD2DAD">
          <w:delText xml:space="preserve">which </w:delText>
        </w:r>
      </w:del>
      <w:ins w:id="140" w:author="微软用户" w:date="2022-04-11T20:21:00Z">
        <w:r w:rsidR="00CD2DAD">
          <w:t xml:space="preserve">indicating that </w:t>
        </w:r>
      </w:ins>
      <w:del w:id="141" w:author="微软用户" w:date="2022-04-11T20:21:00Z">
        <w:r w:rsidR="00A24E16" w:rsidDel="00CD2DAD">
          <w:delText xml:space="preserve">means </w:delText>
        </w:r>
      </w:del>
      <w:r w:rsidR="00A24E16">
        <w:t>SKDSA has the advantage of robustness</w:t>
      </w:r>
      <w:r w:rsidR="00003C5D">
        <w:t xml:space="preserve"> and </w:t>
      </w:r>
      <w:r w:rsidR="00CE7BF7">
        <w:t xml:space="preserve">preventing </w:t>
      </w:r>
      <w:r w:rsidR="00CD4A70">
        <w:t>overfitting</w:t>
      </w:r>
      <w:r w:rsidR="00A24E16">
        <w:t xml:space="preserve">. </w:t>
      </w:r>
      <w:r w:rsidR="007567FF">
        <w:t xml:space="preserve">Moreover, </w:t>
      </w:r>
      <w:r w:rsidR="008B70FB">
        <w:t xml:space="preserve">we </w:t>
      </w:r>
      <w:r w:rsidR="00E377EF">
        <w:t>c</w:t>
      </w:r>
      <w:r w:rsidR="00181767" w:rsidRPr="00181767">
        <w:t>ombin</w:t>
      </w:r>
      <w:r w:rsidR="0007528D">
        <w:t>e</w:t>
      </w:r>
      <w:r w:rsidR="00181767" w:rsidRPr="00181767">
        <w:t xml:space="preserve"> the SKDSA model with three data augmentation models (cutout, SLA, </w:t>
      </w:r>
      <w:proofErr w:type="spellStart"/>
      <w:r w:rsidR="00181767" w:rsidRPr="00181767">
        <w:t>mixup</w:t>
      </w:r>
      <w:proofErr w:type="spellEnd"/>
      <w:r w:rsidR="00181767" w:rsidRPr="00181767">
        <w:t xml:space="preserve">) to further improve </w:t>
      </w:r>
      <w:ins w:id="142" w:author="微软用户" w:date="2022-04-11T20:21:00Z">
        <w:r w:rsidR="00CD2DAD">
          <w:t xml:space="preserve">the </w:t>
        </w:r>
      </w:ins>
      <w:r w:rsidR="00181767" w:rsidRPr="00181767">
        <w:t>model performance.</w:t>
      </w:r>
    </w:p>
    <w:p w14:paraId="76B35AB8" w14:textId="197E017A" w:rsidR="009F151B" w:rsidRDefault="00A24E16">
      <w:pPr>
        <w:ind w:firstLineChars="200" w:firstLine="480"/>
      </w:pPr>
      <w:r>
        <w:t>The experimental results show</w:t>
      </w:r>
      <w:r w:rsidR="00AD60F3">
        <w:t xml:space="preserve"> </w:t>
      </w:r>
      <w:r>
        <w:t>that</w:t>
      </w:r>
      <w:r w:rsidR="008E2710">
        <w:t xml:space="preserve"> the</w:t>
      </w:r>
      <w:r>
        <w:t xml:space="preserve"> </w:t>
      </w:r>
      <w:ins w:id="143" w:author="微软用户" w:date="2022-04-11T20:22:00Z">
        <w:r w:rsidR="00CD2DAD">
          <w:t xml:space="preserve">proposed </w:t>
        </w:r>
      </w:ins>
      <w:r>
        <w:t>SKDSA</w:t>
      </w:r>
      <w:r w:rsidR="00302AFE">
        <w:t xml:space="preserve"> model</w:t>
      </w:r>
      <w:r>
        <w:t xml:space="preserve"> outperforms all </w:t>
      </w:r>
      <w:r w:rsidR="00956905">
        <w:t>the</w:t>
      </w:r>
      <w:r>
        <w:t xml:space="preserve"> self-distillation </w:t>
      </w:r>
      <w:r w:rsidR="002A1037">
        <w:t>models</w:t>
      </w:r>
      <w:r>
        <w:t xml:space="preserve"> </w:t>
      </w:r>
      <w:r w:rsidR="00F53D82">
        <w:t xml:space="preserve">on various </w:t>
      </w:r>
      <w:r w:rsidR="00061C1A">
        <w:t xml:space="preserve">image </w:t>
      </w:r>
      <w:r w:rsidR="001C5D93">
        <w:t>datasets</w:t>
      </w:r>
      <w:r>
        <w:t xml:space="preserve">. Moreover, the ablation study proves the </w:t>
      </w:r>
      <w:r w:rsidR="00E65517">
        <w:t xml:space="preserve">necessity of </w:t>
      </w:r>
      <w:r w:rsidR="00CB3F17">
        <w:t xml:space="preserve">self-attention links and </w:t>
      </w:r>
      <w:r w:rsidR="00416253">
        <w:t>temperature scaling</w:t>
      </w:r>
      <w:r w:rsidR="002075A3">
        <w:t xml:space="preserve"> </w:t>
      </w:r>
      <w:r w:rsidR="005823DC">
        <w:t>in</w:t>
      </w:r>
      <w:r w:rsidR="00651AD4">
        <w:t xml:space="preserve"> the</w:t>
      </w:r>
      <w:r w:rsidR="002075A3">
        <w:t xml:space="preserve"> </w:t>
      </w:r>
      <w:r w:rsidR="00D76638">
        <w:t xml:space="preserve">self-attention </w:t>
      </w:r>
      <w:r w:rsidR="007A4D45">
        <w:t>module</w:t>
      </w:r>
      <w:r w:rsidR="00587CE0">
        <w:t>.</w:t>
      </w:r>
      <w:r w:rsidR="00A44A7B">
        <w:t xml:space="preserve"> </w:t>
      </w:r>
      <w:r w:rsidR="005958BA">
        <w:t>The ablation study also</w:t>
      </w:r>
      <w:r w:rsidR="00A44A7B">
        <w:t xml:space="preserve"> shows that </w:t>
      </w:r>
      <w:r w:rsidR="00D35C36">
        <w:t>combining</w:t>
      </w:r>
      <w:r w:rsidR="0064133F">
        <w:t xml:space="preserve"> </w:t>
      </w:r>
      <w:r w:rsidR="0061026A">
        <w:t xml:space="preserve">the SKDSA model and </w:t>
      </w:r>
      <w:r w:rsidR="005A1F8F">
        <w:t xml:space="preserve">data augmentation techniques can further improve </w:t>
      </w:r>
      <w:ins w:id="144" w:author="微软用户" w:date="2022-04-11T20:22:00Z">
        <w:r w:rsidR="00CD2DAD">
          <w:t xml:space="preserve">the model </w:t>
        </w:r>
      </w:ins>
      <w:r w:rsidR="00117D32">
        <w:t>performa</w:t>
      </w:r>
      <w:r w:rsidR="003D5E68">
        <w:t>n</w:t>
      </w:r>
      <w:r w:rsidR="00117D32">
        <w:t>ce.</w:t>
      </w:r>
      <w:r w:rsidR="006500A8">
        <w:t xml:space="preserve"> </w:t>
      </w:r>
    </w:p>
    <w:p w14:paraId="59AC33D0" w14:textId="77777777" w:rsidR="009F151B" w:rsidRDefault="009F151B">
      <w:pPr>
        <w:rPr>
          <w:b/>
        </w:rPr>
      </w:pPr>
    </w:p>
    <w:p w14:paraId="3E4C8CDA" w14:textId="74F892F0" w:rsidR="009F151B" w:rsidRPr="00F35A40" w:rsidRDefault="00A24E16">
      <w:r>
        <w:rPr>
          <w:b/>
        </w:rPr>
        <w:t>Keywords:</w:t>
      </w:r>
      <w:del w:id="145" w:author="微软用户" w:date="2022-04-11T20:46:00Z">
        <w:r w:rsidDel="00AF1202">
          <w:delText xml:space="preserve"> </w:delText>
        </w:r>
        <w:r w:rsidDel="00AF1202">
          <w:rPr>
            <w:color w:val="000000" w:themeColor="text1"/>
          </w:rPr>
          <w:delText>Attention,</w:delText>
        </w:r>
      </w:del>
      <w:r>
        <w:rPr>
          <w:color w:val="000000" w:themeColor="text1"/>
        </w:rPr>
        <w:t xml:space="preserve"> Self-attention, </w:t>
      </w:r>
      <w:del w:id="146" w:author="微软用户" w:date="2022-04-11T20:47:00Z">
        <w:r w:rsidDel="00AF1202">
          <w:rPr>
            <w:color w:val="000000" w:themeColor="text1"/>
          </w:rPr>
          <w:delText xml:space="preserve">Knowledge Distillation, </w:delText>
        </w:r>
      </w:del>
      <w:r>
        <w:rPr>
          <w:color w:val="000000" w:themeColor="text1"/>
        </w:rPr>
        <w:t>Self-knowledge Distillation</w:t>
      </w:r>
      <w:ins w:id="147" w:author="微软用户" w:date="2022-04-11T20:16:00Z">
        <w:r w:rsidR="00307EB0">
          <w:rPr>
            <w:color w:val="000000" w:themeColor="text1"/>
          </w:rPr>
          <w:t>, Dark Knowledge</w:t>
        </w:r>
      </w:ins>
      <w:ins w:id="148" w:author="微软用户" w:date="2022-04-11T20:47:00Z">
        <w:r w:rsidR="00AF1202">
          <w:rPr>
            <w:color w:val="000000" w:themeColor="text1"/>
          </w:rPr>
          <w:t xml:space="preserve">, Data </w:t>
        </w:r>
        <w:proofErr w:type="spellStart"/>
        <w:r w:rsidR="00AF1202">
          <w:rPr>
            <w:color w:val="000000" w:themeColor="text1"/>
          </w:rPr>
          <w:t>Augumentation</w:t>
        </w:r>
        <w:proofErr w:type="spellEnd"/>
        <w:r w:rsidR="00AF1202">
          <w:rPr>
            <w:color w:val="000000" w:themeColor="text1"/>
          </w:rPr>
          <w:t>, Ensemble Model</w:t>
        </w:r>
      </w:ins>
    </w:p>
    <w:p w14:paraId="19C45C51" w14:textId="77777777" w:rsidR="009F151B" w:rsidRDefault="00A24E16">
      <w:pPr>
        <w:pStyle w:val="1"/>
        <w:numPr>
          <w:ilvl w:val="0"/>
          <w:numId w:val="0"/>
        </w:numPr>
        <w:rPr>
          <w:sz w:val="28"/>
          <w:szCs w:val="28"/>
        </w:rPr>
      </w:pPr>
      <w:bookmarkStart w:id="149" w:name="_Toc437362260"/>
      <w:bookmarkStart w:id="150" w:name="_Toc380663913"/>
      <w:bookmarkStart w:id="151" w:name="_Toc444265032"/>
      <w:bookmarkStart w:id="152" w:name="_Toc57978731"/>
      <w:bookmarkStart w:id="153" w:name="_Toc377236306"/>
      <w:bookmarkStart w:id="154" w:name="_Toc229791432"/>
      <w:bookmarkStart w:id="155" w:name="_Toc229915033"/>
      <w:bookmarkStart w:id="156" w:name="_Toc379621584"/>
      <w:bookmarkStart w:id="157" w:name="_Toc230751642"/>
      <w:bookmarkStart w:id="158" w:name="_Toc379915052"/>
      <w:bookmarkStart w:id="159" w:name="_Toc444250082"/>
      <w:bookmarkStart w:id="160" w:name="_Toc377235968"/>
      <w:bookmarkStart w:id="161" w:name="_Toc439328361"/>
      <w:bookmarkStart w:id="162" w:name="_Toc100573192"/>
      <w:bookmarkEnd w:id="109"/>
      <w:bookmarkEnd w:id="110"/>
      <w:r>
        <w:lastRenderedPageBreak/>
        <w:t>目</w:t>
      </w:r>
      <w:r>
        <w:t xml:space="preserve">  </w:t>
      </w:r>
      <w:bookmarkStart w:id="163" w:name="_Toc437362301"/>
      <w:r>
        <w:t>录</w:t>
      </w:r>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p>
    <w:p w14:paraId="0852E66C" w14:textId="7125BA66" w:rsidR="00B75B6E" w:rsidRPr="00CD2DAD" w:rsidDel="00CD2DAD" w:rsidRDefault="00A24E16" w:rsidP="00F35A40">
      <w:pPr>
        <w:pStyle w:val="TOC1"/>
        <w:rPr>
          <w:del w:id="164" w:author="微软用户" w:date="2022-04-11T20:24:00Z"/>
          <w:rFonts w:ascii="Times New Roman" w:eastAsiaTheme="minorEastAsia" w:hAnsi="Times New Roman" w:cs="Times New Roman"/>
          <w:b w:val="0"/>
          <w:bCs w:val="0"/>
          <w:caps w:val="0"/>
          <w:noProof/>
          <w:sz w:val="28"/>
          <w:szCs w:val="28"/>
          <w:rPrChange w:id="165" w:author="微软用户" w:date="2022-04-11T20:26:00Z">
            <w:rPr>
              <w:del w:id="166" w:author="微软用户" w:date="2022-04-11T20:24:00Z"/>
              <w:rFonts w:asciiTheme="minorHAnsi" w:eastAsiaTheme="minorEastAsia" w:hAnsiTheme="minorHAnsi" w:cstheme="minorBidi"/>
              <w:b w:val="0"/>
              <w:bCs w:val="0"/>
              <w:caps w:val="0"/>
              <w:noProof/>
              <w:sz w:val="21"/>
              <w:szCs w:val="22"/>
            </w:rPr>
          </w:rPrChange>
        </w:rPr>
      </w:pPr>
      <w:r>
        <w:rPr>
          <w:rFonts w:ascii="Times New Roman" w:hAnsi="Times New Roman"/>
          <w:caps w:val="0"/>
          <w:sz w:val="28"/>
          <w:szCs w:val="28"/>
        </w:rPr>
        <w:fldChar w:fldCharType="begin"/>
      </w:r>
      <w:r>
        <w:rPr>
          <w:rFonts w:ascii="Times New Roman" w:hAnsi="Times New Roman"/>
          <w:caps w:val="0"/>
          <w:sz w:val="28"/>
          <w:szCs w:val="28"/>
        </w:rPr>
        <w:instrText xml:space="preserve"> TOC \o "1-2" \h \z \u </w:instrText>
      </w:r>
      <w:r>
        <w:rPr>
          <w:rFonts w:ascii="Times New Roman" w:hAnsi="Times New Roman"/>
          <w:caps w:val="0"/>
          <w:sz w:val="28"/>
          <w:szCs w:val="28"/>
        </w:rPr>
        <w:fldChar w:fldCharType="separate"/>
      </w:r>
      <w:del w:id="167" w:author="微软用户" w:date="2022-04-11T20:24:00Z">
        <w:r w:rsidR="00B729B8" w:rsidRPr="00CD2DAD" w:rsidDel="00CD2DAD">
          <w:rPr>
            <w:rStyle w:val="af7"/>
            <w:noProof/>
            <w:sz w:val="28"/>
            <w:szCs w:val="28"/>
            <w:rPrChange w:id="168" w:author="微软用户" w:date="2022-04-11T20:26:00Z">
              <w:rPr>
                <w:rStyle w:val="af7"/>
              </w:rPr>
            </w:rPrChange>
          </w:rPr>
          <w:fldChar w:fldCharType="begin"/>
        </w:r>
        <w:r w:rsidR="00B729B8" w:rsidRPr="00CD2DAD" w:rsidDel="00CD2DAD">
          <w:rPr>
            <w:rStyle w:val="af7"/>
            <w:rFonts w:ascii="Times New Roman" w:hAnsi="Times New Roman" w:cs="Times New Roman"/>
            <w:b w:val="0"/>
            <w:bCs w:val="0"/>
            <w:caps w:val="0"/>
            <w:noProof/>
            <w:sz w:val="28"/>
            <w:szCs w:val="28"/>
            <w:rPrChange w:id="169" w:author="微软用户" w:date="2022-04-11T20:26:00Z">
              <w:rPr>
                <w:rStyle w:val="af7"/>
                <w:b w:val="0"/>
                <w:bCs w:val="0"/>
                <w:caps w:val="0"/>
                <w:noProof/>
              </w:rPr>
            </w:rPrChange>
          </w:rPr>
          <w:delInstrText xml:space="preserve"> HYPERLINK \l "_Toc100573187" </w:delInstrText>
        </w:r>
        <w:r w:rsidR="00B729B8" w:rsidRPr="00CD2DAD" w:rsidDel="00CD2DAD">
          <w:rPr>
            <w:rStyle w:val="af7"/>
            <w:noProof/>
            <w:sz w:val="28"/>
            <w:szCs w:val="28"/>
            <w:rPrChange w:id="170" w:author="微软用户" w:date="2022-04-11T20:26:00Z">
              <w:rPr>
                <w:b w:val="0"/>
                <w:bCs w:val="0"/>
                <w:caps w:val="0"/>
                <w:noProof/>
              </w:rPr>
            </w:rPrChange>
          </w:rPr>
          <w:fldChar w:fldCharType="separate"/>
        </w:r>
        <w:r w:rsidR="00B75B6E" w:rsidRPr="00CD2DAD" w:rsidDel="00CD2DAD">
          <w:rPr>
            <w:rStyle w:val="af7"/>
            <w:rFonts w:ascii="Times New Roman" w:hAnsi="Times New Roman" w:cs="Times New Roman"/>
            <w:b w:val="0"/>
            <w:bCs w:val="0"/>
            <w:caps w:val="0"/>
            <w:noProof/>
            <w:sz w:val="28"/>
            <w:szCs w:val="28"/>
            <w:rPrChange w:id="171" w:author="微软用户" w:date="2022-04-11T20:26:00Z">
              <w:rPr>
                <w:rStyle w:val="af7"/>
                <w:b w:val="0"/>
                <w:bCs w:val="0"/>
                <w:caps w:val="0"/>
                <w:noProof/>
              </w:rPr>
            </w:rPrChange>
          </w:rPr>
          <w:delText>基于自注意力机制的自知识蒸馏研究</w:delText>
        </w:r>
        <w:r w:rsidR="00B75B6E" w:rsidRPr="00CD2DAD" w:rsidDel="00CD2DAD">
          <w:rPr>
            <w:rFonts w:ascii="Times New Roman" w:hAnsi="Times New Roman" w:cs="Times New Roman"/>
            <w:b w:val="0"/>
            <w:bCs w:val="0"/>
            <w:caps w:val="0"/>
            <w:noProof/>
            <w:webHidden/>
            <w:sz w:val="28"/>
            <w:szCs w:val="28"/>
            <w:rPrChange w:id="172" w:author="微软用户" w:date="2022-04-11T20:26:00Z">
              <w:rPr>
                <w:b w:val="0"/>
                <w:bCs w:val="0"/>
                <w:caps w:val="0"/>
                <w:noProof/>
                <w:webHidden/>
              </w:rPr>
            </w:rPrChange>
          </w:rPr>
          <w:tab/>
        </w:r>
        <w:r w:rsidR="00B75B6E" w:rsidRPr="00CD2DAD" w:rsidDel="00CD2DAD">
          <w:rPr>
            <w:rFonts w:ascii="Times New Roman" w:hAnsi="Times New Roman" w:cs="Times New Roman"/>
            <w:b w:val="0"/>
            <w:bCs w:val="0"/>
            <w:caps w:val="0"/>
            <w:noProof/>
            <w:webHidden/>
            <w:sz w:val="28"/>
            <w:szCs w:val="28"/>
            <w:rPrChange w:id="173" w:author="微软用户" w:date="2022-04-11T20:26:00Z">
              <w:rPr>
                <w:b w:val="0"/>
                <w:bCs w:val="0"/>
                <w:caps w:val="0"/>
                <w:noProof/>
                <w:webHidden/>
              </w:rPr>
            </w:rPrChange>
          </w:rPr>
          <w:fldChar w:fldCharType="begin"/>
        </w:r>
        <w:r w:rsidR="00B75B6E" w:rsidRPr="00CD2DAD" w:rsidDel="00CD2DAD">
          <w:rPr>
            <w:rFonts w:ascii="Times New Roman" w:hAnsi="Times New Roman" w:cs="Times New Roman"/>
            <w:b w:val="0"/>
            <w:bCs w:val="0"/>
            <w:caps w:val="0"/>
            <w:noProof/>
            <w:webHidden/>
            <w:sz w:val="28"/>
            <w:szCs w:val="28"/>
            <w:rPrChange w:id="174" w:author="微软用户" w:date="2022-04-11T20:26:00Z">
              <w:rPr>
                <w:b w:val="0"/>
                <w:bCs w:val="0"/>
                <w:caps w:val="0"/>
                <w:noProof/>
                <w:webHidden/>
              </w:rPr>
            </w:rPrChange>
          </w:rPr>
          <w:delInstrText xml:space="preserve"> PAGEREF _Toc100573187 \h </w:delInstrText>
        </w:r>
        <w:r w:rsidR="00B75B6E" w:rsidRPr="00CD2DAD" w:rsidDel="00CD2DAD">
          <w:rPr>
            <w:b w:val="0"/>
            <w:bCs w:val="0"/>
            <w:caps w:val="0"/>
            <w:noProof/>
            <w:webHidden/>
            <w:sz w:val="28"/>
            <w:szCs w:val="28"/>
            <w:rPrChange w:id="175" w:author="微软用户" w:date="2022-04-11T20:26:00Z">
              <w:rPr>
                <w:b w:val="0"/>
                <w:bCs w:val="0"/>
                <w:caps w:val="0"/>
                <w:noProof/>
                <w:webHidden/>
                <w:sz w:val="28"/>
                <w:szCs w:val="28"/>
              </w:rPr>
            </w:rPrChange>
          </w:rPr>
        </w:r>
        <w:r w:rsidR="00B75B6E" w:rsidRPr="00CD2DAD" w:rsidDel="00CD2DAD">
          <w:rPr>
            <w:rFonts w:ascii="Times New Roman" w:hAnsi="Times New Roman" w:cs="Times New Roman"/>
            <w:b w:val="0"/>
            <w:bCs w:val="0"/>
            <w:caps w:val="0"/>
            <w:noProof/>
            <w:webHidden/>
            <w:sz w:val="28"/>
            <w:szCs w:val="28"/>
            <w:rPrChange w:id="176" w:author="微软用户" w:date="2022-04-11T20:26:00Z">
              <w:rPr>
                <w:b w:val="0"/>
                <w:bCs w:val="0"/>
                <w:caps w:val="0"/>
                <w:noProof/>
                <w:webHidden/>
              </w:rPr>
            </w:rPrChange>
          </w:rPr>
          <w:fldChar w:fldCharType="separate"/>
        </w:r>
        <w:r w:rsidR="00B75B6E" w:rsidRPr="00CD2DAD" w:rsidDel="00CD2DAD">
          <w:rPr>
            <w:rFonts w:ascii="Times New Roman" w:hAnsi="Times New Roman" w:cs="Times New Roman"/>
            <w:b w:val="0"/>
            <w:bCs w:val="0"/>
            <w:caps w:val="0"/>
            <w:noProof/>
            <w:webHidden/>
            <w:sz w:val="28"/>
            <w:szCs w:val="28"/>
            <w:rPrChange w:id="177" w:author="微软用户" w:date="2022-04-11T20:26:00Z">
              <w:rPr>
                <w:b w:val="0"/>
                <w:bCs w:val="0"/>
                <w:caps w:val="0"/>
                <w:noProof/>
                <w:webHidden/>
              </w:rPr>
            </w:rPrChange>
          </w:rPr>
          <w:delText>I</w:delText>
        </w:r>
        <w:r w:rsidR="00B75B6E" w:rsidRPr="00CD2DAD" w:rsidDel="00CD2DAD">
          <w:rPr>
            <w:rFonts w:ascii="Times New Roman" w:hAnsi="Times New Roman" w:cs="Times New Roman"/>
            <w:b w:val="0"/>
            <w:bCs w:val="0"/>
            <w:caps w:val="0"/>
            <w:noProof/>
            <w:webHidden/>
            <w:sz w:val="28"/>
            <w:szCs w:val="28"/>
            <w:rPrChange w:id="178" w:author="微软用户" w:date="2022-04-11T20:26:00Z">
              <w:rPr>
                <w:b w:val="0"/>
                <w:bCs w:val="0"/>
                <w:caps w:val="0"/>
                <w:noProof/>
                <w:webHidden/>
              </w:rPr>
            </w:rPrChange>
          </w:rPr>
          <w:fldChar w:fldCharType="end"/>
        </w:r>
        <w:r w:rsidR="00B729B8" w:rsidRPr="00CD2DAD" w:rsidDel="00CD2DAD">
          <w:rPr>
            <w:rFonts w:ascii="Times New Roman" w:hAnsi="Times New Roman" w:cs="Times New Roman"/>
            <w:b w:val="0"/>
            <w:bCs w:val="0"/>
            <w:caps w:val="0"/>
            <w:noProof/>
            <w:sz w:val="28"/>
            <w:szCs w:val="28"/>
            <w:rPrChange w:id="179" w:author="微软用户" w:date="2022-04-11T20:26:00Z">
              <w:rPr>
                <w:b w:val="0"/>
                <w:bCs w:val="0"/>
                <w:caps w:val="0"/>
                <w:noProof/>
              </w:rPr>
            </w:rPrChange>
          </w:rPr>
          <w:fldChar w:fldCharType="end"/>
        </w:r>
      </w:del>
    </w:p>
    <w:p w14:paraId="6F5E7C52" w14:textId="5BC2FB26" w:rsidR="00B75B6E" w:rsidRPr="00CD2DAD" w:rsidDel="00CD2DAD" w:rsidRDefault="00B729B8" w:rsidP="00F35A40">
      <w:pPr>
        <w:pStyle w:val="TOC1"/>
        <w:rPr>
          <w:del w:id="180" w:author="微软用户" w:date="2022-04-11T20:24:00Z"/>
          <w:rFonts w:ascii="Times New Roman" w:eastAsiaTheme="minorEastAsia" w:hAnsi="Times New Roman" w:cs="Times New Roman"/>
          <w:b w:val="0"/>
          <w:bCs w:val="0"/>
          <w:caps w:val="0"/>
          <w:noProof/>
          <w:sz w:val="28"/>
          <w:szCs w:val="28"/>
          <w:rPrChange w:id="181" w:author="微软用户" w:date="2022-04-11T20:26:00Z">
            <w:rPr>
              <w:del w:id="182" w:author="微软用户" w:date="2022-04-11T20:24:00Z"/>
              <w:rFonts w:asciiTheme="minorHAnsi" w:eastAsiaTheme="minorEastAsia" w:hAnsiTheme="minorHAnsi" w:cstheme="minorBidi"/>
              <w:b w:val="0"/>
              <w:bCs w:val="0"/>
              <w:caps w:val="0"/>
              <w:noProof/>
              <w:sz w:val="21"/>
              <w:szCs w:val="22"/>
            </w:rPr>
          </w:rPrChange>
        </w:rPr>
      </w:pPr>
      <w:del w:id="183" w:author="微软用户" w:date="2022-04-11T20:24:00Z">
        <w:r w:rsidRPr="00CD2DAD" w:rsidDel="00CD2DAD">
          <w:rPr>
            <w:rStyle w:val="af7"/>
            <w:noProof/>
            <w:sz w:val="28"/>
            <w:szCs w:val="28"/>
            <w:rPrChange w:id="184" w:author="微软用户" w:date="2022-04-11T20:26:00Z">
              <w:rPr>
                <w:rStyle w:val="af7"/>
              </w:rPr>
            </w:rPrChange>
          </w:rPr>
          <w:fldChar w:fldCharType="begin"/>
        </w:r>
        <w:r w:rsidRPr="00CD2DAD" w:rsidDel="00CD2DAD">
          <w:rPr>
            <w:rStyle w:val="af7"/>
            <w:rFonts w:ascii="Times New Roman" w:hAnsi="Times New Roman" w:cs="Times New Roman"/>
            <w:b w:val="0"/>
            <w:bCs w:val="0"/>
            <w:caps w:val="0"/>
            <w:noProof/>
            <w:sz w:val="28"/>
            <w:szCs w:val="28"/>
            <w:rPrChange w:id="185" w:author="微软用户" w:date="2022-04-11T20:26:00Z">
              <w:rPr>
                <w:rStyle w:val="af7"/>
                <w:b w:val="0"/>
                <w:bCs w:val="0"/>
                <w:caps w:val="0"/>
                <w:noProof/>
              </w:rPr>
            </w:rPrChange>
          </w:rPr>
          <w:delInstrText xml:space="preserve"> HYPERLINK \l "_Toc100573188" </w:delInstrText>
        </w:r>
        <w:r w:rsidRPr="00CD2DAD" w:rsidDel="00CD2DAD">
          <w:rPr>
            <w:rStyle w:val="af7"/>
            <w:noProof/>
            <w:sz w:val="28"/>
            <w:szCs w:val="28"/>
            <w:rPrChange w:id="186" w:author="微软用户" w:date="2022-04-11T20:26:00Z">
              <w:rPr>
                <w:b w:val="0"/>
                <w:bCs w:val="0"/>
                <w:caps w:val="0"/>
                <w:noProof/>
              </w:rPr>
            </w:rPrChange>
          </w:rPr>
          <w:fldChar w:fldCharType="separate"/>
        </w:r>
        <w:r w:rsidR="00B75B6E" w:rsidRPr="00CD2DAD" w:rsidDel="00CD2DAD">
          <w:rPr>
            <w:rStyle w:val="af7"/>
            <w:rFonts w:ascii="Times New Roman" w:hAnsi="Times New Roman" w:cs="Times New Roman"/>
            <w:b w:val="0"/>
            <w:bCs w:val="0"/>
            <w:caps w:val="0"/>
            <w:noProof/>
            <w:sz w:val="28"/>
            <w:szCs w:val="28"/>
            <w:rPrChange w:id="187" w:author="微软用户" w:date="2022-04-11T20:26:00Z">
              <w:rPr>
                <w:rStyle w:val="af7"/>
                <w:b w:val="0"/>
                <w:bCs w:val="0"/>
                <w:caps w:val="0"/>
                <w:noProof/>
              </w:rPr>
            </w:rPrChange>
          </w:rPr>
          <w:delText>A Dissertation Submitted in Partial Fulfillment of the Requirements</w:delText>
        </w:r>
        <w:r w:rsidR="00B75B6E" w:rsidRPr="00CD2DAD" w:rsidDel="00CD2DAD">
          <w:rPr>
            <w:rFonts w:ascii="Times New Roman" w:hAnsi="Times New Roman" w:cs="Times New Roman"/>
            <w:b w:val="0"/>
            <w:bCs w:val="0"/>
            <w:caps w:val="0"/>
            <w:noProof/>
            <w:webHidden/>
            <w:sz w:val="28"/>
            <w:szCs w:val="28"/>
            <w:rPrChange w:id="188" w:author="微软用户" w:date="2022-04-11T20:26:00Z">
              <w:rPr>
                <w:b w:val="0"/>
                <w:bCs w:val="0"/>
                <w:caps w:val="0"/>
                <w:noProof/>
                <w:webHidden/>
              </w:rPr>
            </w:rPrChange>
          </w:rPr>
          <w:tab/>
        </w:r>
        <w:r w:rsidR="00B75B6E" w:rsidRPr="00CD2DAD" w:rsidDel="00CD2DAD">
          <w:rPr>
            <w:rFonts w:ascii="Times New Roman" w:hAnsi="Times New Roman" w:cs="Times New Roman"/>
            <w:b w:val="0"/>
            <w:bCs w:val="0"/>
            <w:caps w:val="0"/>
            <w:noProof/>
            <w:webHidden/>
            <w:sz w:val="28"/>
            <w:szCs w:val="28"/>
            <w:rPrChange w:id="189" w:author="微软用户" w:date="2022-04-11T20:26:00Z">
              <w:rPr>
                <w:b w:val="0"/>
                <w:bCs w:val="0"/>
                <w:caps w:val="0"/>
                <w:noProof/>
                <w:webHidden/>
              </w:rPr>
            </w:rPrChange>
          </w:rPr>
          <w:fldChar w:fldCharType="begin"/>
        </w:r>
        <w:r w:rsidR="00B75B6E" w:rsidRPr="00CD2DAD" w:rsidDel="00CD2DAD">
          <w:rPr>
            <w:rFonts w:ascii="Times New Roman" w:hAnsi="Times New Roman" w:cs="Times New Roman"/>
            <w:b w:val="0"/>
            <w:bCs w:val="0"/>
            <w:caps w:val="0"/>
            <w:noProof/>
            <w:webHidden/>
            <w:sz w:val="28"/>
            <w:szCs w:val="28"/>
            <w:rPrChange w:id="190" w:author="微软用户" w:date="2022-04-11T20:26:00Z">
              <w:rPr>
                <w:b w:val="0"/>
                <w:bCs w:val="0"/>
                <w:caps w:val="0"/>
                <w:noProof/>
                <w:webHidden/>
              </w:rPr>
            </w:rPrChange>
          </w:rPr>
          <w:delInstrText xml:space="preserve"> PAGEREF _Toc100573188 \h </w:delInstrText>
        </w:r>
        <w:r w:rsidR="00B75B6E" w:rsidRPr="00CD2DAD" w:rsidDel="00CD2DAD">
          <w:rPr>
            <w:b w:val="0"/>
            <w:bCs w:val="0"/>
            <w:caps w:val="0"/>
            <w:noProof/>
            <w:webHidden/>
            <w:sz w:val="28"/>
            <w:szCs w:val="28"/>
            <w:rPrChange w:id="191" w:author="微软用户" w:date="2022-04-11T20:26:00Z">
              <w:rPr>
                <w:b w:val="0"/>
                <w:bCs w:val="0"/>
                <w:caps w:val="0"/>
                <w:noProof/>
                <w:webHidden/>
                <w:sz w:val="28"/>
                <w:szCs w:val="28"/>
              </w:rPr>
            </w:rPrChange>
          </w:rPr>
        </w:r>
        <w:r w:rsidR="00B75B6E" w:rsidRPr="00CD2DAD" w:rsidDel="00CD2DAD">
          <w:rPr>
            <w:rFonts w:ascii="Times New Roman" w:hAnsi="Times New Roman" w:cs="Times New Roman"/>
            <w:b w:val="0"/>
            <w:bCs w:val="0"/>
            <w:caps w:val="0"/>
            <w:noProof/>
            <w:webHidden/>
            <w:sz w:val="28"/>
            <w:szCs w:val="28"/>
            <w:rPrChange w:id="192" w:author="微软用户" w:date="2022-04-11T20:26:00Z">
              <w:rPr>
                <w:b w:val="0"/>
                <w:bCs w:val="0"/>
                <w:caps w:val="0"/>
                <w:noProof/>
                <w:webHidden/>
              </w:rPr>
            </w:rPrChange>
          </w:rPr>
          <w:fldChar w:fldCharType="separate"/>
        </w:r>
        <w:r w:rsidR="00B75B6E" w:rsidRPr="00CD2DAD" w:rsidDel="00CD2DAD">
          <w:rPr>
            <w:rFonts w:ascii="Times New Roman" w:hAnsi="Times New Roman" w:cs="Times New Roman"/>
            <w:b w:val="0"/>
            <w:bCs w:val="0"/>
            <w:caps w:val="0"/>
            <w:noProof/>
            <w:webHidden/>
            <w:sz w:val="28"/>
            <w:szCs w:val="28"/>
            <w:rPrChange w:id="193" w:author="微软用户" w:date="2022-04-11T20:26:00Z">
              <w:rPr>
                <w:b w:val="0"/>
                <w:bCs w:val="0"/>
                <w:caps w:val="0"/>
                <w:noProof/>
                <w:webHidden/>
              </w:rPr>
            </w:rPrChange>
          </w:rPr>
          <w:delText>II</w:delText>
        </w:r>
        <w:r w:rsidR="00B75B6E" w:rsidRPr="00CD2DAD" w:rsidDel="00CD2DAD">
          <w:rPr>
            <w:rFonts w:ascii="Times New Roman" w:hAnsi="Times New Roman" w:cs="Times New Roman"/>
            <w:b w:val="0"/>
            <w:bCs w:val="0"/>
            <w:caps w:val="0"/>
            <w:noProof/>
            <w:webHidden/>
            <w:sz w:val="28"/>
            <w:szCs w:val="28"/>
            <w:rPrChange w:id="194" w:author="微软用户" w:date="2022-04-11T20:26:00Z">
              <w:rPr>
                <w:b w:val="0"/>
                <w:bCs w:val="0"/>
                <w:caps w:val="0"/>
                <w:noProof/>
                <w:webHidden/>
              </w:rPr>
            </w:rPrChange>
          </w:rPr>
          <w:fldChar w:fldCharType="end"/>
        </w:r>
        <w:r w:rsidRPr="00CD2DAD" w:rsidDel="00CD2DAD">
          <w:rPr>
            <w:rFonts w:ascii="Times New Roman" w:hAnsi="Times New Roman" w:cs="Times New Roman"/>
            <w:b w:val="0"/>
            <w:bCs w:val="0"/>
            <w:caps w:val="0"/>
            <w:noProof/>
            <w:sz w:val="28"/>
            <w:szCs w:val="28"/>
            <w:rPrChange w:id="195" w:author="微软用户" w:date="2022-04-11T20:26:00Z">
              <w:rPr>
                <w:b w:val="0"/>
                <w:bCs w:val="0"/>
                <w:caps w:val="0"/>
                <w:noProof/>
              </w:rPr>
            </w:rPrChange>
          </w:rPr>
          <w:fldChar w:fldCharType="end"/>
        </w:r>
      </w:del>
    </w:p>
    <w:p w14:paraId="16D453BF" w14:textId="3145F942" w:rsidR="00B75B6E" w:rsidRPr="00CD2DAD" w:rsidRDefault="00B729B8">
      <w:pPr>
        <w:pStyle w:val="TOC1"/>
        <w:rPr>
          <w:rFonts w:ascii="Times New Roman" w:eastAsiaTheme="minorEastAsia" w:hAnsi="Times New Roman" w:cs="Times New Roman"/>
          <w:b w:val="0"/>
          <w:bCs w:val="0"/>
          <w:caps w:val="0"/>
          <w:noProof/>
          <w:sz w:val="28"/>
          <w:szCs w:val="28"/>
          <w:rPrChange w:id="196" w:author="微软用户" w:date="2022-04-11T20:26:00Z">
            <w:rPr>
              <w:rFonts w:asciiTheme="minorHAnsi" w:eastAsiaTheme="minorEastAsia" w:hAnsiTheme="minorHAnsi" w:cstheme="minorBidi"/>
              <w:b w:val="0"/>
              <w:bCs w:val="0"/>
              <w:caps w:val="0"/>
              <w:noProof/>
              <w:sz w:val="21"/>
              <w:szCs w:val="22"/>
            </w:rPr>
          </w:rPrChange>
        </w:rPr>
      </w:pPr>
      <w:del w:id="197" w:author="微软用户" w:date="2022-04-11T20:24:00Z">
        <w:r w:rsidRPr="00CD2DAD" w:rsidDel="00CD2DAD">
          <w:rPr>
            <w:rStyle w:val="af7"/>
            <w:rFonts w:ascii="Times New Roman" w:hAnsi="Times New Roman" w:cs="Times New Roman"/>
            <w:noProof/>
            <w:sz w:val="28"/>
            <w:szCs w:val="28"/>
            <w:rPrChange w:id="198" w:author="微软用户" w:date="2022-04-11T20:26:00Z">
              <w:rPr>
                <w:rStyle w:val="af7"/>
              </w:rPr>
            </w:rPrChange>
          </w:rPr>
          <w:fldChar w:fldCharType="begin"/>
        </w:r>
        <w:r w:rsidRPr="00CD2DAD" w:rsidDel="00CD2DAD">
          <w:rPr>
            <w:rStyle w:val="af7"/>
            <w:rFonts w:ascii="Times New Roman" w:hAnsi="Times New Roman" w:cs="Times New Roman"/>
            <w:noProof/>
            <w:sz w:val="28"/>
            <w:szCs w:val="28"/>
            <w:rPrChange w:id="199" w:author="微软用户" w:date="2022-04-11T20:26:00Z">
              <w:rPr>
                <w:rStyle w:val="af7"/>
                <w:noProof/>
              </w:rPr>
            </w:rPrChange>
          </w:rPr>
          <w:delInstrText xml:space="preserve"> HYPERLINK \l "_Toc100573189" </w:delInstrText>
        </w:r>
        <w:r w:rsidRPr="00CD2DAD" w:rsidDel="00CD2DAD">
          <w:rPr>
            <w:rStyle w:val="af7"/>
            <w:rFonts w:ascii="Times New Roman" w:hAnsi="Times New Roman" w:cs="Times New Roman"/>
            <w:noProof/>
            <w:sz w:val="28"/>
            <w:szCs w:val="28"/>
            <w:rPrChange w:id="200" w:author="微软用户" w:date="2022-04-11T20:26:00Z">
              <w:rPr>
                <w:noProof/>
              </w:rPr>
            </w:rPrChange>
          </w:rPr>
          <w:fldChar w:fldCharType="separate"/>
        </w:r>
        <w:r w:rsidR="00B75B6E" w:rsidRPr="00CD2DAD" w:rsidDel="00CD2DAD">
          <w:rPr>
            <w:rStyle w:val="af7"/>
            <w:rFonts w:ascii="Times New Roman" w:hAnsi="Times New Roman" w:cs="Times New Roman"/>
            <w:noProof/>
            <w:sz w:val="28"/>
            <w:szCs w:val="28"/>
            <w:rPrChange w:id="201" w:author="微软用户" w:date="2022-04-11T20:26:00Z">
              <w:rPr>
                <w:rStyle w:val="af7"/>
                <w:noProof/>
              </w:rPr>
            </w:rPrChange>
          </w:rPr>
          <w:delText>for the Master Degree in Engineering</w:delText>
        </w:r>
        <w:r w:rsidR="00B75B6E" w:rsidRPr="00CD2DAD" w:rsidDel="00CD2DAD">
          <w:rPr>
            <w:rFonts w:ascii="Times New Roman" w:hAnsi="Times New Roman" w:cs="Times New Roman"/>
            <w:noProof/>
            <w:webHidden/>
            <w:sz w:val="28"/>
            <w:szCs w:val="28"/>
            <w:rPrChange w:id="202" w:author="微软用户" w:date="2022-04-11T20:26:00Z">
              <w:rPr>
                <w:noProof/>
                <w:webHidden/>
              </w:rPr>
            </w:rPrChange>
          </w:rPr>
          <w:tab/>
        </w:r>
        <w:r w:rsidR="00B75B6E" w:rsidRPr="00CD2DAD" w:rsidDel="00CD2DAD">
          <w:rPr>
            <w:rFonts w:ascii="Times New Roman" w:hAnsi="Times New Roman" w:cs="Times New Roman"/>
            <w:noProof/>
            <w:webHidden/>
            <w:sz w:val="28"/>
            <w:szCs w:val="28"/>
            <w:rPrChange w:id="203" w:author="微软用户" w:date="2022-04-11T20:26:00Z">
              <w:rPr>
                <w:noProof/>
                <w:webHidden/>
              </w:rPr>
            </w:rPrChange>
          </w:rPr>
          <w:fldChar w:fldCharType="begin"/>
        </w:r>
        <w:r w:rsidR="00B75B6E" w:rsidRPr="00CD2DAD" w:rsidDel="00CD2DAD">
          <w:rPr>
            <w:rFonts w:ascii="Times New Roman" w:hAnsi="Times New Roman" w:cs="Times New Roman"/>
            <w:noProof/>
            <w:webHidden/>
            <w:sz w:val="28"/>
            <w:szCs w:val="28"/>
            <w:rPrChange w:id="204" w:author="微软用户" w:date="2022-04-11T20:26:00Z">
              <w:rPr>
                <w:noProof/>
                <w:webHidden/>
              </w:rPr>
            </w:rPrChange>
          </w:rPr>
          <w:delInstrText xml:space="preserve"> PAGEREF _Toc100573189 \h </w:delInstrText>
        </w:r>
        <w:r w:rsidR="00B75B6E" w:rsidRPr="00CD2DAD" w:rsidDel="00CD2DAD">
          <w:rPr>
            <w:rFonts w:ascii="Times New Roman" w:hAnsi="Times New Roman" w:cs="Times New Roman"/>
            <w:noProof/>
            <w:webHidden/>
            <w:sz w:val="28"/>
            <w:szCs w:val="28"/>
            <w:rPrChange w:id="205" w:author="微软用户" w:date="2022-04-11T20:26:00Z">
              <w:rPr>
                <w:rFonts w:ascii="Times New Roman" w:hAnsi="Times New Roman" w:cs="Times New Roman"/>
                <w:noProof/>
                <w:webHidden/>
                <w:sz w:val="28"/>
                <w:szCs w:val="28"/>
              </w:rPr>
            </w:rPrChange>
          </w:rPr>
        </w:r>
        <w:r w:rsidR="00B75B6E" w:rsidRPr="00CD2DAD" w:rsidDel="00CD2DAD">
          <w:rPr>
            <w:rFonts w:ascii="Times New Roman" w:hAnsi="Times New Roman" w:cs="Times New Roman"/>
            <w:noProof/>
            <w:webHidden/>
            <w:sz w:val="28"/>
            <w:szCs w:val="28"/>
            <w:rPrChange w:id="206" w:author="微软用户" w:date="2022-04-11T20:26:00Z">
              <w:rPr>
                <w:noProof/>
                <w:webHidden/>
              </w:rPr>
            </w:rPrChange>
          </w:rPr>
          <w:fldChar w:fldCharType="separate"/>
        </w:r>
        <w:r w:rsidR="00B75B6E" w:rsidRPr="00CD2DAD" w:rsidDel="00CD2DAD">
          <w:rPr>
            <w:rFonts w:ascii="Times New Roman" w:hAnsi="Times New Roman" w:cs="Times New Roman"/>
            <w:noProof/>
            <w:webHidden/>
            <w:sz w:val="28"/>
            <w:szCs w:val="28"/>
            <w:rPrChange w:id="207" w:author="微软用户" w:date="2022-04-11T20:26:00Z">
              <w:rPr>
                <w:noProof/>
                <w:webHidden/>
              </w:rPr>
            </w:rPrChange>
          </w:rPr>
          <w:delText>II</w:delText>
        </w:r>
        <w:r w:rsidR="00B75B6E" w:rsidRPr="00CD2DAD" w:rsidDel="00CD2DAD">
          <w:rPr>
            <w:rFonts w:ascii="Times New Roman" w:hAnsi="Times New Roman" w:cs="Times New Roman"/>
            <w:noProof/>
            <w:webHidden/>
            <w:sz w:val="28"/>
            <w:szCs w:val="28"/>
            <w:rPrChange w:id="208" w:author="微软用户" w:date="2022-04-11T20:26:00Z">
              <w:rPr>
                <w:noProof/>
                <w:webHidden/>
              </w:rPr>
            </w:rPrChange>
          </w:rPr>
          <w:fldChar w:fldCharType="end"/>
        </w:r>
        <w:r w:rsidRPr="00CD2DAD" w:rsidDel="00CD2DAD">
          <w:rPr>
            <w:rFonts w:ascii="Times New Roman" w:hAnsi="Times New Roman" w:cs="Times New Roman"/>
            <w:noProof/>
            <w:sz w:val="28"/>
            <w:szCs w:val="28"/>
            <w:rPrChange w:id="209" w:author="微软用户" w:date="2022-04-11T20:26:00Z">
              <w:rPr>
                <w:noProof/>
              </w:rPr>
            </w:rPrChange>
          </w:rPr>
          <w:fldChar w:fldCharType="end"/>
        </w:r>
      </w:del>
    </w:p>
    <w:p w14:paraId="6A9D86E6" w14:textId="7C6BB59B" w:rsidR="00B75B6E" w:rsidRPr="00CD2DAD" w:rsidRDefault="00B729B8">
      <w:pPr>
        <w:pStyle w:val="TOC1"/>
        <w:rPr>
          <w:rFonts w:ascii="Times New Roman" w:eastAsiaTheme="minorEastAsia" w:hAnsi="Times New Roman" w:cs="Times New Roman"/>
          <w:b w:val="0"/>
          <w:bCs w:val="0"/>
          <w:caps w:val="0"/>
          <w:noProof/>
          <w:sz w:val="28"/>
          <w:szCs w:val="28"/>
          <w:rPrChange w:id="210" w:author="微软用户" w:date="2022-04-11T20:26:00Z">
            <w:rPr>
              <w:rFonts w:asciiTheme="minorHAnsi" w:eastAsiaTheme="minorEastAsia" w:hAnsiTheme="minorHAnsi" w:cstheme="minorBidi"/>
              <w:b w:val="0"/>
              <w:bCs w:val="0"/>
              <w:caps w:val="0"/>
              <w:noProof/>
              <w:sz w:val="21"/>
              <w:szCs w:val="22"/>
            </w:rPr>
          </w:rPrChange>
        </w:rPr>
      </w:pPr>
      <w:r w:rsidRPr="00CD2DAD">
        <w:rPr>
          <w:rStyle w:val="af7"/>
          <w:rFonts w:ascii="Times New Roman" w:hAnsi="Times New Roman" w:cs="Times New Roman"/>
          <w:noProof/>
          <w:sz w:val="28"/>
          <w:szCs w:val="28"/>
          <w:rPrChange w:id="211" w:author="微软用户" w:date="2022-04-11T20:26:00Z">
            <w:rPr>
              <w:rStyle w:val="af7"/>
            </w:rPr>
          </w:rPrChange>
        </w:rPr>
        <w:fldChar w:fldCharType="begin"/>
      </w:r>
      <w:r w:rsidRPr="00CD2DAD">
        <w:rPr>
          <w:rStyle w:val="af7"/>
          <w:rFonts w:ascii="Times New Roman" w:hAnsi="Times New Roman" w:cs="Times New Roman"/>
          <w:noProof/>
          <w:sz w:val="28"/>
          <w:szCs w:val="28"/>
          <w:rPrChange w:id="212" w:author="微软用户" w:date="2022-04-11T20:26:00Z">
            <w:rPr>
              <w:rStyle w:val="af7"/>
              <w:noProof/>
            </w:rPr>
          </w:rPrChange>
        </w:rPr>
        <w:instrText xml:space="preserve"> HYPERLINK \l "_Toc100573190" </w:instrText>
      </w:r>
      <w:r w:rsidRPr="00CD2DAD">
        <w:rPr>
          <w:rStyle w:val="af7"/>
          <w:rFonts w:ascii="Times New Roman" w:hAnsi="Times New Roman" w:cs="Times New Roman"/>
          <w:noProof/>
          <w:sz w:val="28"/>
          <w:szCs w:val="28"/>
          <w:rPrChange w:id="213" w:author="微软用户" w:date="2022-04-11T20:26:00Z">
            <w:rPr>
              <w:noProof/>
            </w:rPr>
          </w:rPrChange>
        </w:rPr>
        <w:fldChar w:fldCharType="separate"/>
      </w:r>
      <w:r w:rsidR="00B75B6E" w:rsidRPr="00CD2DAD">
        <w:rPr>
          <w:rStyle w:val="af7"/>
          <w:rFonts w:ascii="Times New Roman" w:hAnsi="Times New Roman" w:cs="Times New Roman"/>
          <w:noProof/>
          <w:sz w:val="28"/>
          <w:szCs w:val="28"/>
          <w:rPrChange w:id="214" w:author="微软用户" w:date="2022-04-11T20:26:00Z">
            <w:rPr>
              <w:rStyle w:val="af7"/>
              <w:noProof/>
            </w:rPr>
          </w:rPrChange>
        </w:rPr>
        <w:t>摘</w:t>
      </w:r>
      <w:r w:rsidR="00B75B6E" w:rsidRPr="00CD2DAD">
        <w:rPr>
          <w:rStyle w:val="af7"/>
          <w:rFonts w:ascii="Times New Roman" w:hAnsi="Times New Roman" w:cs="Times New Roman"/>
          <w:noProof/>
          <w:sz w:val="28"/>
          <w:szCs w:val="28"/>
          <w:rPrChange w:id="215" w:author="微软用户" w:date="2022-04-11T20:26:00Z">
            <w:rPr>
              <w:rStyle w:val="af7"/>
              <w:noProof/>
            </w:rPr>
          </w:rPrChange>
        </w:rPr>
        <w:t xml:space="preserve">  </w:t>
      </w:r>
      <w:r w:rsidR="00B75B6E" w:rsidRPr="00CD2DAD">
        <w:rPr>
          <w:rStyle w:val="af7"/>
          <w:rFonts w:ascii="Times New Roman" w:hAnsi="Times New Roman" w:cs="Times New Roman"/>
          <w:noProof/>
          <w:sz w:val="28"/>
          <w:szCs w:val="28"/>
          <w:rPrChange w:id="216" w:author="微软用户" w:date="2022-04-11T20:26:00Z">
            <w:rPr>
              <w:rStyle w:val="af7"/>
              <w:noProof/>
            </w:rPr>
          </w:rPrChange>
        </w:rPr>
        <w:t>要</w:t>
      </w:r>
      <w:r w:rsidR="00B75B6E" w:rsidRPr="00CD2DAD">
        <w:rPr>
          <w:rFonts w:ascii="Times New Roman" w:hAnsi="Times New Roman" w:cs="Times New Roman"/>
          <w:noProof/>
          <w:webHidden/>
          <w:sz w:val="28"/>
          <w:szCs w:val="28"/>
          <w:rPrChange w:id="217" w:author="微软用户" w:date="2022-04-11T20:26:00Z">
            <w:rPr>
              <w:noProof/>
              <w:webHidden/>
            </w:rPr>
          </w:rPrChange>
        </w:rPr>
        <w:tab/>
      </w:r>
      <w:r w:rsidR="00B75B6E" w:rsidRPr="00CD2DAD">
        <w:rPr>
          <w:rFonts w:ascii="Times New Roman" w:hAnsi="Times New Roman" w:cs="Times New Roman"/>
          <w:noProof/>
          <w:webHidden/>
          <w:sz w:val="28"/>
          <w:szCs w:val="28"/>
          <w:rPrChange w:id="218" w:author="微软用户" w:date="2022-04-11T20:26:00Z">
            <w:rPr>
              <w:noProof/>
              <w:webHidden/>
            </w:rPr>
          </w:rPrChange>
        </w:rPr>
        <w:fldChar w:fldCharType="begin"/>
      </w:r>
      <w:r w:rsidR="00B75B6E" w:rsidRPr="00CD2DAD">
        <w:rPr>
          <w:rFonts w:ascii="Times New Roman" w:hAnsi="Times New Roman" w:cs="Times New Roman"/>
          <w:noProof/>
          <w:webHidden/>
          <w:sz w:val="28"/>
          <w:szCs w:val="28"/>
          <w:rPrChange w:id="219" w:author="微软用户" w:date="2022-04-11T20:26:00Z">
            <w:rPr>
              <w:noProof/>
              <w:webHidden/>
            </w:rPr>
          </w:rPrChange>
        </w:rPr>
        <w:instrText xml:space="preserve"> PAGEREF _Toc100573190 \h </w:instrText>
      </w:r>
      <w:r w:rsidR="00B75B6E" w:rsidRPr="00CD2DAD">
        <w:rPr>
          <w:rFonts w:ascii="Times New Roman" w:hAnsi="Times New Roman" w:cs="Times New Roman"/>
          <w:noProof/>
          <w:webHidden/>
          <w:sz w:val="28"/>
          <w:szCs w:val="28"/>
          <w:rPrChange w:id="220" w:author="微软用户" w:date="2022-04-11T20:26:00Z">
            <w:rPr>
              <w:rFonts w:ascii="Times New Roman" w:hAnsi="Times New Roman" w:cs="Times New Roman"/>
              <w:noProof/>
              <w:webHidden/>
              <w:sz w:val="28"/>
              <w:szCs w:val="28"/>
            </w:rPr>
          </w:rPrChange>
        </w:rPr>
      </w:r>
      <w:r w:rsidR="00B75B6E" w:rsidRPr="00CD2DAD">
        <w:rPr>
          <w:rFonts w:ascii="Times New Roman" w:hAnsi="Times New Roman" w:cs="Times New Roman"/>
          <w:noProof/>
          <w:webHidden/>
          <w:sz w:val="28"/>
          <w:szCs w:val="28"/>
          <w:rPrChange w:id="221" w:author="微软用户" w:date="2022-04-11T20:26:00Z">
            <w:rPr>
              <w:noProof/>
              <w:webHidden/>
            </w:rPr>
          </w:rPrChange>
        </w:rPr>
        <w:fldChar w:fldCharType="separate"/>
      </w:r>
      <w:r w:rsidR="00B75B6E" w:rsidRPr="00CD2DAD">
        <w:rPr>
          <w:rFonts w:ascii="Times New Roman" w:hAnsi="Times New Roman" w:cs="Times New Roman"/>
          <w:noProof/>
          <w:webHidden/>
          <w:sz w:val="28"/>
          <w:szCs w:val="28"/>
          <w:rPrChange w:id="222" w:author="微软用户" w:date="2022-04-11T20:26:00Z">
            <w:rPr>
              <w:noProof/>
              <w:webHidden/>
            </w:rPr>
          </w:rPrChange>
        </w:rPr>
        <w:t>I</w:t>
      </w:r>
      <w:r w:rsidR="00B75B6E" w:rsidRPr="00CD2DAD">
        <w:rPr>
          <w:rFonts w:ascii="Times New Roman" w:hAnsi="Times New Roman" w:cs="Times New Roman"/>
          <w:noProof/>
          <w:webHidden/>
          <w:sz w:val="28"/>
          <w:szCs w:val="28"/>
          <w:rPrChange w:id="223" w:author="微软用户" w:date="2022-04-11T20:26:00Z">
            <w:rPr>
              <w:noProof/>
              <w:webHidden/>
            </w:rPr>
          </w:rPrChange>
        </w:rPr>
        <w:fldChar w:fldCharType="end"/>
      </w:r>
      <w:r w:rsidRPr="00CD2DAD">
        <w:rPr>
          <w:rFonts w:ascii="Times New Roman" w:hAnsi="Times New Roman" w:cs="Times New Roman"/>
          <w:noProof/>
          <w:sz w:val="28"/>
          <w:szCs w:val="28"/>
          <w:rPrChange w:id="224" w:author="微软用户" w:date="2022-04-11T20:26:00Z">
            <w:rPr>
              <w:noProof/>
            </w:rPr>
          </w:rPrChange>
        </w:rPr>
        <w:fldChar w:fldCharType="end"/>
      </w:r>
    </w:p>
    <w:p w14:paraId="384D0E75" w14:textId="3FA53F2D" w:rsidR="00B75B6E" w:rsidRPr="00CD2DAD" w:rsidRDefault="00B729B8">
      <w:pPr>
        <w:pStyle w:val="TOC1"/>
        <w:rPr>
          <w:rFonts w:ascii="Times New Roman" w:eastAsiaTheme="minorEastAsia" w:hAnsi="Times New Roman" w:cs="Times New Roman"/>
          <w:b w:val="0"/>
          <w:bCs w:val="0"/>
          <w:caps w:val="0"/>
          <w:noProof/>
          <w:sz w:val="28"/>
          <w:szCs w:val="28"/>
          <w:rPrChange w:id="225" w:author="微软用户" w:date="2022-04-11T20:26:00Z">
            <w:rPr>
              <w:rFonts w:asciiTheme="minorHAnsi" w:eastAsiaTheme="minorEastAsia" w:hAnsiTheme="minorHAnsi" w:cstheme="minorBidi"/>
              <w:b w:val="0"/>
              <w:bCs w:val="0"/>
              <w:caps w:val="0"/>
              <w:noProof/>
              <w:sz w:val="21"/>
              <w:szCs w:val="22"/>
            </w:rPr>
          </w:rPrChange>
        </w:rPr>
      </w:pPr>
      <w:r w:rsidRPr="00CD2DAD">
        <w:rPr>
          <w:rStyle w:val="af7"/>
          <w:rFonts w:ascii="Times New Roman" w:hAnsi="Times New Roman" w:cs="Times New Roman"/>
          <w:noProof/>
          <w:sz w:val="28"/>
          <w:szCs w:val="28"/>
          <w:rPrChange w:id="226" w:author="微软用户" w:date="2022-04-11T20:26:00Z">
            <w:rPr>
              <w:rStyle w:val="af7"/>
            </w:rPr>
          </w:rPrChange>
        </w:rPr>
        <w:fldChar w:fldCharType="begin"/>
      </w:r>
      <w:r w:rsidRPr="00CD2DAD">
        <w:rPr>
          <w:rStyle w:val="af7"/>
          <w:rFonts w:ascii="Times New Roman" w:hAnsi="Times New Roman" w:cs="Times New Roman"/>
          <w:noProof/>
          <w:sz w:val="28"/>
          <w:szCs w:val="28"/>
          <w:rPrChange w:id="227" w:author="微软用户" w:date="2022-04-11T20:26:00Z">
            <w:rPr>
              <w:rStyle w:val="af7"/>
              <w:noProof/>
            </w:rPr>
          </w:rPrChange>
        </w:rPr>
        <w:instrText xml:space="preserve"> HYPERLINK \l "_Toc100573191" </w:instrText>
      </w:r>
      <w:r w:rsidRPr="00CD2DAD">
        <w:rPr>
          <w:rStyle w:val="af7"/>
          <w:rFonts w:ascii="Times New Roman" w:hAnsi="Times New Roman" w:cs="Times New Roman"/>
          <w:noProof/>
          <w:sz w:val="28"/>
          <w:szCs w:val="28"/>
          <w:rPrChange w:id="228" w:author="微软用户" w:date="2022-04-11T20:26:00Z">
            <w:rPr>
              <w:noProof/>
            </w:rPr>
          </w:rPrChange>
        </w:rPr>
        <w:fldChar w:fldCharType="separate"/>
      </w:r>
      <w:r w:rsidR="00B75B6E" w:rsidRPr="00CD2DAD">
        <w:rPr>
          <w:rStyle w:val="af7"/>
          <w:rFonts w:ascii="Times New Roman" w:hAnsi="Times New Roman" w:cs="Times New Roman"/>
          <w:noProof/>
          <w:sz w:val="28"/>
          <w:szCs w:val="28"/>
          <w:rPrChange w:id="229" w:author="微软用户" w:date="2022-04-11T20:26:00Z">
            <w:rPr>
              <w:rStyle w:val="af7"/>
              <w:noProof/>
            </w:rPr>
          </w:rPrChange>
        </w:rPr>
        <w:t>Abstract</w:t>
      </w:r>
      <w:r w:rsidR="00B75B6E" w:rsidRPr="00CD2DAD">
        <w:rPr>
          <w:rFonts w:ascii="Times New Roman" w:hAnsi="Times New Roman" w:cs="Times New Roman"/>
          <w:noProof/>
          <w:webHidden/>
          <w:sz w:val="28"/>
          <w:szCs w:val="28"/>
          <w:rPrChange w:id="230" w:author="微软用户" w:date="2022-04-11T20:26:00Z">
            <w:rPr>
              <w:noProof/>
              <w:webHidden/>
            </w:rPr>
          </w:rPrChange>
        </w:rPr>
        <w:tab/>
      </w:r>
      <w:r w:rsidR="00B75B6E" w:rsidRPr="00CD2DAD">
        <w:rPr>
          <w:rFonts w:ascii="Times New Roman" w:hAnsi="Times New Roman" w:cs="Times New Roman"/>
          <w:noProof/>
          <w:webHidden/>
          <w:sz w:val="28"/>
          <w:szCs w:val="28"/>
          <w:rPrChange w:id="231" w:author="微软用户" w:date="2022-04-11T20:26:00Z">
            <w:rPr>
              <w:noProof/>
              <w:webHidden/>
            </w:rPr>
          </w:rPrChange>
        </w:rPr>
        <w:fldChar w:fldCharType="begin"/>
      </w:r>
      <w:r w:rsidR="00B75B6E" w:rsidRPr="00CD2DAD">
        <w:rPr>
          <w:rFonts w:ascii="Times New Roman" w:hAnsi="Times New Roman" w:cs="Times New Roman"/>
          <w:noProof/>
          <w:webHidden/>
          <w:sz w:val="28"/>
          <w:szCs w:val="28"/>
          <w:rPrChange w:id="232" w:author="微软用户" w:date="2022-04-11T20:26:00Z">
            <w:rPr>
              <w:noProof/>
              <w:webHidden/>
            </w:rPr>
          </w:rPrChange>
        </w:rPr>
        <w:instrText xml:space="preserve"> PAGEREF _Toc100573191 \h </w:instrText>
      </w:r>
      <w:r w:rsidR="00B75B6E" w:rsidRPr="00CD2DAD">
        <w:rPr>
          <w:rFonts w:ascii="Times New Roman" w:hAnsi="Times New Roman" w:cs="Times New Roman"/>
          <w:noProof/>
          <w:webHidden/>
          <w:sz w:val="28"/>
          <w:szCs w:val="28"/>
          <w:rPrChange w:id="233" w:author="微软用户" w:date="2022-04-11T20:26:00Z">
            <w:rPr>
              <w:rFonts w:ascii="Times New Roman" w:hAnsi="Times New Roman" w:cs="Times New Roman"/>
              <w:noProof/>
              <w:webHidden/>
              <w:sz w:val="28"/>
              <w:szCs w:val="28"/>
            </w:rPr>
          </w:rPrChange>
        </w:rPr>
      </w:r>
      <w:r w:rsidR="00B75B6E" w:rsidRPr="00CD2DAD">
        <w:rPr>
          <w:rFonts w:ascii="Times New Roman" w:hAnsi="Times New Roman" w:cs="Times New Roman"/>
          <w:noProof/>
          <w:webHidden/>
          <w:sz w:val="28"/>
          <w:szCs w:val="28"/>
          <w:rPrChange w:id="234" w:author="微软用户" w:date="2022-04-11T20:26:00Z">
            <w:rPr>
              <w:noProof/>
              <w:webHidden/>
            </w:rPr>
          </w:rPrChange>
        </w:rPr>
        <w:fldChar w:fldCharType="separate"/>
      </w:r>
      <w:r w:rsidR="00B75B6E" w:rsidRPr="00CD2DAD">
        <w:rPr>
          <w:rFonts w:ascii="Times New Roman" w:hAnsi="Times New Roman" w:cs="Times New Roman"/>
          <w:noProof/>
          <w:webHidden/>
          <w:sz w:val="28"/>
          <w:szCs w:val="28"/>
          <w:rPrChange w:id="235" w:author="微软用户" w:date="2022-04-11T20:26:00Z">
            <w:rPr>
              <w:noProof/>
              <w:webHidden/>
            </w:rPr>
          </w:rPrChange>
        </w:rPr>
        <w:t>II</w:t>
      </w:r>
      <w:r w:rsidR="00B75B6E" w:rsidRPr="00CD2DAD">
        <w:rPr>
          <w:rFonts w:ascii="Times New Roman" w:hAnsi="Times New Roman" w:cs="Times New Roman"/>
          <w:noProof/>
          <w:webHidden/>
          <w:sz w:val="28"/>
          <w:szCs w:val="28"/>
          <w:rPrChange w:id="236" w:author="微软用户" w:date="2022-04-11T20:26:00Z">
            <w:rPr>
              <w:noProof/>
              <w:webHidden/>
            </w:rPr>
          </w:rPrChange>
        </w:rPr>
        <w:fldChar w:fldCharType="end"/>
      </w:r>
      <w:r w:rsidRPr="00CD2DAD">
        <w:rPr>
          <w:rFonts w:ascii="Times New Roman" w:hAnsi="Times New Roman" w:cs="Times New Roman"/>
          <w:noProof/>
          <w:sz w:val="28"/>
          <w:szCs w:val="28"/>
          <w:rPrChange w:id="237" w:author="微软用户" w:date="2022-04-11T20:26:00Z">
            <w:rPr>
              <w:noProof/>
            </w:rPr>
          </w:rPrChange>
        </w:rPr>
        <w:fldChar w:fldCharType="end"/>
      </w:r>
    </w:p>
    <w:p w14:paraId="7F305D5D" w14:textId="17B5D33E" w:rsidR="00B75B6E" w:rsidRPr="00CD2DAD" w:rsidRDefault="00B729B8">
      <w:pPr>
        <w:pStyle w:val="TOC1"/>
        <w:rPr>
          <w:rFonts w:ascii="Times New Roman" w:eastAsiaTheme="minorEastAsia" w:hAnsi="Times New Roman" w:cs="Times New Roman"/>
          <w:b w:val="0"/>
          <w:bCs w:val="0"/>
          <w:caps w:val="0"/>
          <w:noProof/>
          <w:sz w:val="28"/>
          <w:szCs w:val="28"/>
          <w:rPrChange w:id="238" w:author="微软用户" w:date="2022-04-11T20:26:00Z">
            <w:rPr>
              <w:rFonts w:asciiTheme="minorHAnsi" w:eastAsiaTheme="minorEastAsia" w:hAnsiTheme="minorHAnsi" w:cstheme="minorBidi"/>
              <w:b w:val="0"/>
              <w:bCs w:val="0"/>
              <w:caps w:val="0"/>
              <w:noProof/>
              <w:sz w:val="21"/>
              <w:szCs w:val="22"/>
            </w:rPr>
          </w:rPrChange>
        </w:rPr>
      </w:pPr>
      <w:r w:rsidRPr="00CD2DAD">
        <w:rPr>
          <w:rStyle w:val="af7"/>
          <w:rFonts w:ascii="Times New Roman" w:hAnsi="Times New Roman" w:cs="Times New Roman"/>
          <w:noProof/>
          <w:sz w:val="28"/>
          <w:szCs w:val="28"/>
          <w:rPrChange w:id="239" w:author="微软用户" w:date="2022-04-11T20:26:00Z">
            <w:rPr>
              <w:rStyle w:val="af7"/>
            </w:rPr>
          </w:rPrChange>
        </w:rPr>
        <w:fldChar w:fldCharType="begin"/>
      </w:r>
      <w:r w:rsidRPr="00CD2DAD">
        <w:rPr>
          <w:rStyle w:val="af7"/>
          <w:rFonts w:ascii="Times New Roman" w:hAnsi="Times New Roman" w:cs="Times New Roman"/>
          <w:noProof/>
          <w:sz w:val="28"/>
          <w:szCs w:val="28"/>
          <w:rPrChange w:id="240" w:author="微软用户" w:date="2022-04-11T20:26:00Z">
            <w:rPr>
              <w:rStyle w:val="af7"/>
              <w:noProof/>
            </w:rPr>
          </w:rPrChange>
        </w:rPr>
        <w:instrText xml:space="preserve"> HYPERLINK \l "_Toc100573192" </w:instrText>
      </w:r>
      <w:r w:rsidRPr="00CD2DAD">
        <w:rPr>
          <w:rStyle w:val="af7"/>
          <w:rFonts w:ascii="Times New Roman" w:hAnsi="Times New Roman" w:cs="Times New Roman"/>
          <w:noProof/>
          <w:sz w:val="28"/>
          <w:szCs w:val="28"/>
          <w:rPrChange w:id="241" w:author="微软用户" w:date="2022-04-11T20:26:00Z">
            <w:rPr>
              <w:noProof/>
            </w:rPr>
          </w:rPrChange>
        </w:rPr>
        <w:fldChar w:fldCharType="separate"/>
      </w:r>
      <w:r w:rsidR="00B75B6E" w:rsidRPr="00CD2DAD">
        <w:rPr>
          <w:rStyle w:val="af7"/>
          <w:rFonts w:ascii="Times New Roman" w:hAnsi="Times New Roman" w:cs="Times New Roman"/>
          <w:noProof/>
          <w:sz w:val="28"/>
          <w:szCs w:val="28"/>
          <w:rPrChange w:id="242" w:author="微软用户" w:date="2022-04-11T20:26:00Z">
            <w:rPr>
              <w:rStyle w:val="af7"/>
              <w:noProof/>
            </w:rPr>
          </w:rPrChange>
        </w:rPr>
        <w:t>目</w:t>
      </w:r>
      <w:r w:rsidR="00B75B6E" w:rsidRPr="00CD2DAD">
        <w:rPr>
          <w:rStyle w:val="af7"/>
          <w:rFonts w:ascii="Times New Roman" w:hAnsi="Times New Roman" w:cs="Times New Roman"/>
          <w:noProof/>
          <w:sz w:val="28"/>
          <w:szCs w:val="28"/>
          <w:rPrChange w:id="243" w:author="微软用户" w:date="2022-04-11T20:26:00Z">
            <w:rPr>
              <w:rStyle w:val="af7"/>
              <w:noProof/>
            </w:rPr>
          </w:rPrChange>
        </w:rPr>
        <w:t xml:space="preserve">  </w:t>
      </w:r>
      <w:r w:rsidR="00B75B6E" w:rsidRPr="00CD2DAD">
        <w:rPr>
          <w:rStyle w:val="af7"/>
          <w:rFonts w:ascii="Times New Roman" w:hAnsi="Times New Roman" w:cs="Times New Roman"/>
          <w:noProof/>
          <w:sz w:val="28"/>
          <w:szCs w:val="28"/>
          <w:rPrChange w:id="244" w:author="微软用户" w:date="2022-04-11T20:26:00Z">
            <w:rPr>
              <w:rStyle w:val="af7"/>
              <w:noProof/>
            </w:rPr>
          </w:rPrChange>
        </w:rPr>
        <w:t>录</w:t>
      </w:r>
      <w:r w:rsidR="00B75B6E" w:rsidRPr="00CD2DAD">
        <w:rPr>
          <w:rFonts w:ascii="Times New Roman" w:hAnsi="Times New Roman" w:cs="Times New Roman"/>
          <w:noProof/>
          <w:webHidden/>
          <w:sz w:val="28"/>
          <w:szCs w:val="28"/>
          <w:rPrChange w:id="245" w:author="微软用户" w:date="2022-04-11T20:26:00Z">
            <w:rPr>
              <w:noProof/>
              <w:webHidden/>
            </w:rPr>
          </w:rPrChange>
        </w:rPr>
        <w:tab/>
      </w:r>
      <w:r w:rsidR="00B75B6E" w:rsidRPr="00CD2DAD">
        <w:rPr>
          <w:rFonts w:ascii="Times New Roman" w:hAnsi="Times New Roman" w:cs="Times New Roman"/>
          <w:noProof/>
          <w:webHidden/>
          <w:sz w:val="28"/>
          <w:szCs w:val="28"/>
          <w:rPrChange w:id="246" w:author="微软用户" w:date="2022-04-11T20:26:00Z">
            <w:rPr>
              <w:noProof/>
              <w:webHidden/>
            </w:rPr>
          </w:rPrChange>
        </w:rPr>
        <w:fldChar w:fldCharType="begin"/>
      </w:r>
      <w:r w:rsidR="00B75B6E" w:rsidRPr="00CD2DAD">
        <w:rPr>
          <w:rFonts w:ascii="Times New Roman" w:hAnsi="Times New Roman" w:cs="Times New Roman"/>
          <w:noProof/>
          <w:webHidden/>
          <w:sz w:val="28"/>
          <w:szCs w:val="28"/>
          <w:rPrChange w:id="247" w:author="微软用户" w:date="2022-04-11T20:26:00Z">
            <w:rPr>
              <w:noProof/>
              <w:webHidden/>
            </w:rPr>
          </w:rPrChange>
        </w:rPr>
        <w:instrText xml:space="preserve"> PAGEREF _Toc100573192 \h </w:instrText>
      </w:r>
      <w:r w:rsidR="00B75B6E" w:rsidRPr="00CD2DAD">
        <w:rPr>
          <w:rFonts w:ascii="Times New Roman" w:hAnsi="Times New Roman" w:cs="Times New Roman"/>
          <w:noProof/>
          <w:webHidden/>
          <w:sz w:val="28"/>
          <w:szCs w:val="28"/>
          <w:rPrChange w:id="248" w:author="微软用户" w:date="2022-04-11T20:26:00Z">
            <w:rPr>
              <w:rFonts w:ascii="Times New Roman" w:hAnsi="Times New Roman" w:cs="Times New Roman"/>
              <w:noProof/>
              <w:webHidden/>
              <w:sz w:val="28"/>
              <w:szCs w:val="28"/>
            </w:rPr>
          </w:rPrChange>
        </w:rPr>
      </w:r>
      <w:r w:rsidR="00B75B6E" w:rsidRPr="00CD2DAD">
        <w:rPr>
          <w:rFonts w:ascii="Times New Roman" w:hAnsi="Times New Roman" w:cs="Times New Roman"/>
          <w:noProof/>
          <w:webHidden/>
          <w:sz w:val="28"/>
          <w:szCs w:val="28"/>
          <w:rPrChange w:id="249" w:author="微软用户" w:date="2022-04-11T20:26:00Z">
            <w:rPr>
              <w:noProof/>
              <w:webHidden/>
            </w:rPr>
          </w:rPrChange>
        </w:rPr>
        <w:fldChar w:fldCharType="separate"/>
      </w:r>
      <w:r w:rsidR="00B75B6E" w:rsidRPr="00CD2DAD">
        <w:rPr>
          <w:rFonts w:ascii="Times New Roman" w:hAnsi="Times New Roman" w:cs="Times New Roman"/>
          <w:noProof/>
          <w:webHidden/>
          <w:sz w:val="28"/>
          <w:szCs w:val="28"/>
          <w:rPrChange w:id="250" w:author="微软用户" w:date="2022-04-11T20:26:00Z">
            <w:rPr>
              <w:noProof/>
              <w:webHidden/>
            </w:rPr>
          </w:rPrChange>
        </w:rPr>
        <w:t>III</w:t>
      </w:r>
      <w:r w:rsidR="00B75B6E" w:rsidRPr="00CD2DAD">
        <w:rPr>
          <w:rFonts w:ascii="Times New Roman" w:hAnsi="Times New Roman" w:cs="Times New Roman"/>
          <w:noProof/>
          <w:webHidden/>
          <w:sz w:val="28"/>
          <w:szCs w:val="28"/>
          <w:rPrChange w:id="251" w:author="微软用户" w:date="2022-04-11T20:26:00Z">
            <w:rPr>
              <w:noProof/>
              <w:webHidden/>
            </w:rPr>
          </w:rPrChange>
        </w:rPr>
        <w:fldChar w:fldCharType="end"/>
      </w:r>
      <w:r w:rsidRPr="00CD2DAD">
        <w:rPr>
          <w:rFonts w:ascii="Times New Roman" w:hAnsi="Times New Roman" w:cs="Times New Roman"/>
          <w:noProof/>
          <w:sz w:val="28"/>
          <w:szCs w:val="28"/>
          <w:rPrChange w:id="252" w:author="微软用户" w:date="2022-04-11T20:26:00Z">
            <w:rPr>
              <w:noProof/>
            </w:rPr>
          </w:rPrChange>
        </w:rPr>
        <w:fldChar w:fldCharType="end"/>
      </w:r>
    </w:p>
    <w:p w14:paraId="7D7AC832" w14:textId="270BB9B2" w:rsidR="00B75B6E" w:rsidRPr="00CD2DAD" w:rsidRDefault="00B729B8">
      <w:pPr>
        <w:pStyle w:val="TOC1"/>
        <w:rPr>
          <w:rFonts w:ascii="Times New Roman" w:eastAsiaTheme="minorEastAsia" w:hAnsi="Times New Roman" w:cs="Times New Roman"/>
          <w:b w:val="0"/>
          <w:bCs w:val="0"/>
          <w:caps w:val="0"/>
          <w:noProof/>
          <w:sz w:val="28"/>
          <w:szCs w:val="28"/>
          <w:rPrChange w:id="253" w:author="微软用户" w:date="2022-04-11T20:26:00Z">
            <w:rPr>
              <w:rFonts w:asciiTheme="minorHAnsi" w:eastAsiaTheme="minorEastAsia" w:hAnsiTheme="minorHAnsi" w:cstheme="minorBidi"/>
              <w:b w:val="0"/>
              <w:bCs w:val="0"/>
              <w:caps w:val="0"/>
              <w:noProof/>
              <w:sz w:val="21"/>
              <w:szCs w:val="22"/>
            </w:rPr>
          </w:rPrChange>
        </w:rPr>
      </w:pPr>
      <w:r w:rsidRPr="00CD2DAD">
        <w:rPr>
          <w:rStyle w:val="af7"/>
          <w:rFonts w:ascii="Times New Roman" w:hAnsi="Times New Roman" w:cs="Times New Roman"/>
          <w:noProof/>
          <w:sz w:val="28"/>
          <w:szCs w:val="28"/>
          <w:rPrChange w:id="254" w:author="微软用户" w:date="2022-04-11T20:26:00Z">
            <w:rPr>
              <w:rStyle w:val="af7"/>
            </w:rPr>
          </w:rPrChange>
        </w:rPr>
        <w:fldChar w:fldCharType="begin"/>
      </w:r>
      <w:r w:rsidRPr="00CD2DAD">
        <w:rPr>
          <w:rStyle w:val="af7"/>
          <w:rFonts w:ascii="Times New Roman" w:hAnsi="Times New Roman" w:cs="Times New Roman"/>
          <w:noProof/>
          <w:sz w:val="28"/>
          <w:szCs w:val="28"/>
          <w:rPrChange w:id="255" w:author="微软用户" w:date="2022-04-11T20:26:00Z">
            <w:rPr>
              <w:rStyle w:val="af7"/>
              <w:noProof/>
            </w:rPr>
          </w:rPrChange>
        </w:rPr>
        <w:instrText xml:space="preserve"> HYPERLINK \l "_Toc100573193" </w:instrText>
      </w:r>
      <w:r w:rsidRPr="00CD2DAD">
        <w:rPr>
          <w:rStyle w:val="af7"/>
          <w:rFonts w:ascii="Times New Roman" w:hAnsi="Times New Roman" w:cs="Times New Roman"/>
          <w:noProof/>
          <w:sz w:val="28"/>
          <w:szCs w:val="28"/>
          <w:rPrChange w:id="256" w:author="微软用户" w:date="2022-04-11T20:26:00Z">
            <w:rPr>
              <w:noProof/>
            </w:rPr>
          </w:rPrChange>
        </w:rPr>
        <w:fldChar w:fldCharType="separate"/>
      </w:r>
      <w:r w:rsidR="00B75B6E" w:rsidRPr="00CD2DAD">
        <w:rPr>
          <w:rStyle w:val="af7"/>
          <w:rFonts w:ascii="Times New Roman" w:hAnsi="Times New Roman" w:cs="Times New Roman"/>
          <w:noProof/>
          <w:sz w:val="28"/>
          <w:szCs w:val="28"/>
          <w:rPrChange w:id="257" w:author="微软用户" w:date="2022-04-11T20:26:00Z">
            <w:rPr>
              <w:rStyle w:val="af7"/>
              <w:noProof/>
            </w:rPr>
          </w:rPrChange>
        </w:rPr>
        <w:t>1</w:t>
      </w:r>
      <w:r w:rsidR="00B75B6E" w:rsidRPr="00CD2DAD">
        <w:rPr>
          <w:rFonts w:ascii="Times New Roman" w:eastAsiaTheme="minorEastAsia" w:hAnsi="Times New Roman" w:cs="Times New Roman"/>
          <w:b w:val="0"/>
          <w:bCs w:val="0"/>
          <w:caps w:val="0"/>
          <w:noProof/>
          <w:sz w:val="28"/>
          <w:szCs w:val="28"/>
          <w:rPrChange w:id="258" w:author="微软用户" w:date="2022-04-11T20:26:00Z">
            <w:rPr>
              <w:rFonts w:asciiTheme="minorHAnsi" w:eastAsiaTheme="minorEastAsia" w:hAnsiTheme="minorHAnsi" w:cstheme="minorBidi"/>
              <w:b w:val="0"/>
              <w:bCs w:val="0"/>
              <w:caps w:val="0"/>
              <w:noProof/>
              <w:sz w:val="21"/>
              <w:szCs w:val="22"/>
            </w:rPr>
          </w:rPrChange>
        </w:rPr>
        <w:tab/>
      </w:r>
      <w:r w:rsidR="00B75B6E" w:rsidRPr="00CD2DAD">
        <w:rPr>
          <w:rStyle w:val="af7"/>
          <w:rFonts w:ascii="Times New Roman" w:hAnsi="Times New Roman" w:cs="Times New Roman"/>
          <w:noProof/>
          <w:sz w:val="28"/>
          <w:szCs w:val="28"/>
          <w:rPrChange w:id="259" w:author="微软用户" w:date="2022-04-11T20:26:00Z">
            <w:rPr>
              <w:rStyle w:val="af7"/>
              <w:noProof/>
            </w:rPr>
          </w:rPrChange>
        </w:rPr>
        <w:t>绪论</w:t>
      </w:r>
      <w:del w:id="260" w:author="微软用户" w:date="2022-04-11T20:24:00Z">
        <w:r w:rsidR="00B75B6E" w:rsidRPr="00CD2DAD" w:rsidDel="00CD2DAD">
          <w:rPr>
            <w:rFonts w:ascii="Times New Roman" w:hAnsi="Times New Roman" w:cs="Times New Roman"/>
            <w:noProof/>
            <w:webHidden/>
            <w:sz w:val="28"/>
            <w:szCs w:val="28"/>
            <w:rPrChange w:id="261" w:author="微软用户" w:date="2022-04-11T20:26:00Z">
              <w:rPr>
                <w:noProof/>
                <w:webHidden/>
              </w:rPr>
            </w:rPrChange>
          </w:rPr>
          <w:tab/>
        </w:r>
        <w:r w:rsidR="00B75B6E" w:rsidRPr="00CD2DAD" w:rsidDel="00CD2DAD">
          <w:rPr>
            <w:rFonts w:ascii="Times New Roman" w:hAnsi="Times New Roman" w:cs="Times New Roman"/>
            <w:noProof/>
            <w:webHidden/>
            <w:sz w:val="28"/>
            <w:szCs w:val="28"/>
            <w:rPrChange w:id="262" w:author="微软用户" w:date="2022-04-11T20:26:00Z">
              <w:rPr>
                <w:noProof/>
                <w:webHidden/>
              </w:rPr>
            </w:rPrChange>
          </w:rPr>
          <w:fldChar w:fldCharType="begin"/>
        </w:r>
        <w:r w:rsidR="00B75B6E" w:rsidRPr="00CD2DAD" w:rsidDel="00CD2DAD">
          <w:rPr>
            <w:rFonts w:ascii="Times New Roman" w:hAnsi="Times New Roman" w:cs="Times New Roman"/>
            <w:noProof/>
            <w:webHidden/>
            <w:sz w:val="28"/>
            <w:szCs w:val="28"/>
            <w:rPrChange w:id="263" w:author="微软用户" w:date="2022-04-11T20:26:00Z">
              <w:rPr>
                <w:noProof/>
                <w:webHidden/>
              </w:rPr>
            </w:rPrChange>
          </w:rPr>
          <w:delInstrText xml:space="preserve"> PAGEREF _Toc100573193 \h </w:delInstrText>
        </w:r>
        <w:r w:rsidR="00B75B6E" w:rsidRPr="00CD2DAD" w:rsidDel="00CD2DAD">
          <w:rPr>
            <w:rFonts w:ascii="Times New Roman" w:hAnsi="Times New Roman" w:cs="Times New Roman"/>
            <w:noProof/>
            <w:webHidden/>
            <w:sz w:val="28"/>
            <w:szCs w:val="28"/>
            <w:rPrChange w:id="264" w:author="微软用户" w:date="2022-04-11T20:26:00Z">
              <w:rPr>
                <w:rFonts w:ascii="Times New Roman" w:hAnsi="Times New Roman" w:cs="Times New Roman"/>
                <w:noProof/>
                <w:webHidden/>
                <w:sz w:val="28"/>
                <w:szCs w:val="28"/>
              </w:rPr>
            </w:rPrChange>
          </w:rPr>
        </w:r>
        <w:r w:rsidR="00B75B6E" w:rsidRPr="00CD2DAD" w:rsidDel="00CD2DAD">
          <w:rPr>
            <w:rFonts w:ascii="Times New Roman" w:hAnsi="Times New Roman" w:cs="Times New Roman"/>
            <w:noProof/>
            <w:webHidden/>
            <w:sz w:val="28"/>
            <w:szCs w:val="28"/>
            <w:rPrChange w:id="265" w:author="微软用户" w:date="2022-04-11T20:26:00Z">
              <w:rPr>
                <w:noProof/>
                <w:webHidden/>
              </w:rPr>
            </w:rPrChange>
          </w:rPr>
          <w:fldChar w:fldCharType="separate"/>
        </w:r>
        <w:r w:rsidR="00B75B6E" w:rsidRPr="00CD2DAD" w:rsidDel="00CD2DAD">
          <w:rPr>
            <w:rFonts w:ascii="Times New Roman" w:hAnsi="Times New Roman" w:cs="Times New Roman"/>
            <w:noProof/>
            <w:webHidden/>
            <w:sz w:val="28"/>
            <w:szCs w:val="28"/>
            <w:rPrChange w:id="266" w:author="微软用户" w:date="2022-04-11T20:26:00Z">
              <w:rPr>
                <w:noProof/>
                <w:webHidden/>
              </w:rPr>
            </w:rPrChange>
          </w:rPr>
          <w:delText>1</w:delText>
        </w:r>
        <w:r w:rsidR="00B75B6E" w:rsidRPr="00CD2DAD" w:rsidDel="00CD2DAD">
          <w:rPr>
            <w:rFonts w:ascii="Times New Roman" w:hAnsi="Times New Roman" w:cs="Times New Roman"/>
            <w:noProof/>
            <w:webHidden/>
            <w:sz w:val="28"/>
            <w:szCs w:val="28"/>
            <w:rPrChange w:id="267" w:author="微软用户" w:date="2022-04-11T20:26:00Z">
              <w:rPr>
                <w:noProof/>
                <w:webHidden/>
              </w:rPr>
            </w:rPrChange>
          </w:rPr>
          <w:fldChar w:fldCharType="end"/>
        </w:r>
      </w:del>
      <w:r w:rsidRPr="00CD2DAD">
        <w:rPr>
          <w:rFonts w:ascii="Times New Roman" w:hAnsi="Times New Roman" w:cs="Times New Roman"/>
          <w:noProof/>
          <w:sz w:val="28"/>
          <w:szCs w:val="28"/>
          <w:rPrChange w:id="268" w:author="微软用户" w:date="2022-04-11T20:26:00Z">
            <w:rPr>
              <w:noProof/>
            </w:rPr>
          </w:rPrChange>
        </w:rPr>
        <w:fldChar w:fldCharType="end"/>
      </w:r>
    </w:p>
    <w:p w14:paraId="6A5F197A" w14:textId="0635812C" w:rsidR="00B75B6E" w:rsidRPr="00CD2DAD" w:rsidRDefault="00B729B8">
      <w:pPr>
        <w:pStyle w:val="TOC2"/>
        <w:rPr>
          <w:rFonts w:ascii="Times New Roman" w:eastAsiaTheme="minorEastAsia" w:hAnsi="Times New Roman" w:cs="Times New Roman"/>
          <w:smallCaps w:val="0"/>
          <w:noProof/>
          <w:sz w:val="28"/>
          <w:szCs w:val="28"/>
          <w:rPrChange w:id="269" w:author="微软用户" w:date="2022-04-11T20:26:00Z">
            <w:rPr>
              <w:rFonts w:eastAsiaTheme="minorEastAsia" w:cstheme="minorBidi"/>
              <w:smallCaps w:val="0"/>
              <w:noProof/>
              <w:sz w:val="21"/>
              <w:szCs w:val="22"/>
            </w:rPr>
          </w:rPrChange>
        </w:rPr>
      </w:pPr>
      <w:r w:rsidRPr="00CD2DAD">
        <w:rPr>
          <w:rStyle w:val="af7"/>
          <w:rFonts w:ascii="Times New Roman" w:hAnsi="Times New Roman" w:cs="Times New Roman"/>
          <w:noProof/>
          <w:sz w:val="28"/>
          <w:szCs w:val="28"/>
          <w:rPrChange w:id="270" w:author="微软用户" w:date="2022-04-11T20:26:00Z">
            <w:rPr>
              <w:rStyle w:val="af7"/>
            </w:rPr>
          </w:rPrChange>
        </w:rPr>
        <w:fldChar w:fldCharType="begin"/>
      </w:r>
      <w:r w:rsidRPr="00CD2DAD">
        <w:rPr>
          <w:rStyle w:val="af7"/>
          <w:rFonts w:ascii="Times New Roman" w:hAnsi="Times New Roman" w:cs="Times New Roman"/>
          <w:noProof/>
          <w:sz w:val="28"/>
          <w:szCs w:val="28"/>
          <w:rPrChange w:id="271" w:author="微软用户" w:date="2022-04-11T20:26:00Z">
            <w:rPr>
              <w:rStyle w:val="af7"/>
              <w:noProof/>
            </w:rPr>
          </w:rPrChange>
        </w:rPr>
        <w:instrText xml:space="preserve"> HYPERLINK \l "_Toc100573194" </w:instrText>
      </w:r>
      <w:r w:rsidRPr="00CD2DAD">
        <w:rPr>
          <w:rStyle w:val="af7"/>
          <w:rFonts w:ascii="Times New Roman" w:hAnsi="Times New Roman" w:cs="Times New Roman"/>
          <w:noProof/>
          <w:sz w:val="28"/>
          <w:szCs w:val="28"/>
          <w:rPrChange w:id="272" w:author="微软用户" w:date="2022-04-11T20:26:00Z">
            <w:rPr>
              <w:noProof/>
            </w:rPr>
          </w:rPrChange>
        </w:rPr>
        <w:fldChar w:fldCharType="separate"/>
      </w:r>
      <w:r w:rsidR="00B75B6E" w:rsidRPr="00CD2DAD">
        <w:rPr>
          <w:rStyle w:val="af7"/>
          <w:rFonts w:ascii="Times New Roman" w:hAnsi="Times New Roman" w:cs="Times New Roman"/>
          <w:noProof/>
          <w:sz w:val="28"/>
          <w:szCs w:val="28"/>
          <w:rPrChange w:id="273" w:author="微软用户" w:date="2022-04-11T20:26:00Z">
            <w:rPr>
              <w:rStyle w:val="af7"/>
              <w:noProof/>
            </w:rPr>
          </w:rPrChange>
        </w:rPr>
        <w:t>1.1</w:t>
      </w:r>
      <w:r w:rsidR="00B75B6E" w:rsidRPr="00CD2DAD">
        <w:rPr>
          <w:rFonts w:ascii="Times New Roman" w:eastAsiaTheme="minorEastAsia" w:hAnsi="Times New Roman" w:cs="Times New Roman"/>
          <w:smallCaps w:val="0"/>
          <w:noProof/>
          <w:sz w:val="28"/>
          <w:szCs w:val="28"/>
          <w:rPrChange w:id="274" w:author="微软用户" w:date="2022-04-11T20:26:00Z">
            <w:rPr>
              <w:rFonts w:eastAsiaTheme="minorEastAsia" w:cstheme="minorBidi"/>
              <w:smallCaps w:val="0"/>
              <w:noProof/>
              <w:sz w:val="21"/>
              <w:szCs w:val="22"/>
            </w:rPr>
          </w:rPrChange>
        </w:rPr>
        <w:tab/>
      </w:r>
      <w:r w:rsidR="00B75B6E" w:rsidRPr="00CD2DAD">
        <w:rPr>
          <w:rStyle w:val="af7"/>
          <w:rFonts w:ascii="Times New Roman" w:hAnsi="Times New Roman" w:cs="Times New Roman" w:hint="eastAsia"/>
          <w:noProof/>
          <w:sz w:val="28"/>
          <w:szCs w:val="28"/>
          <w:rPrChange w:id="275" w:author="微软用户" w:date="2022-04-11T20:26:00Z">
            <w:rPr>
              <w:rStyle w:val="af7"/>
              <w:rFonts w:hint="eastAsia"/>
              <w:noProof/>
            </w:rPr>
          </w:rPrChange>
        </w:rPr>
        <w:t>研究背景与意义</w:t>
      </w:r>
      <w:r w:rsidR="00B75B6E" w:rsidRPr="00CD2DAD">
        <w:rPr>
          <w:rFonts w:ascii="Times New Roman" w:hAnsi="Times New Roman" w:cs="Times New Roman"/>
          <w:noProof/>
          <w:webHidden/>
          <w:sz w:val="28"/>
          <w:szCs w:val="28"/>
          <w:rPrChange w:id="276" w:author="微软用户" w:date="2022-04-11T20:26:00Z">
            <w:rPr>
              <w:noProof/>
              <w:webHidden/>
            </w:rPr>
          </w:rPrChange>
        </w:rPr>
        <w:tab/>
      </w:r>
      <w:r w:rsidR="00B75B6E" w:rsidRPr="00CD2DAD">
        <w:rPr>
          <w:rFonts w:ascii="Times New Roman" w:hAnsi="Times New Roman" w:cs="Times New Roman"/>
          <w:noProof/>
          <w:webHidden/>
          <w:sz w:val="28"/>
          <w:szCs w:val="28"/>
          <w:rPrChange w:id="277" w:author="微软用户" w:date="2022-04-11T20:26:00Z">
            <w:rPr>
              <w:noProof/>
              <w:webHidden/>
            </w:rPr>
          </w:rPrChange>
        </w:rPr>
        <w:fldChar w:fldCharType="begin"/>
      </w:r>
      <w:r w:rsidR="00B75B6E" w:rsidRPr="00CD2DAD">
        <w:rPr>
          <w:rFonts w:ascii="Times New Roman" w:hAnsi="Times New Roman" w:cs="Times New Roman"/>
          <w:noProof/>
          <w:webHidden/>
          <w:sz w:val="28"/>
          <w:szCs w:val="28"/>
          <w:rPrChange w:id="278" w:author="微软用户" w:date="2022-04-11T20:26:00Z">
            <w:rPr>
              <w:noProof/>
              <w:webHidden/>
            </w:rPr>
          </w:rPrChange>
        </w:rPr>
        <w:instrText xml:space="preserve"> PAGEREF _Toc100573194 \h </w:instrText>
      </w:r>
      <w:r w:rsidR="00B75B6E" w:rsidRPr="00CD2DAD">
        <w:rPr>
          <w:rFonts w:ascii="Times New Roman" w:hAnsi="Times New Roman" w:cs="Times New Roman"/>
          <w:noProof/>
          <w:webHidden/>
          <w:sz w:val="28"/>
          <w:szCs w:val="28"/>
          <w:rPrChange w:id="279" w:author="微软用户" w:date="2022-04-11T20:26:00Z">
            <w:rPr>
              <w:rFonts w:ascii="Times New Roman" w:hAnsi="Times New Roman" w:cs="Times New Roman"/>
              <w:noProof/>
              <w:webHidden/>
              <w:sz w:val="28"/>
              <w:szCs w:val="28"/>
            </w:rPr>
          </w:rPrChange>
        </w:rPr>
      </w:r>
      <w:r w:rsidR="00B75B6E" w:rsidRPr="00CD2DAD">
        <w:rPr>
          <w:rFonts w:ascii="Times New Roman" w:hAnsi="Times New Roman" w:cs="Times New Roman"/>
          <w:noProof/>
          <w:webHidden/>
          <w:sz w:val="28"/>
          <w:szCs w:val="28"/>
          <w:rPrChange w:id="280" w:author="微软用户" w:date="2022-04-11T20:26:00Z">
            <w:rPr>
              <w:noProof/>
              <w:webHidden/>
            </w:rPr>
          </w:rPrChange>
        </w:rPr>
        <w:fldChar w:fldCharType="separate"/>
      </w:r>
      <w:r w:rsidR="00B75B6E" w:rsidRPr="00CD2DAD">
        <w:rPr>
          <w:rFonts w:ascii="Times New Roman" w:hAnsi="Times New Roman" w:cs="Times New Roman"/>
          <w:noProof/>
          <w:webHidden/>
          <w:sz w:val="28"/>
          <w:szCs w:val="28"/>
          <w:rPrChange w:id="281" w:author="微软用户" w:date="2022-04-11T20:26:00Z">
            <w:rPr>
              <w:noProof/>
              <w:webHidden/>
            </w:rPr>
          </w:rPrChange>
        </w:rPr>
        <w:t>1</w:t>
      </w:r>
      <w:r w:rsidR="00B75B6E" w:rsidRPr="00CD2DAD">
        <w:rPr>
          <w:rFonts w:ascii="Times New Roman" w:hAnsi="Times New Roman" w:cs="Times New Roman"/>
          <w:noProof/>
          <w:webHidden/>
          <w:sz w:val="28"/>
          <w:szCs w:val="28"/>
          <w:rPrChange w:id="282" w:author="微软用户" w:date="2022-04-11T20:26:00Z">
            <w:rPr>
              <w:noProof/>
              <w:webHidden/>
            </w:rPr>
          </w:rPrChange>
        </w:rPr>
        <w:fldChar w:fldCharType="end"/>
      </w:r>
      <w:r w:rsidRPr="00CD2DAD">
        <w:rPr>
          <w:rFonts w:ascii="Times New Roman" w:hAnsi="Times New Roman" w:cs="Times New Roman"/>
          <w:noProof/>
          <w:sz w:val="28"/>
          <w:szCs w:val="28"/>
          <w:rPrChange w:id="283" w:author="微软用户" w:date="2022-04-11T20:26:00Z">
            <w:rPr>
              <w:noProof/>
            </w:rPr>
          </w:rPrChange>
        </w:rPr>
        <w:fldChar w:fldCharType="end"/>
      </w:r>
    </w:p>
    <w:p w14:paraId="5D614C23" w14:textId="0DA29403" w:rsidR="00B75B6E" w:rsidRPr="00CD2DAD" w:rsidRDefault="00B729B8">
      <w:pPr>
        <w:pStyle w:val="TOC2"/>
        <w:rPr>
          <w:rFonts w:ascii="Times New Roman" w:eastAsiaTheme="minorEastAsia" w:hAnsi="Times New Roman" w:cs="Times New Roman"/>
          <w:smallCaps w:val="0"/>
          <w:noProof/>
          <w:sz w:val="28"/>
          <w:szCs w:val="28"/>
          <w:rPrChange w:id="284" w:author="微软用户" w:date="2022-04-11T20:26:00Z">
            <w:rPr>
              <w:rFonts w:eastAsiaTheme="minorEastAsia" w:cstheme="minorBidi"/>
              <w:smallCaps w:val="0"/>
              <w:noProof/>
              <w:sz w:val="21"/>
              <w:szCs w:val="22"/>
            </w:rPr>
          </w:rPrChange>
        </w:rPr>
      </w:pPr>
      <w:r w:rsidRPr="00CD2DAD">
        <w:rPr>
          <w:rStyle w:val="af7"/>
          <w:rFonts w:ascii="Times New Roman" w:hAnsi="Times New Roman" w:cs="Times New Roman"/>
          <w:noProof/>
          <w:sz w:val="28"/>
          <w:szCs w:val="28"/>
          <w:rPrChange w:id="285" w:author="微软用户" w:date="2022-04-11T20:26:00Z">
            <w:rPr>
              <w:rStyle w:val="af7"/>
            </w:rPr>
          </w:rPrChange>
        </w:rPr>
        <w:fldChar w:fldCharType="begin"/>
      </w:r>
      <w:r w:rsidRPr="00CD2DAD">
        <w:rPr>
          <w:rStyle w:val="af7"/>
          <w:rFonts w:ascii="Times New Roman" w:hAnsi="Times New Roman" w:cs="Times New Roman"/>
          <w:noProof/>
          <w:sz w:val="28"/>
          <w:szCs w:val="28"/>
          <w:rPrChange w:id="286" w:author="微软用户" w:date="2022-04-11T20:26:00Z">
            <w:rPr>
              <w:rStyle w:val="af7"/>
              <w:noProof/>
            </w:rPr>
          </w:rPrChange>
        </w:rPr>
        <w:instrText xml:space="preserve"> HYPERLINK \l "_Toc100573195" </w:instrText>
      </w:r>
      <w:r w:rsidRPr="00CD2DAD">
        <w:rPr>
          <w:rStyle w:val="af7"/>
          <w:rFonts w:ascii="Times New Roman" w:hAnsi="Times New Roman" w:cs="Times New Roman"/>
          <w:noProof/>
          <w:sz w:val="28"/>
          <w:szCs w:val="28"/>
          <w:rPrChange w:id="287" w:author="微软用户" w:date="2022-04-11T20:26:00Z">
            <w:rPr>
              <w:noProof/>
            </w:rPr>
          </w:rPrChange>
        </w:rPr>
        <w:fldChar w:fldCharType="separate"/>
      </w:r>
      <w:r w:rsidR="00B75B6E" w:rsidRPr="00CD2DAD">
        <w:rPr>
          <w:rStyle w:val="af7"/>
          <w:rFonts w:ascii="Times New Roman" w:hAnsi="Times New Roman" w:cs="Times New Roman"/>
          <w:noProof/>
          <w:sz w:val="28"/>
          <w:szCs w:val="28"/>
          <w:rPrChange w:id="288" w:author="微软用户" w:date="2022-04-11T20:26:00Z">
            <w:rPr>
              <w:rStyle w:val="af7"/>
              <w:noProof/>
            </w:rPr>
          </w:rPrChange>
        </w:rPr>
        <w:t>1.2</w:t>
      </w:r>
      <w:r w:rsidR="00B75B6E" w:rsidRPr="00CD2DAD">
        <w:rPr>
          <w:rFonts w:ascii="Times New Roman" w:eastAsiaTheme="minorEastAsia" w:hAnsi="Times New Roman" w:cs="Times New Roman"/>
          <w:smallCaps w:val="0"/>
          <w:noProof/>
          <w:sz w:val="28"/>
          <w:szCs w:val="28"/>
          <w:rPrChange w:id="289" w:author="微软用户" w:date="2022-04-11T20:26:00Z">
            <w:rPr>
              <w:rFonts w:eastAsiaTheme="minorEastAsia" w:cstheme="minorBidi"/>
              <w:smallCaps w:val="0"/>
              <w:noProof/>
              <w:sz w:val="21"/>
              <w:szCs w:val="22"/>
            </w:rPr>
          </w:rPrChange>
        </w:rPr>
        <w:tab/>
      </w:r>
      <w:r w:rsidR="00B75B6E" w:rsidRPr="00CD2DAD">
        <w:rPr>
          <w:rStyle w:val="af7"/>
          <w:rFonts w:ascii="Times New Roman" w:hAnsi="Times New Roman" w:cs="Times New Roman" w:hint="eastAsia"/>
          <w:noProof/>
          <w:sz w:val="28"/>
          <w:szCs w:val="28"/>
          <w:rPrChange w:id="290" w:author="微软用户" w:date="2022-04-11T20:26:00Z">
            <w:rPr>
              <w:rStyle w:val="af7"/>
              <w:rFonts w:hint="eastAsia"/>
              <w:noProof/>
            </w:rPr>
          </w:rPrChange>
        </w:rPr>
        <w:t>国内外研究现状</w:t>
      </w:r>
      <w:ins w:id="291" w:author="微软用户" w:date="2022-04-11T20:42:00Z">
        <w:r w:rsidR="00FD1BC5">
          <w:rPr>
            <w:rStyle w:val="af7"/>
            <w:rFonts w:ascii="Times New Roman" w:hAnsi="Times New Roman" w:cs="Times New Roman" w:hint="eastAsia"/>
            <w:noProof/>
            <w:sz w:val="28"/>
            <w:szCs w:val="28"/>
          </w:rPr>
          <w:t>及</w:t>
        </w:r>
        <w:r w:rsidR="00FD1BC5">
          <w:rPr>
            <w:rStyle w:val="af7"/>
            <w:rFonts w:ascii="Times New Roman" w:hAnsi="Times New Roman" w:cs="Times New Roman"/>
            <w:noProof/>
            <w:sz w:val="28"/>
            <w:szCs w:val="28"/>
          </w:rPr>
          <w:t>分析</w:t>
        </w:r>
      </w:ins>
      <w:r w:rsidR="00B75B6E" w:rsidRPr="00CD2DAD">
        <w:rPr>
          <w:rFonts w:ascii="Times New Roman" w:hAnsi="Times New Roman" w:cs="Times New Roman"/>
          <w:noProof/>
          <w:webHidden/>
          <w:sz w:val="28"/>
          <w:szCs w:val="28"/>
          <w:rPrChange w:id="292" w:author="微软用户" w:date="2022-04-11T20:26:00Z">
            <w:rPr>
              <w:noProof/>
              <w:webHidden/>
            </w:rPr>
          </w:rPrChange>
        </w:rPr>
        <w:tab/>
      </w:r>
      <w:r w:rsidR="00B75B6E" w:rsidRPr="00CD2DAD">
        <w:rPr>
          <w:rFonts w:ascii="Times New Roman" w:hAnsi="Times New Roman" w:cs="Times New Roman"/>
          <w:noProof/>
          <w:webHidden/>
          <w:sz w:val="28"/>
          <w:szCs w:val="28"/>
          <w:rPrChange w:id="293" w:author="微软用户" w:date="2022-04-11T20:26:00Z">
            <w:rPr>
              <w:noProof/>
              <w:webHidden/>
            </w:rPr>
          </w:rPrChange>
        </w:rPr>
        <w:fldChar w:fldCharType="begin"/>
      </w:r>
      <w:r w:rsidR="00B75B6E" w:rsidRPr="00CD2DAD">
        <w:rPr>
          <w:rFonts w:ascii="Times New Roman" w:hAnsi="Times New Roman" w:cs="Times New Roman"/>
          <w:noProof/>
          <w:webHidden/>
          <w:sz w:val="28"/>
          <w:szCs w:val="28"/>
          <w:rPrChange w:id="294" w:author="微软用户" w:date="2022-04-11T20:26:00Z">
            <w:rPr>
              <w:noProof/>
              <w:webHidden/>
            </w:rPr>
          </w:rPrChange>
        </w:rPr>
        <w:instrText xml:space="preserve"> PAGEREF _Toc100573195 \h </w:instrText>
      </w:r>
      <w:r w:rsidR="00B75B6E" w:rsidRPr="00CD2DAD">
        <w:rPr>
          <w:rFonts w:ascii="Times New Roman" w:hAnsi="Times New Roman" w:cs="Times New Roman"/>
          <w:noProof/>
          <w:webHidden/>
          <w:sz w:val="28"/>
          <w:szCs w:val="28"/>
          <w:rPrChange w:id="295" w:author="微软用户" w:date="2022-04-11T20:26:00Z">
            <w:rPr>
              <w:rFonts w:ascii="Times New Roman" w:hAnsi="Times New Roman" w:cs="Times New Roman"/>
              <w:noProof/>
              <w:webHidden/>
              <w:sz w:val="28"/>
              <w:szCs w:val="28"/>
            </w:rPr>
          </w:rPrChange>
        </w:rPr>
      </w:r>
      <w:r w:rsidR="00B75B6E" w:rsidRPr="00CD2DAD">
        <w:rPr>
          <w:rFonts w:ascii="Times New Roman" w:hAnsi="Times New Roman" w:cs="Times New Roman"/>
          <w:noProof/>
          <w:webHidden/>
          <w:sz w:val="28"/>
          <w:szCs w:val="28"/>
          <w:rPrChange w:id="296" w:author="微软用户" w:date="2022-04-11T20:26:00Z">
            <w:rPr>
              <w:noProof/>
              <w:webHidden/>
            </w:rPr>
          </w:rPrChange>
        </w:rPr>
        <w:fldChar w:fldCharType="separate"/>
      </w:r>
      <w:r w:rsidR="00B75B6E" w:rsidRPr="00CD2DAD">
        <w:rPr>
          <w:rFonts w:ascii="Times New Roman" w:hAnsi="Times New Roman" w:cs="Times New Roman"/>
          <w:noProof/>
          <w:webHidden/>
          <w:sz w:val="28"/>
          <w:szCs w:val="28"/>
          <w:rPrChange w:id="297" w:author="微软用户" w:date="2022-04-11T20:26:00Z">
            <w:rPr>
              <w:noProof/>
              <w:webHidden/>
            </w:rPr>
          </w:rPrChange>
        </w:rPr>
        <w:t>2</w:t>
      </w:r>
      <w:r w:rsidR="00B75B6E" w:rsidRPr="00CD2DAD">
        <w:rPr>
          <w:rFonts w:ascii="Times New Roman" w:hAnsi="Times New Roman" w:cs="Times New Roman"/>
          <w:noProof/>
          <w:webHidden/>
          <w:sz w:val="28"/>
          <w:szCs w:val="28"/>
          <w:rPrChange w:id="298" w:author="微软用户" w:date="2022-04-11T20:26:00Z">
            <w:rPr>
              <w:noProof/>
              <w:webHidden/>
            </w:rPr>
          </w:rPrChange>
        </w:rPr>
        <w:fldChar w:fldCharType="end"/>
      </w:r>
      <w:r w:rsidRPr="00CD2DAD">
        <w:rPr>
          <w:rFonts w:ascii="Times New Roman" w:hAnsi="Times New Roman" w:cs="Times New Roman"/>
          <w:noProof/>
          <w:sz w:val="28"/>
          <w:szCs w:val="28"/>
          <w:rPrChange w:id="299" w:author="微软用户" w:date="2022-04-11T20:26:00Z">
            <w:rPr>
              <w:noProof/>
            </w:rPr>
          </w:rPrChange>
        </w:rPr>
        <w:fldChar w:fldCharType="end"/>
      </w:r>
    </w:p>
    <w:p w14:paraId="78B2CD5A" w14:textId="29096F2C" w:rsidR="00B75B6E" w:rsidRPr="00CD2DAD" w:rsidRDefault="00B729B8">
      <w:pPr>
        <w:pStyle w:val="TOC2"/>
        <w:rPr>
          <w:rFonts w:ascii="Times New Roman" w:eastAsiaTheme="minorEastAsia" w:hAnsi="Times New Roman" w:cs="Times New Roman"/>
          <w:smallCaps w:val="0"/>
          <w:noProof/>
          <w:sz w:val="28"/>
          <w:szCs w:val="28"/>
          <w:rPrChange w:id="300" w:author="微软用户" w:date="2022-04-11T20:26:00Z">
            <w:rPr>
              <w:rFonts w:eastAsiaTheme="minorEastAsia" w:cstheme="minorBidi"/>
              <w:smallCaps w:val="0"/>
              <w:noProof/>
              <w:sz w:val="21"/>
              <w:szCs w:val="22"/>
            </w:rPr>
          </w:rPrChange>
        </w:rPr>
      </w:pPr>
      <w:r w:rsidRPr="00CD2DAD">
        <w:rPr>
          <w:rStyle w:val="af7"/>
          <w:rFonts w:ascii="Times New Roman" w:hAnsi="Times New Roman" w:cs="Times New Roman"/>
          <w:noProof/>
          <w:sz w:val="28"/>
          <w:szCs w:val="28"/>
          <w:rPrChange w:id="301" w:author="微软用户" w:date="2022-04-11T20:26:00Z">
            <w:rPr>
              <w:rStyle w:val="af7"/>
            </w:rPr>
          </w:rPrChange>
        </w:rPr>
        <w:fldChar w:fldCharType="begin"/>
      </w:r>
      <w:r w:rsidRPr="00CD2DAD">
        <w:rPr>
          <w:rStyle w:val="af7"/>
          <w:rFonts w:ascii="Times New Roman" w:hAnsi="Times New Roman" w:cs="Times New Roman"/>
          <w:noProof/>
          <w:sz w:val="28"/>
          <w:szCs w:val="28"/>
          <w:rPrChange w:id="302" w:author="微软用户" w:date="2022-04-11T20:26:00Z">
            <w:rPr>
              <w:rStyle w:val="af7"/>
              <w:noProof/>
            </w:rPr>
          </w:rPrChange>
        </w:rPr>
        <w:instrText xml:space="preserve"> HYPERLINK \l "_Toc100573196" </w:instrText>
      </w:r>
      <w:r w:rsidRPr="00CD2DAD">
        <w:rPr>
          <w:rStyle w:val="af7"/>
          <w:rFonts w:ascii="Times New Roman" w:hAnsi="Times New Roman" w:cs="Times New Roman"/>
          <w:noProof/>
          <w:sz w:val="28"/>
          <w:szCs w:val="28"/>
          <w:rPrChange w:id="303" w:author="微软用户" w:date="2022-04-11T20:26:00Z">
            <w:rPr>
              <w:noProof/>
            </w:rPr>
          </w:rPrChange>
        </w:rPr>
        <w:fldChar w:fldCharType="separate"/>
      </w:r>
      <w:r w:rsidR="00B75B6E" w:rsidRPr="00CD2DAD">
        <w:rPr>
          <w:rStyle w:val="af7"/>
          <w:rFonts w:ascii="Times New Roman" w:hAnsi="Times New Roman" w:cs="Times New Roman"/>
          <w:noProof/>
          <w:sz w:val="28"/>
          <w:szCs w:val="28"/>
          <w:rPrChange w:id="304" w:author="微软用户" w:date="2022-04-11T20:26:00Z">
            <w:rPr>
              <w:rStyle w:val="af7"/>
              <w:noProof/>
            </w:rPr>
          </w:rPrChange>
        </w:rPr>
        <w:t>1.3</w:t>
      </w:r>
      <w:r w:rsidR="00B75B6E" w:rsidRPr="00CD2DAD">
        <w:rPr>
          <w:rFonts w:ascii="Times New Roman" w:eastAsiaTheme="minorEastAsia" w:hAnsi="Times New Roman" w:cs="Times New Roman"/>
          <w:smallCaps w:val="0"/>
          <w:noProof/>
          <w:sz w:val="28"/>
          <w:szCs w:val="28"/>
          <w:rPrChange w:id="305" w:author="微软用户" w:date="2022-04-11T20:26:00Z">
            <w:rPr>
              <w:rFonts w:eastAsiaTheme="minorEastAsia" w:cstheme="minorBidi"/>
              <w:smallCaps w:val="0"/>
              <w:noProof/>
              <w:sz w:val="21"/>
              <w:szCs w:val="22"/>
            </w:rPr>
          </w:rPrChange>
        </w:rPr>
        <w:tab/>
      </w:r>
      <w:r w:rsidR="00B75B6E" w:rsidRPr="00CD2DAD">
        <w:rPr>
          <w:rStyle w:val="af7"/>
          <w:rFonts w:ascii="Times New Roman" w:hAnsi="Times New Roman" w:cs="Times New Roman" w:hint="eastAsia"/>
          <w:noProof/>
          <w:sz w:val="28"/>
          <w:szCs w:val="28"/>
          <w:rPrChange w:id="306" w:author="微软用户" w:date="2022-04-11T20:26:00Z">
            <w:rPr>
              <w:rStyle w:val="af7"/>
              <w:rFonts w:hint="eastAsia"/>
              <w:noProof/>
            </w:rPr>
          </w:rPrChange>
        </w:rPr>
        <w:t>论文主要内容</w:t>
      </w:r>
      <w:r w:rsidR="00B75B6E" w:rsidRPr="00CD2DAD">
        <w:rPr>
          <w:rFonts w:ascii="Times New Roman" w:hAnsi="Times New Roman" w:cs="Times New Roman"/>
          <w:noProof/>
          <w:webHidden/>
          <w:sz w:val="28"/>
          <w:szCs w:val="28"/>
          <w:rPrChange w:id="307" w:author="微软用户" w:date="2022-04-11T20:26:00Z">
            <w:rPr>
              <w:noProof/>
              <w:webHidden/>
            </w:rPr>
          </w:rPrChange>
        </w:rPr>
        <w:tab/>
      </w:r>
      <w:r w:rsidR="00B75B6E" w:rsidRPr="00CD2DAD">
        <w:rPr>
          <w:rFonts w:ascii="Times New Roman" w:hAnsi="Times New Roman" w:cs="Times New Roman"/>
          <w:noProof/>
          <w:webHidden/>
          <w:sz w:val="28"/>
          <w:szCs w:val="28"/>
          <w:rPrChange w:id="308" w:author="微软用户" w:date="2022-04-11T20:26:00Z">
            <w:rPr>
              <w:noProof/>
              <w:webHidden/>
            </w:rPr>
          </w:rPrChange>
        </w:rPr>
        <w:fldChar w:fldCharType="begin"/>
      </w:r>
      <w:r w:rsidR="00B75B6E" w:rsidRPr="00CD2DAD">
        <w:rPr>
          <w:rFonts w:ascii="Times New Roman" w:hAnsi="Times New Roman" w:cs="Times New Roman"/>
          <w:noProof/>
          <w:webHidden/>
          <w:sz w:val="28"/>
          <w:szCs w:val="28"/>
          <w:rPrChange w:id="309" w:author="微软用户" w:date="2022-04-11T20:26:00Z">
            <w:rPr>
              <w:noProof/>
              <w:webHidden/>
            </w:rPr>
          </w:rPrChange>
        </w:rPr>
        <w:instrText xml:space="preserve"> PAGEREF _Toc100573196 \h </w:instrText>
      </w:r>
      <w:r w:rsidR="00B75B6E" w:rsidRPr="00CD2DAD">
        <w:rPr>
          <w:rFonts w:ascii="Times New Roman" w:hAnsi="Times New Roman" w:cs="Times New Roman"/>
          <w:noProof/>
          <w:webHidden/>
          <w:sz w:val="28"/>
          <w:szCs w:val="28"/>
          <w:rPrChange w:id="310" w:author="微软用户" w:date="2022-04-11T20:26:00Z">
            <w:rPr>
              <w:rFonts w:ascii="Times New Roman" w:hAnsi="Times New Roman" w:cs="Times New Roman"/>
              <w:noProof/>
              <w:webHidden/>
              <w:sz w:val="28"/>
              <w:szCs w:val="28"/>
            </w:rPr>
          </w:rPrChange>
        </w:rPr>
      </w:r>
      <w:r w:rsidR="00B75B6E" w:rsidRPr="00CD2DAD">
        <w:rPr>
          <w:rFonts w:ascii="Times New Roman" w:hAnsi="Times New Roman" w:cs="Times New Roman"/>
          <w:noProof/>
          <w:webHidden/>
          <w:sz w:val="28"/>
          <w:szCs w:val="28"/>
          <w:rPrChange w:id="311" w:author="微软用户" w:date="2022-04-11T20:26:00Z">
            <w:rPr>
              <w:noProof/>
              <w:webHidden/>
            </w:rPr>
          </w:rPrChange>
        </w:rPr>
        <w:fldChar w:fldCharType="separate"/>
      </w:r>
      <w:r w:rsidR="00B75B6E" w:rsidRPr="00CD2DAD">
        <w:rPr>
          <w:rFonts w:ascii="Times New Roman" w:hAnsi="Times New Roman" w:cs="Times New Roman"/>
          <w:noProof/>
          <w:webHidden/>
          <w:sz w:val="28"/>
          <w:szCs w:val="28"/>
          <w:rPrChange w:id="312" w:author="微软用户" w:date="2022-04-11T20:26:00Z">
            <w:rPr>
              <w:noProof/>
              <w:webHidden/>
            </w:rPr>
          </w:rPrChange>
        </w:rPr>
        <w:t>10</w:t>
      </w:r>
      <w:r w:rsidR="00B75B6E" w:rsidRPr="00CD2DAD">
        <w:rPr>
          <w:rFonts w:ascii="Times New Roman" w:hAnsi="Times New Roman" w:cs="Times New Roman"/>
          <w:noProof/>
          <w:webHidden/>
          <w:sz w:val="28"/>
          <w:szCs w:val="28"/>
          <w:rPrChange w:id="313" w:author="微软用户" w:date="2022-04-11T20:26:00Z">
            <w:rPr>
              <w:noProof/>
              <w:webHidden/>
            </w:rPr>
          </w:rPrChange>
        </w:rPr>
        <w:fldChar w:fldCharType="end"/>
      </w:r>
      <w:r w:rsidRPr="00CD2DAD">
        <w:rPr>
          <w:rFonts w:ascii="Times New Roman" w:hAnsi="Times New Roman" w:cs="Times New Roman"/>
          <w:noProof/>
          <w:sz w:val="28"/>
          <w:szCs w:val="28"/>
          <w:rPrChange w:id="314" w:author="微软用户" w:date="2022-04-11T20:26:00Z">
            <w:rPr>
              <w:noProof/>
            </w:rPr>
          </w:rPrChange>
        </w:rPr>
        <w:fldChar w:fldCharType="end"/>
      </w:r>
    </w:p>
    <w:p w14:paraId="7E7CF273" w14:textId="5AAB2B84" w:rsidR="00B75B6E" w:rsidRPr="00CD2DAD" w:rsidRDefault="00B729B8">
      <w:pPr>
        <w:pStyle w:val="TOC1"/>
        <w:rPr>
          <w:rFonts w:ascii="Times New Roman" w:eastAsiaTheme="minorEastAsia" w:hAnsi="Times New Roman" w:cs="Times New Roman"/>
          <w:b w:val="0"/>
          <w:bCs w:val="0"/>
          <w:caps w:val="0"/>
          <w:noProof/>
          <w:sz w:val="28"/>
          <w:szCs w:val="28"/>
          <w:rPrChange w:id="315" w:author="微软用户" w:date="2022-04-11T20:26:00Z">
            <w:rPr>
              <w:rFonts w:asciiTheme="minorHAnsi" w:eastAsiaTheme="minorEastAsia" w:hAnsiTheme="minorHAnsi" w:cstheme="minorBidi"/>
              <w:b w:val="0"/>
              <w:bCs w:val="0"/>
              <w:caps w:val="0"/>
              <w:noProof/>
              <w:sz w:val="21"/>
              <w:szCs w:val="22"/>
            </w:rPr>
          </w:rPrChange>
        </w:rPr>
      </w:pPr>
      <w:r w:rsidRPr="00CD2DAD">
        <w:rPr>
          <w:rStyle w:val="af7"/>
          <w:rFonts w:ascii="Times New Roman" w:hAnsi="Times New Roman" w:cs="Times New Roman"/>
          <w:noProof/>
          <w:sz w:val="28"/>
          <w:szCs w:val="28"/>
          <w:rPrChange w:id="316" w:author="微软用户" w:date="2022-04-11T20:26:00Z">
            <w:rPr>
              <w:rStyle w:val="af7"/>
            </w:rPr>
          </w:rPrChange>
        </w:rPr>
        <w:fldChar w:fldCharType="begin"/>
      </w:r>
      <w:r w:rsidRPr="00CD2DAD">
        <w:rPr>
          <w:rStyle w:val="af7"/>
          <w:rFonts w:ascii="Times New Roman" w:hAnsi="Times New Roman" w:cs="Times New Roman"/>
          <w:noProof/>
          <w:sz w:val="28"/>
          <w:szCs w:val="28"/>
          <w:rPrChange w:id="317" w:author="微软用户" w:date="2022-04-11T20:26:00Z">
            <w:rPr>
              <w:rStyle w:val="af7"/>
              <w:noProof/>
            </w:rPr>
          </w:rPrChange>
        </w:rPr>
        <w:instrText xml:space="preserve"> HYPERLINK \l "_Toc100573197" </w:instrText>
      </w:r>
      <w:r w:rsidRPr="00CD2DAD">
        <w:rPr>
          <w:rStyle w:val="af7"/>
          <w:rFonts w:ascii="Times New Roman" w:hAnsi="Times New Roman" w:cs="Times New Roman"/>
          <w:noProof/>
          <w:sz w:val="28"/>
          <w:szCs w:val="28"/>
          <w:rPrChange w:id="318" w:author="微软用户" w:date="2022-04-11T20:26:00Z">
            <w:rPr>
              <w:noProof/>
            </w:rPr>
          </w:rPrChange>
        </w:rPr>
        <w:fldChar w:fldCharType="separate"/>
      </w:r>
      <w:r w:rsidR="00B75B6E" w:rsidRPr="00CD2DAD">
        <w:rPr>
          <w:rStyle w:val="af7"/>
          <w:rFonts w:ascii="Times New Roman" w:hAnsi="Times New Roman" w:cs="Times New Roman"/>
          <w:noProof/>
          <w:sz w:val="28"/>
          <w:szCs w:val="28"/>
          <w:rPrChange w:id="319" w:author="微软用户" w:date="2022-04-11T20:26:00Z">
            <w:rPr>
              <w:rStyle w:val="af7"/>
              <w:noProof/>
            </w:rPr>
          </w:rPrChange>
        </w:rPr>
        <w:t>2</w:t>
      </w:r>
      <w:r w:rsidR="00B75B6E" w:rsidRPr="00CD2DAD">
        <w:rPr>
          <w:rFonts w:ascii="Times New Roman" w:eastAsiaTheme="minorEastAsia" w:hAnsi="Times New Roman" w:cs="Times New Roman"/>
          <w:b w:val="0"/>
          <w:bCs w:val="0"/>
          <w:caps w:val="0"/>
          <w:noProof/>
          <w:sz w:val="28"/>
          <w:szCs w:val="28"/>
          <w:rPrChange w:id="320" w:author="微软用户" w:date="2022-04-11T20:26:00Z">
            <w:rPr>
              <w:rFonts w:asciiTheme="minorHAnsi" w:eastAsiaTheme="minorEastAsia" w:hAnsiTheme="minorHAnsi" w:cstheme="minorBidi"/>
              <w:b w:val="0"/>
              <w:bCs w:val="0"/>
              <w:caps w:val="0"/>
              <w:noProof/>
              <w:sz w:val="21"/>
              <w:szCs w:val="22"/>
            </w:rPr>
          </w:rPrChange>
        </w:rPr>
        <w:tab/>
      </w:r>
      <w:r w:rsidR="00B75B6E" w:rsidRPr="00CD2DAD">
        <w:rPr>
          <w:rStyle w:val="af7"/>
          <w:rFonts w:ascii="Times New Roman" w:hAnsi="Times New Roman" w:cs="Times New Roman"/>
          <w:noProof/>
          <w:sz w:val="28"/>
          <w:szCs w:val="28"/>
          <w:rPrChange w:id="321" w:author="微软用户" w:date="2022-04-11T20:26:00Z">
            <w:rPr>
              <w:rStyle w:val="af7"/>
              <w:noProof/>
            </w:rPr>
          </w:rPrChange>
        </w:rPr>
        <w:t>BYOT</w:t>
      </w:r>
      <w:r w:rsidR="00B75B6E" w:rsidRPr="00CD2DAD">
        <w:rPr>
          <w:rStyle w:val="af7"/>
          <w:rFonts w:ascii="Times New Roman" w:hAnsi="Times New Roman" w:cs="Times New Roman"/>
          <w:noProof/>
          <w:sz w:val="28"/>
          <w:szCs w:val="28"/>
          <w:rPrChange w:id="322" w:author="微软用户" w:date="2022-04-11T20:26:00Z">
            <w:rPr>
              <w:rStyle w:val="af7"/>
              <w:noProof/>
            </w:rPr>
          </w:rPrChange>
        </w:rPr>
        <w:t>模型问题分析</w:t>
      </w:r>
      <w:r w:rsidR="00B75B6E" w:rsidRPr="00CD2DAD">
        <w:rPr>
          <w:rFonts w:ascii="Times New Roman" w:hAnsi="Times New Roman" w:cs="Times New Roman"/>
          <w:noProof/>
          <w:webHidden/>
          <w:sz w:val="28"/>
          <w:szCs w:val="28"/>
          <w:rPrChange w:id="323" w:author="微软用户" w:date="2022-04-11T20:26:00Z">
            <w:rPr>
              <w:noProof/>
              <w:webHidden/>
            </w:rPr>
          </w:rPrChange>
        </w:rPr>
        <w:tab/>
      </w:r>
      <w:r w:rsidR="00B75B6E" w:rsidRPr="00CD2DAD">
        <w:rPr>
          <w:rFonts w:ascii="Times New Roman" w:hAnsi="Times New Roman" w:cs="Times New Roman"/>
          <w:noProof/>
          <w:webHidden/>
          <w:sz w:val="28"/>
          <w:szCs w:val="28"/>
          <w:rPrChange w:id="324" w:author="微软用户" w:date="2022-04-11T20:26:00Z">
            <w:rPr>
              <w:noProof/>
              <w:webHidden/>
            </w:rPr>
          </w:rPrChange>
        </w:rPr>
        <w:fldChar w:fldCharType="begin"/>
      </w:r>
      <w:r w:rsidR="00B75B6E" w:rsidRPr="00CD2DAD">
        <w:rPr>
          <w:rFonts w:ascii="Times New Roman" w:hAnsi="Times New Roman" w:cs="Times New Roman"/>
          <w:noProof/>
          <w:webHidden/>
          <w:sz w:val="28"/>
          <w:szCs w:val="28"/>
          <w:rPrChange w:id="325" w:author="微软用户" w:date="2022-04-11T20:26:00Z">
            <w:rPr>
              <w:noProof/>
              <w:webHidden/>
            </w:rPr>
          </w:rPrChange>
        </w:rPr>
        <w:instrText xml:space="preserve"> PAGEREF _Toc100573197 \h </w:instrText>
      </w:r>
      <w:r w:rsidR="00B75B6E" w:rsidRPr="00CD2DAD">
        <w:rPr>
          <w:rFonts w:ascii="Times New Roman" w:hAnsi="Times New Roman" w:cs="Times New Roman"/>
          <w:noProof/>
          <w:webHidden/>
          <w:sz w:val="28"/>
          <w:szCs w:val="28"/>
          <w:rPrChange w:id="326" w:author="微软用户" w:date="2022-04-11T20:26:00Z">
            <w:rPr>
              <w:rFonts w:ascii="Times New Roman" w:hAnsi="Times New Roman" w:cs="Times New Roman"/>
              <w:noProof/>
              <w:webHidden/>
              <w:sz w:val="28"/>
              <w:szCs w:val="28"/>
            </w:rPr>
          </w:rPrChange>
        </w:rPr>
      </w:r>
      <w:r w:rsidR="00B75B6E" w:rsidRPr="00CD2DAD">
        <w:rPr>
          <w:rFonts w:ascii="Times New Roman" w:hAnsi="Times New Roman" w:cs="Times New Roman"/>
          <w:noProof/>
          <w:webHidden/>
          <w:sz w:val="28"/>
          <w:szCs w:val="28"/>
          <w:rPrChange w:id="327" w:author="微软用户" w:date="2022-04-11T20:26:00Z">
            <w:rPr>
              <w:noProof/>
              <w:webHidden/>
            </w:rPr>
          </w:rPrChange>
        </w:rPr>
        <w:fldChar w:fldCharType="separate"/>
      </w:r>
      <w:r w:rsidR="00B75B6E" w:rsidRPr="00CD2DAD">
        <w:rPr>
          <w:rFonts w:ascii="Times New Roman" w:hAnsi="Times New Roman" w:cs="Times New Roman"/>
          <w:noProof/>
          <w:webHidden/>
          <w:sz w:val="28"/>
          <w:szCs w:val="28"/>
          <w:rPrChange w:id="328" w:author="微软用户" w:date="2022-04-11T20:26:00Z">
            <w:rPr>
              <w:noProof/>
              <w:webHidden/>
            </w:rPr>
          </w:rPrChange>
        </w:rPr>
        <w:t>13</w:t>
      </w:r>
      <w:r w:rsidR="00B75B6E" w:rsidRPr="00CD2DAD">
        <w:rPr>
          <w:rFonts w:ascii="Times New Roman" w:hAnsi="Times New Roman" w:cs="Times New Roman"/>
          <w:noProof/>
          <w:webHidden/>
          <w:sz w:val="28"/>
          <w:szCs w:val="28"/>
          <w:rPrChange w:id="329" w:author="微软用户" w:date="2022-04-11T20:26:00Z">
            <w:rPr>
              <w:noProof/>
              <w:webHidden/>
            </w:rPr>
          </w:rPrChange>
        </w:rPr>
        <w:fldChar w:fldCharType="end"/>
      </w:r>
      <w:r w:rsidRPr="00CD2DAD">
        <w:rPr>
          <w:rFonts w:ascii="Times New Roman" w:hAnsi="Times New Roman" w:cs="Times New Roman"/>
          <w:noProof/>
          <w:sz w:val="28"/>
          <w:szCs w:val="28"/>
          <w:rPrChange w:id="330" w:author="微软用户" w:date="2022-04-11T20:26:00Z">
            <w:rPr>
              <w:noProof/>
            </w:rPr>
          </w:rPrChange>
        </w:rPr>
        <w:fldChar w:fldCharType="end"/>
      </w:r>
    </w:p>
    <w:p w14:paraId="1A6E1041" w14:textId="3D47A68F" w:rsidR="00B75B6E" w:rsidRPr="00CD2DAD" w:rsidRDefault="00B729B8">
      <w:pPr>
        <w:pStyle w:val="TOC2"/>
        <w:rPr>
          <w:rFonts w:ascii="Times New Roman" w:eastAsiaTheme="minorEastAsia" w:hAnsi="Times New Roman" w:cs="Times New Roman"/>
          <w:smallCaps w:val="0"/>
          <w:noProof/>
          <w:sz w:val="28"/>
          <w:szCs w:val="28"/>
          <w:rPrChange w:id="331" w:author="微软用户" w:date="2022-04-11T20:26:00Z">
            <w:rPr>
              <w:rFonts w:eastAsiaTheme="minorEastAsia" w:cstheme="minorBidi"/>
              <w:smallCaps w:val="0"/>
              <w:noProof/>
              <w:sz w:val="21"/>
              <w:szCs w:val="22"/>
            </w:rPr>
          </w:rPrChange>
        </w:rPr>
      </w:pPr>
      <w:r w:rsidRPr="00CD2DAD">
        <w:rPr>
          <w:rStyle w:val="af7"/>
          <w:rFonts w:ascii="Times New Roman" w:hAnsi="Times New Roman" w:cs="Times New Roman"/>
          <w:noProof/>
          <w:sz w:val="28"/>
          <w:szCs w:val="28"/>
          <w:rPrChange w:id="332" w:author="微软用户" w:date="2022-04-11T20:26:00Z">
            <w:rPr>
              <w:rStyle w:val="af7"/>
            </w:rPr>
          </w:rPrChange>
        </w:rPr>
        <w:fldChar w:fldCharType="begin"/>
      </w:r>
      <w:r w:rsidRPr="00CD2DAD">
        <w:rPr>
          <w:rStyle w:val="af7"/>
          <w:rFonts w:ascii="Times New Roman" w:hAnsi="Times New Roman" w:cs="Times New Roman"/>
          <w:noProof/>
          <w:sz w:val="28"/>
          <w:szCs w:val="28"/>
          <w:rPrChange w:id="333" w:author="微软用户" w:date="2022-04-11T20:26:00Z">
            <w:rPr>
              <w:rStyle w:val="af7"/>
              <w:noProof/>
            </w:rPr>
          </w:rPrChange>
        </w:rPr>
        <w:instrText xml:space="preserve"> HYPERLINK \l "_Toc100573198" </w:instrText>
      </w:r>
      <w:r w:rsidRPr="00CD2DAD">
        <w:rPr>
          <w:rStyle w:val="af7"/>
          <w:rFonts w:ascii="Times New Roman" w:hAnsi="Times New Roman" w:cs="Times New Roman"/>
          <w:noProof/>
          <w:sz w:val="28"/>
          <w:szCs w:val="28"/>
          <w:rPrChange w:id="334" w:author="微软用户" w:date="2022-04-11T20:26:00Z">
            <w:rPr>
              <w:noProof/>
            </w:rPr>
          </w:rPrChange>
        </w:rPr>
        <w:fldChar w:fldCharType="separate"/>
      </w:r>
      <w:r w:rsidR="00B75B6E" w:rsidRPr="00CD2DAD">
        <w:rPr>
          <w:rStyle w:val="af7"/>
          <w:rFonts w:ascii="Times New Roman" w:hAnsi="Times New Roman" w:cs="Times New Roman"/>
          <w:noProof/>
          <w:sz w:val="28"/>
          <w:szCs w:val="28"/>
          <w:rPrChange w:id="335" w:author="微软用户" w:date="2022-04-11T20:26:00Z">
            <w:rPr>
              <w:rStyle w:val="af7"/>
              <w:noProof/>
            </w:rPr>
          </w:rPrChange>
        </w:rPr>
        <w:t>2.1</w:t>
      </w:r>
      <w:r w:rsidR="00B75B6E" w:rsidRPr="00CD2DAD">
        <w:rPr>
          <w:rFonts w:ascii="Times New Roman" w:eastAsiaTheme="minorEastAsia" w:hAnsi="Times New Roman" w:cs="Times New Roman"/>
          <w:smallCaps w:val="0"/>
          <w:noProof/>
          <w:sz w:val="28"/>
          <w:szCs w:val="28"/>
          <w:rPrChange w:id="336" w:author="微软用户" w:date="2022-04-11T20:26:00Z">
            <w:rPr>
              <w:rFonts w:eastAsiaTheme="minorEastAsia" w:cstheme="minorBidi"/>
              <w:smallCaps w:val="0"/>
              <w:noProof/>
              <w:sz w:val="21"/>
              <w:szCs w:val="22"/>
            </w:rPr>
          </w:rPrChange>
        </w:rPr>
        <w:tab/>
      </w:r>
      <w:r w:rsidR="00B75B6E" w:rsidRPr="00CD2DAD">
        <w:rPr>
          <w:rStyle w:val="af7"/>
          <w:rFonts w:ascii="Times New Roman" w:hAnsi="Times New Roman" w:cs="Times New Roman"/>
          <w:noProof/>
          <w:sz w:val="28"/>
          <w:szCs w:val="28"/>
          <w:rPrChange w:id="337" w:author="微软用户" w:date="2022-04-11T20:26:00Z">
            <w:rPr>
              <w:rStyle w:val="af7"/>
              <w:noProof/>
            </w:rPr>
          </w:rPrChange>
        </w:rPr>
        <w:t>BYOT</w:t>
      </w:r>
      <w:r w:rsidR="00B75B6E" w:rsidRPr="00CD2DAD">
        <w:rPr>
          <w:rStyle w:val="af7"/>
          <w:rFonts w:ascii="Times New Roman" w:hAnsi="Times New Roman" w:cs="Times New Roman" w:hint="eastAsia"/>
          <w:noProof/>
          <w:sz w:val="28"/>
          <w:szCs w:val="28"/>
          <w:rPrChange w:id="338" w:author="微软用户" w:date="2022-04-11T20:26:00Z">
            <w:rPr>
              <w:rStyle w:val="af7"/>
              <w:rFonts w:hint="eastAsia"/>
              <w:noProof/>
            </w:rPr>
          </w:rPrChange>
        </w:rPr>
        <w:t>模型</w:t>
      </w:r>
      <w:ins w:id="339" w:author="微软用户" w:date="2022-04-11T20:59:00Z">
        <w:r w:rsidR="00A1464A">
          <w:rPr>
            <w:rStyle w:val="af7"/>
            <w:rFonts w:ascii="Times New Roman" w:hAnsi="Times New Roman" w:cs="Times New Roman" w:hint="eastAsia"/>
            <w:noProof/>
            <w:sz w:val="28"/>
            <w:szCs w:val="28"/>
          </w:rPr>
          <w:t>的原理</w:t>
        </w:r>
        <w:r w:rsidR="00F35A40">
          <w:rPr>
            <w:rStyle w:val="af7"/>
            <w:rFonts w:ascii="Times New Roman" w:hAnsi="Times New Roman" w:cs="Times New Roman" w:hint="eastAsia"/>
            <w:noProof/>
            <w:sz w:val="28"/>
            <w:szCs w:val="28"/>
          </w:rPr>
          <w:t>分析</w:t>
        </w:r>
      </w:ins>
      <w:del w:id="340" w:author="微软用户" w:date="2022-04-11T20:59:00Z">
        <w:r w:rsidR="00B75B6E" w:rsidRPr="00CD2DAD" w:rsidDel="00F35A40">
          <w:rPr>
            <w:rStyle w:val="af7"/>
            <w:rFonts w:ascii="Times New Roman" w:hAnsi="Times New Roman" w:cs="Times New Roman" w:hint="eastAsia"/>
            <w:noProof/>
            <w:sz w:val="28"/>
            <w:szCs w:val="28"/>
            <w:rPrChange w:id="341" w:author="微软用户" w:date="2022-04-11T20:26:00Z">
              <w:rPr>
                <w:rStyle w:val="af7"/>
                <w:rFonts w:hint="eastAsia"/>
                <w:noProof/>
              </w:rPr>
            </w:rPrChange>
          </w:rPr>
          <w:delText>介绍</w:delText>
        </w:r>
      </w:del>
      <w:r w:rsidR="00B75B6E" w:rsidRPr="00CD2DAD">
        <w:rPr>
          <w:rFonts w:ascii="Times New Roman" w:hAnsi="Times New Roman" w:cs="Times New Roman"/>
          <w:noProof/>
          <w:webHidden/>
          <w:sz w:val="28"/>
          <w:szCs w:val="28"/>
          <w:rPrChange w:id="342" w:author="微软用户" w:date="2022-04-11T20:26:00Z">
            <w:rPr>
              <w:noProof/>
              <w:webHidden/>
            </w:rPr>
          </w:rPrChange>
        </w:rPr>
        <w:tab/>
      </w:r>
      <w:r w:rsidR="00B75B6E" w:rsidRPr="00CD2DAD">
        <w:rPr>
          <w:rFonts w:ascii="Times New Roman" w:hAnsi="Times New Roman" w:cs="Times New Roman"/>
          <w:noProof/>
          <w:webHidden/>
          <w:sz w:val="28"/>
          <w:szCs w:val="28"/>
          <w:rPrChange w:id="343" w:author="微软用户" w:date="2022-04-11T20:26:00Z">
            <w:rPr>
              <w:noProof/>
              <w:webHidden/>
            </w:rPr>
          </w:rPrChange>
        </w:rPr>
        <w:fldChar w:fldCharType="begin"/>
      </w:r>
      <w:r w:rsidR="00B75B6E" w:rsidRPr="00CD2DAD">
        <w:rPr>
          <w:rFonts w:ascii="Times New Roman" w:hAnsi="Times New Roman" w:cs="Times New Roman"/>
          <w:noProof/>
          <w:webHidden/>
          <w:sz w:val="28"/>
          <w:szCs w:val="28"/>
          <w:rPrChange w:id="344" w:author="微软用户" w:date="2022-04-11T20:26:00Z">
            <w:rPr>
              <w:noProof/>
              <w:webHidden/>
            </w:rPr>
          </w:rPrChange>
        </w:rPr>
        <w:instrText xml:space="preserve"> PAGEREF _Toc100573198 \h </w:instrText>
      </w:r>
      <w:r w:rsidR="00B75B6E" w:rsidRPr="00CD2DAD">
        <w:rPr>
          <w:rFonts w:ascii="Times New Roman" w:hAnsi="Times New Roman" w:cs="Times New Roman"/>
          <w:noProof/>
          <w:webHidden/>
          <w:sz w:val="28"/>
          <w:szCs w:val="28"/>
          <w:rPrChange w:id="345" w:author="微软用户" w:date="2022-04-11T20:26:00Z">
            <w:rPr>
              <w:rFonts w:ascii="Times New Roman" w:hAnsi="Times New Roman" w:cs="Times New Roman"/>
              <w:noProof/>
              <w:webHidden/>
              <w:sz w:val="28"/>
              <w:szCs w:val="28"/>
            </w:rPr>
          </w:rPrChange>
        </w:rPr>
      </w:r>
      <w:r w:rsidR="00B75B6E" w:rsidRPr="00CD2DAD">
        <w:rPr>
          <w:rFonts w:ascii="Times New Roman" w:hAnsi="Times New Roman" w:cs="Times New Roman"/>
          <w:noProof/>
          <w:webHidden/>
          <w:sz w:val="28"/>
          <w:szCs w:val="28"/>
          <w:rPrChange w:id="346" w:author="微软用户" w:date="2022-04-11T20:26:00Z">
            <w:rPr>
              <w:noProof/>
              <w:webHidden/>
            </w:rPr>
          </w:rPrChange>
        </w:rPr>
        <w:fldChar w:fldCharType="separate"/>
      </w:r>
      <w:r w:rsidR="00B75B6E" w:rsidRPr="00CD2DAD">
        <w:rPr>
          <w:rFonts w:ascii="Times New Roman" w:hAnsi="Times New Roman" w:cs="Times New Roman"/>
          <w:noProof/>
          <w:webHidden/>
          <w:sz w:val="28"/>
          <w:szCs w:val="28"/>
          <w:rPrChange w:id="347" w:author="微软用户" w:date="2022-04-11T20:26:00Z">
            <w:rPr>
              <w:noProof/>
              <w:webHidden/>
            </w:rPr>
          </w:rPrChange>
        </w:rPr>
        <w:t>13</w:t>
      </w:r>
      <w:r w:rsidR="00B75B6E" w:rsidRPr="00CD2DAD">
        <w:rPr>
          <w:rFonts w:ascii="Times New Roman" w:hAnsi="Times New Roman" w:cs="Times New Roman"/>
          <w:noProof/>
          <w:webHidden/>
          <w:sz w:val="28"/>
          <w:szCs w:val="28"/>
          <w:rPrChange w:id="348" w:author="微软用户" w:date="2022-04-11T20:26:00Z">
            <w:rPr>
              <w:noProof/>
              <w:webHidden/>
            </w:rPr>
          </w:rPrChange>
        </w:rPr>
        <w:fldChar w:fldCharType="end"/>
      </w:r>
      <w:r w:rsidRPr="00CD2DAD">
        <w:rPr>
          <w:rFonts w:ascii="Times New Roman" w:hAnsi="Times New Roman" w:cs="Times New Roman"/>
          <w:noProof/>
          <w:sz w:val="28"/>
          <w:szCs w:val="28"/>
          <w:rPrChange w:id="349" w:author="微软用户" w:date="2022-04-11T20:26:00Z">
            <w:rPr>
              <w:noProof/>
            </w:rPr>
          </w:rPrChange>
        </w:rPr>
        <w:fldChar w:fldCharType="end"/>
      </w:r>
    </w:p>
    <w:p w14:paraId="0B724570" w14:textId="09FDB8C9" w:rsidR="00B75B6E" w:rsidRPr="00CD2DAD" w:rsidRDefault="00B729B8">
      <w:pPr>
        <w:pStyle w:val="TOC2"/>
        <w:rPr>
          <w:rFonts w:ascii="Times New Roman" w:eastAsiaTheme="minorEastAsia" w:hAnsi="Times New Roman" w:cs="Times New Roman"/>
          <w:smallCaps w:val="0"/>
          <w:noProof/>
          <w:sz w:val="28"/>
          <w:szCs w:val="28"/>
          <w:rPrChange w:id="350" w:author="微软用户" w:date="2022-04-11T20:26:00Z">
            <w:rPr>
              <w:rFonts w:eastAsiaTheme="minorEastAsia" w:cstheme="minorBidi"/>
              <w:smallCaps w:val="0"/>
              <w:noProof/>
              <w:sz w:val="21"/>
              <w:szCs w:val="22"/>
            </w:rPr>
          </w:rPrChange>
        </w:rPr>
      </w:pPr>
      <w:r w:rsidRPr="00CD2DAD">
        <w:rPr>
          <w:rStyle w:val="af7"/>
          <w:rFonts w:ascii="Times New Roman" w:hAnsi="Times New Roman" w:cs="Times New Roman"/>
          <w:noProof/>
          <w:sz w:val="28"/>
          <w:szCs w:val="28"/>
          <w:rPrChange w:id="351" w:author="微软用户" w:date="2022-04-11T20:26:00Z">
            <w:rPr>
              <w:rStyle w:val="af7"/>
            </w:rPr>
          </w:rPrChange>
        </w:rPr>
        <w:fldChar w:fldCharType="begin"/>
      </w:r>
      <w:r w:rsidRPr="00CD2DAD">
        <w:rPr>
          <w:rStyle w:val="af7"/>
          <w:rFonts w:ascii="Times New Roman" w:hAnsi="Times New Roman" w:cs="Times New Roman"/>
          <w:noProof/>
          <w:sz w:val="28"/>
          <w:szCs w:val="28"/>
          <w:rPrChange w:id="352" w:author="微软用户" w:date="2022-04-11T20:26:00Z">
            <w:rPr>
              <w:rStyle w:val="af7"/>
              <w:noProof/>
            </w:rPr>
          </w:rPrChange>
        </w:rPr>
        <w:instrText xml:space="preserve"> HYPERLINK \l "_Toc100573199" </w:instrText>
      </w:r>
      <w:r w:rsidRPr="00CD2DAD">
        <w:rPr>
          <w:rStyle w:val="af7"/>
          <w:rFonts w:ascii="Times New Roman" w:hAnsi="Times New Roman" w:cs="Times New Roman"/>
          <w:noProof/>
          <w:sz w:val="28"/>
          <w:szCs w:val="28"/>
          <w:rPrChange w:id="353" w:author="微软用户" w:date="2022-04-11T20:26:00Z">
            <w:rPr>
              <w:noProof/>
            </w:rPr>
          </w:rPrChange>
        </w:rPr>
        <w:fldChar w:fldCharType="separate"/>
      </w:r>
      <w:r w:rsidR="00B75B6E" w:rsidRPr="00CD2DAD">
        <w:rPr>
          <w:rStyle w:val="af7"/>
          <w:rFonts w:ascii="Times New Roman" w:hAnsi="Times New Roman" w:cs="Times New Roman"/>
          <w:noProof/>
          <w:sz w:val="28"/>
          <w:szCs w:val="28"/>
          <w:rPrChange w:id="354" w:author="微软用户" w:date="2022-04-11T20:26:00Z">
            <w:rPr>
              <w:rStyle w:val="af7"/>
              <w:noProof/>
            </w:rPr>
          </w:rPrChange>
        </w:rPr>
        <w:t>2.2</w:t>
      </w:r>
      <w:r w:rsidR="00B75B6E" w:rsidRPr="00CD2DAD">
        <w:rPr>
          <w:rFonts w:ascii="Times New Roman" w:eastAsiaTheme="minorEastAsia" w:hAnsi="Times New Roman" w:cs="Times New Roman"/>
          <w:smallCaps w:val="0"/>
          <w:noProof/>
          <w:sz w:val="28"/>
          <w:szCs w:val="28"/>
          <w:rPrChange w:id="355" w:author="微软用户" w:date="2022-04-11T20:26:00Z">
            <w:rPr>
              <w:rFonts w:eastAsiaTheme="minorEastAsia" w:cstheme="minorBidi"/>
              <w:smallCaps w:val="0"/>
              <w:noProof/>
              <w:sz w:val="21"/>
              <w:szCs w:val="22"/>
            </w:rPr>
          </w:rPrChange>
        </w:rPr>
        <w:tab/>
      </w:r>
      <w:ins w:id="356" w:author="微软用户" w:date="2022-04-11T20:59:00Z">
        <w:r w:rsidR="00F35A40">
          <w:rPr>
            <w:rFonts w:ascii="Times New Roman" w:eastAsiaTheme="minorEastAsia" w:hAnsi="Times New Roman" w:cs="Times New Roman"/>
            <w:smallCaps w:val="0"/>
            <w:noProof/>
            <w:sz w:val="28"/>
            <w:szCs w:val="28"/>
          </w:rPr>
          <w:t>??</w:t>
        </w:r>
      </w:ins>
      <w:r w:rsidR="00B75B6E" w:rsidRPr="00CD2DAD">
        <w:rPr>
          <w:rStyle w:val="af7"/>
          <w:rFonts w:ascii="Times New Roman" w:hAnsi="Times New Roman" w:cs="Times New Roman" w:hint="eastAsia"/>
          <w:noProof/>
          <w:sz w:val="28"/>
          <w:szCs w:val="28"/>
          <w:rPrChange w:id="357" w:author="微软用户" w:date="2022-04-11T20:26:00Z">
            <w:rPr>
              <w:rStyle w:val="af7"/>
              <w:rFonts w:hint="eastAsia"/>
              <w:noProof/>
            </w:rPr>
          </w:rPrChange>
        </w:rPr>
        <w:t>衰减</w:t>
      </w:r>
      <w:r w:rsidR="00B75B6E" w:rsidRPr="00CD2DAD">
        <w:rPr>
          <w:rStyle w:val="af7"/>
          <w:rFonts w:ascii="Times New Roman" w:hAnsi="Times New Roman" w:cs="Times New Roman"/>
          <w:noProof/>
          <w:sz w:val="28"/>
          <w:szCs w:val="28"/>
          <w:rPrChange w:id="358" w:author="微软用户" w:date="2022-04-11T20:26:00Z">
            <w:rPr>
              <w:rStyle w:val="af7"/>
              <w:noProof/>
            </w:rPr>
          </w:rPrChange>
        </w:rPr>
        <w:t>BYOT</w:t>
      </w:r>
      <w:r w:rsidR="00B75B6E" w:rsidRPr="00CD2DAD">
        <w:rPr>
          <w:rStyle w:val="af7"/>
          <w:rFonts w:ascii="Times New Roman" w:hAnsi="Times New Roman" w:cs="Times New Roman" w:hint="eastAsia"/>
          <w:noProof/>
          <w:sz w:val="28"/>
          <w:szCs w:val="28"/>
          <w:rPrChange w:id="359" w:author="微软用户" w:date="2022-04-11T20:26:00Z">
            <w:rPr>
              <w:rStyle w:val="af7"/>
              <w:rFonts w:hint="eastAsia"/>
              <w:noProof/>
            </w:rPr>
          </w:rPrChange>
        </w:rPr>
        <w:t>模型</w:t>
      </w:r>
      <w:r w:rsidR="00B75B6E" w:rsidRPr="00CD2DAD">
        <w:rPr>
          <w:rFonts w:ascii="Times New Roman" w:hAnsi="Times New Roman" w:cs="Times New Roman"/>
          <w:noProof/>
          <w:webHidden/>
          <w:sz w:val="28"/>
          <w:szCs w:val="28"/>
          <w:rPrChange w:id="360" w:author="微软用户" w:date="2022-04-11T20:26:00Z">
            <w:rPr>
              <w:noProof/>
              <w:webHidden/>
            </w:rPr>
          </w:rPrChange>
        </w:rPr>
        <w:tab/>
      </w:r>
      <w:r w:rsidR="00B75B6E" w:rsidRPr="00CD2DAD">
        <w:rPr>
          <w:rFonts w:ascii="Times New Roman" w:hAnsi="Times New Roman" w:cs="Times New Roman"/>
          <w:noProof/>
          <w:webHidden/>
          <w:sz w:val="28"/>
          <w:szCs w:val="28"/>
          <w:rPrChange w:id="361" w:author="微软用户" w:date="2022-04-11T20:26:00Z">
            <w:rPr>
              <w:noProof/>
              <w:webHidden/>
            </w:rPr>
          </w:rPrChange>
        </w:rPr>
        <w:fldChar w:fldCharType="begin"/>
      </w:r>
      <w:r w:rsidR="00B75B6E" w:rsidRPr="00CD2DAD">
        <w:rPr>
          <w:rFonts w:ascii="Times New Roman" w:hAnsi="Times New Roman" w:cs="Times New Roman"/>
          <w:noProof/>
          <w:webHidden/>
          <w:sz w:val="28"/>
          <w:szCs w:val="28"/>
          <w:rPrChange w:id="362" w:author="微软用户" w:date="2022-04-11T20:26:00Z">
            <w:rPr>
              <w:noProof/>
              <w:webHidden/>
            </w:rPr>
          </w:rPrChange>
        </w:rPr>
        <w:instrText xml:space="preserve"> PAGEREF _Toc100573199 \h </w:instrText>
      </w:r>
      <w:r w:rsidR="00B75B6E" w:rsidRPr="00CD2DAD">
        <w:rPr>
          <w:rFonts w:ascii="Times New Roman" w:hAnsi="Times New Roman" w:cs="Times New Roman"/>
          <w:noProof/>
          <w:webHidden/>
          <w:sz w:val="28"/>
          <w:szCs w:val="28"/>
          <w:rPrChange w:id="363" w:author="微软用户" w:date="2022-04-11T20:26:00Z">
            <w:rPr>
              <w:rFonts w:ascii="Times New Roman" w:hAnsi="Times New Roman" w:cs="Times New Roman"/>
              <w:noProof/>
              <w:webHidden/>
              <w:sz w:val="28"/>
              <w:szCs w:val="28"/>
            </w:rPr>
          </w:rPrChange>
        </w:rPr>
      </w:r>
      <w:r w:rsidR="00B75B6E" w:rsidRPr="00CD2DAD">
        <w:rPr>
          <w:rFonts w:ascii="Times New Roman" w:hAnsi="Times New Roman" w:cs="Times New Roman"/>
          <w:noProof/>
          <w:webHidden/>
          <w:sz w:val="28"/>
          <w:szCs w:val="28"/>
          <w:rPrChange w:id="364" w:author="微软用户" w:date="2022-04-11T20:26:00Z">
            <w:rPr>
              <w:noProof/>
              <w:webHidden/>
            </w:rPr>
          </w:rPrChange>
        </w:rPr>
        <w:fldChar w:fldCharType="separate"/>
      </w:r>
      <w:r w:rsidR="00B75B6E" w:rsidRPr="00CD2DAD">
        <w:rPr>
          <w:rFonts w:ascii="Times New Roman" w:hAnsi="Times New Roman" w:cs="Times New Roman"/>
          <w:noProof/>
          <w:webHidden/>
          <w:sz w:val="28"/>
          <w:szCs w:val="28"/>
          <w:rPrChange w:id="365" w:author="微软用户" w:date="2022-04-11T20:26:00Z">
            <w:rPr>
              <w:noProof/>
              <w:webHidden/>
            </w:rPr>
          </w:rPrChange>
        </w:rPr>
        <w:t>15</w:t>
      </w:r>
      <w:r w:rsidR="00B75B6E" w:rsidRPr="00CD2DAD">
        <w:rPr>
          <w:rFonts w:ascii="Times New Roman" w:hAnsi="Times New Roman" w:cs="Times New Roman"/>
          <w:noProof/>
          <w:webHidden/>
          <w:sz w:val="28"/>
          <w:szCs w:val="28"/>
          <w:rPrChange w:id="366" w:author="微软用户" w:date="2022-04-11T20:26:00Z">
            <w:rPr>
              <w:noProof/>
              <w:webHidden/>
            </w:rPr>
          </w:rPrChange>
        </w:rPr>
        <w:fldChar w:fldCharType="end"/>
      </w:r>
      <w:r w:rsidRPr="00CD2DAD">
        <w:rPr>
          <w:rFonts w:ascii="Times New Roman" w:hAnsi="Times New Roman" w:cs="Times New Roman"/>
          <w:noProof/>
          <w:sz w:val="28"/>
          <w:szCs w:val="28"/>
          <w:rPrChange w:id="367" w:author="微软用户" w:date="2022-04-11T20:26:00Z">
            <w:rPr>
              <w:noProof/>
            </w:rPr>
          </w:rPrChange>
        </w:rPr>
        <w:fldChar w:fldCharType="end"/>
      </w:r>
    </w:p>
    <w:p w14:paraId="39DE9987" w14:textId="1CF103A9" w:rsidR="00B75B6E" w:rsidRPr="00CD2DAD" w:rsidRDefault="00B729B8">
      <w:pPr>
        <w:pStyle w:val="TOC2"/>
        <w:rPr>
          <w:rFonts w:ascii="Times New Roman" w:eastAsiaTheme="minorEastAsia" w:hAnsi="Times New Roman" w:cs="Times New Roman"/>
          <w:smallCaps w:val="0"/>
          <w:noProof/>
          <w:sz w:val="28"/>
          <w:szCs w:val="28"/>
          <w:rPrChange w:id="368" w:author="微软用户" w:date="2022-04-11T20:26:00Z">
            <w:rPr>
              <w:rFonts w:eastAsiaTheme="minorEastAsia" w:cstheme="minorBidi"/>
              <w:smallCaps w:val="0"/>
              <w:noProof/>
              <w:sz w:val="21"/>
              <w:szCs w:val="22"/>
            </w:rPr>
          </w:rPrChange>
        </w:rPr>
      </w:pPr>
      <w:r w:rsidRPr="00CD2DAD">
        <w:rPr>
          <w:rStyle w:val="af7"/>
          <w:rFonts w:ascii="Times New Roman" w:hAnsi="Times New Roman" w:cs="Times New Roman"/>
          <w:noProof/>
          <w:sz w:val="28"/>
          <w:szCs w:val="28"/>
          <w:rPrChange w:id="369" w:author="微软用户" w:date="2022-04-11T20:26:00Z">
            <w:rPr>
              <w:rStyle w:val="af7"/>
            </w:rPr>
          </w:rPrChange>
        </w:rPr>
        <w:fldChar w:fldCharType="begin"/>
      </w:r>
      <w:r w:rsidRPr="00CD2DAD">
        <w:rPr>
          <w:rStyle w:val="af7"/>
          <w:rFonts w:ascii="Times New Roman" w:hAnsi="Times New Roman" w:cs="Times New Roman"/>
          <w:noProof/>
          <w:sz w:val="28"/>
          <w:szCs w:val="28"/>
          <w:rPrChange w:id="370" w:author="微软用户" w:date="2022-04-11T20:26:00Z">
            <w:rPr>
              <w:rStyle w:val="af7"/>
              <w:noProof/>
            </w:rPr>
          </w:rPrChange>
        </w:rPr>
        <w:instrText xml:space="preserve"> HYPERLINK \l "_Toc100573200" </w:instrText>
      </w:r>
      <w:r w:rsidRPr="00CD2DAD">
        <w:rPr>
          <w:rStyle w:val="af7"/>
          <w:rFonts w:ascii="Times New Roman" w:hAnsi="Times New Roman" w:cs="Times New Roman"/>
          <w:noProof/>
          <w:sz w:val="28"/>
          <w:szCs w:val="28"/>
          <w:rPrChange w:id="371" w:author="微软用户" w:date="2022-04-11T20:26:00Z">
            <w:rPr>
              <w:noProof/>
            </w:rPr>
          </w:rPrChange>
        </w:rPr>
        <w:fldChar w:fldCharType="separate"/>
      </w:r>
      <w:r w:rsidR="00B75B6E" w:rsidRPr="00CD2DAD">
        <w:rPr>
          <w:rStyle w:val="af7"/>
          <w:rFonts w:ascii="Times New Roman" w:hAnsi="Times New Roman" w:cs="Times New Roman"/>
          <w:noProof/>
          <w:sz w:val="28"/>
          <w:szCs w:val="28"/>
          <w:rPrChange w:id="372" w:author="微软用户" w:date="2022-04-11T20:26:00Z">
            <w:rPr>
              <w:rStyle w:val="af7"/>
              <w:noProof/>
            </w:rPr>
          </w:rPrChange>
        </w:rPr>
        <w:t>2.3</w:t>
      </w:r>
      <w:r w:rsidR="00B75B6E" w:rsidRPr="00CD2DAD">
        <w:rPr>
          <w:rFonts w:ascii="Times New Roman" w:eastAsiaTheme="minorEastAsia" w:hAnsi="Times New Roman" w:cs="Times New Roman"/>
          <w:smallCaps w:val="0"/>
          <w:noProof/>
          <w:sz w:val="28"/>
          <w:szCs w:val="28"/>
          <w:rPrChange w:id="373" w:author="微软用户" w:date="2022-04-11T20:26:00Z">
            <w:rPr>
              <w:rFonts w:eastAsiaTheme="minorEastAsia" w:cstheme="minorBidi"/>
              <w:smallCaps w:val="0"/>
              <w:noProof/>
              <w:sz w:val="21"/>
              <w:szCs w:val="22"/>
            </w:rPr>
          </w:rPrChange>
        </w:rPr>
        <w:tab/>
      </w:r>
      <w:r w:rsidR="00B75B6E" w:rsidRPr="00CD2DAD">
        <w:rPr>
          <w:rStyle w:val="af7"/>
          <w:rFonts w:ascii="Times New Roman" w:hAnsi="Times New Roman" w:cs="Times New Roman" w:hint="eastAsia"/>
          <w:noProof/>
          <w:sz w:val="28"/>
          <w:szCs w:val="28"/>
          <w:rPrChange w:id="374" w:author="微软用户" w:date="2022-04-11T20:26:00Z">
            <w:rPr>
              <w:rStyle w:val="af7"/>
              <w:rFonts w:hint="eastAsia"/>
              <w:noProof/>
            </w:rPr>
          </w:rPrChange>
        </w:rPr>
        <w:t>实验结果与分析</w:t>
      </w:r>
      <w:r w:rsidR="00B75B6E" w:rsidRPr="00CD2DAD">
        <w:rPr>
          <w:rFonts w:ascii="Times New Roman" w:hAnsi="Times New Roman" w:cs="Times New Roman"/>
          <w:noProof/>
          <w:webHidden/>
          <w:sz w:val="28"/>
          <w:szCs w:val="28"/>
          <w:rPrChange w:id="375" w:author="微软用户" w:date="2022-04-11T20:26:00Z">
            <w:rPr>
              <w:noProof/>
              <w:webHidden/>
            </w:rPr>
          </w:rPrChange>
        </w:rPr>
        <w:tab/>
      </w:r>
      <w:r w:rsidR="00B75B6E" w:rsidRPr="00CD2DAD">
        <w:rPr>
          <w:rFonts w:ascii="Times New Roman" w:hAnsi="Times New Roman" w:cs="Times New Roman"/>
          <w:noProof/>
          <w:webHidden/>
          <w:sz w:val="28"/>
          <w:szCs w:val="28"/>
          <w:rPrChange w:id="376" w:author="微软用户" w:date="2022-04-11T20:26:00Z">
            <w:rPr>
              <w:noProof/>
              <w:webHidden/>
            </w:rPr>
          </w:rPrChange>
        </w:rPr>
        <w:fldChar w:fldCharType="begin"/>
      </w:r>
      <w:r w:rsidR="00B75B6E" w:rsidRPr="00CD2DAD">
        <w:rPr>
          <w:rFonts w:ascii="Times New Roman" w:hAnsi="Times New Roman" w:cs="Times New Roman"/>
          <w:noProof/>
          <w:webHidden/>
          <w:sz w:val="28"/>
          <w:szCs w:val="28"/>
          <w:rPrChange w:id="377" w:author="微软用户" w:date="2022-04-11T20:26:00Z">
            <w:rPr>
              <w:noProof/>
              <w:webHidden/>
            </w:rPr>
          </w:rPrChange>
        </w:rPr>
        <w:instrText xml:space="preserve"> PAGEREF _Toc100573200 \h </w:instrText>
      </w:r>
      <w:r w:rsidR="00B75B6E" w:rsidRPr="00CD2DAD">
        <w:rPr>
          <w:rFonts w:ascii="Times New Roman" w:hAnsi="Times New Roman" w:cs="Times New Roman"/>
          <w:noProof/>
          <w:webHidden/>
          <w:sz w:val="28"/>
          <w:szCs w:val="28"/>
          <w:rPrChange w:id="378" w:author="微软用户" w:date="2022-04-11T20:26:00Z">
            <w:rPr>
              <w:rFonts w:ascii="Times New Roman" w:hAnsi="Times New Roman" w:cs="Times New Roman"/>
              <w:noProof/>
              <w:webHidden/>
              <w:sz w:val="28"/>
              <w:szCs w:val="28"/>
            </w:rPr>
          </w:rPrChange>
        </w:rPr>
      </w:r>
      <w:r w:rsidR="00B75B6E" w:rsidRPr="00CD2DAD">
        <w:rPr>
          <w:rFonts w:ascii="Times New Roman" w:hAnsi="Times New Roman" w:cs="Times New Roman"/>
          <w:noProof/>
          <w:webHidden/>
          <w:sz w:val="28"/>
          <w:szCs w:val="28"/>
          <w:rPrChange w:id="379" w:author="微软用户" w:date="2022-04-11T20:26:00Z">
            <w:rPr>
              <w:noProof/>
              <w:webHidden/>
            </w:rPr>
          </w:rPrChange>
        </w:rPr>
        <w:fldChar w:fldCharType="separate"/>
      </w:r>
      <w:r w:rsidR="00B75B6E" w:rsidRPr="00CD2DAD">
        <w:rPr>
          <w:rFonts w:ascii="Times New Roman" w:hAnsi="Times New Roman" w:cs="Times New Roman"/>
          <w:noProof/>
          <w:webHidden/>
          <w:sz w:val="28"/>
          <w:szCs w:val="28"/>
          <w:rPrChange w:id="380" w:author="微软用户" w:date="2022-04-11T20:26:00Z">
            <w:rPr>
              <w:noProof/>
              <w:webHidden/>
            </w:rPr>
          </w:rPrChange>
        </w:rPr>
        <w:t>16</w:t>
      </w:r>
      <w:r w:rsidR="00B75B6E" w:rsidRPr="00CD2DAD">
        <w:rPr>
          <w:rFonts w:ascii="Times New Roman" w:hAnsi="Times New Roman" w:cs="Times New Roman"/>
          <w:noProof/>
          <w:webHidden/>
          <w:sz w:val="28"/>
          <w:szCs w:val="28"/>
          <w:rPrChange w:id="381" w:author="微软用户" w:date="2022-04-11T20:26:00Z">
            <w:rPr>
              <w:noProof/>
              <w:webHidden/>
            </w:rPr>
          </w:rPrChange>
        </w:rPr>
        <w:fldChar w:fldCharType="end"/>
      </w:r>
      <w:r w:rsidRPr="00CD2DAD">
        <w:rPr>
          <w:rFonts w:ascii="Times New Roman" w:hAnsi="Times New Roman" w:cs="Times New Roman"/>
          <w:noProof/>
          <w:sz w:val="28"/>
          <w:szCs w:val="28"/>
          <w:rPrChange w:id="382" w:author="微软用户" w:date="2022-04-11T20:26:00Z">
            <w:rPr>
              <w:noProof/>
            </w:rPr>
          </w:rPrChange>
        </w:rPr>
        <w:fldChar w:fldCharType="end"/>
      </w:r>
    </w:p>
    <w:p w14:paraId="2BB4A098" w14:textId="3AFF8CA5" w:rsidR="00B75B6E" w:rsidRPr="00CD2DAD" w:rsidRDefault="00B729B8">
      <w:pPr>
        <w:pStyle w:val="TOC2"/>
        <w:rPr>
          <w:rFonts w:ascii="Times New Roman" w:eastAsiaTheme="minorEastAsia" w:hAnsi="Times New Roman" w:cs="Times New Roman"/>
          <w:smallCaps w:val="0"/>
          <w:noProof/>
          <w:sz w:val="28"/>
          <w:szCs w:val="28"/>
          <w:rPrChange w:id="383" w:author="微软用户" w:date="2022-04-11T20:26:00Z">
            <w:rPr>
              <w:rFonts w:eastAsiaTheme="minorEastAsia" w:cstheme="minorBidi"/>
              <w:smallCaps w:val="0"/>
              <w:noProof/>
              <w:sz w:val="21"/>
              <w:szCs w:val="22"/>
            </w:rPr>
          </w:rPrChange>
        </w:rPr>
      </w:pPr>
      <w:r w:rsidRPr="00CD2DAD">
        <w:rPr>
          <w:rStyle w:val="af7"/>
          <w:rFonts w:ascii="Times New Roman" w:hAnsi="Times New Roman" w:cs="Times New Roman"/>
          <w:noProof/>
          <w:sz w:val="28"/>
          <w:szCs w:val="28"/>
          <w:rPrChange w:id="384" w:author="微软用户" w:date="2022-04-11T20:26:00Z">
            <w:rPr>
              <w:rStyle w:val="af7"/>
            </w:rPr>
          </w:rPrChange>
        </w:rPr>
        <w:fldChar w:fldCharType="begin"/>
      </w:r>
      <w:r w:rsidRPr="00CD2DAD">
        <w:rPr>
          <w:rStyle w:val="af7"/>
          <w:rFonts w:ascii="Times New Roman" w:hAnsi="Times New Roman" w:cs="Times New Roman"/>
          <w:noProof/>
          <w:sz w:val="28"/>
          <w:szCs w:val="28"/>
          <w:rPrChange w:id="385" w:author="微软用户" w:date="2022-04-11T20:26:00Z">
            <w:rPr>
              <w:rStyle w:val="af7"/>
              <w:noProof/>
            </w:rPr>
          </w:rPrChange>
        </w:rPr>
        <w:instrText xml:space="preserve"> HYPERLINK \l "_Toc100573201" </w:instrText>
      </w:r>
      <w:r w:rsidRPr="00CD2DAD">
        <w:rPr>
          <w:rStyle w:val="af7"/>
          <w:rFonts w:ascii="Times New Roman" w:hAnsi="Times New Roman" w:cs="Times New Roman"/>
          <w:noProof/>
          <w:sz w:val="28"/>
          <w:szCs w:val="28"/>
          <w:rPrChange w:id="386" w:author="微软用户" w:date="2022-04-11T20:26:00Z">
            <w:rPr>
              <w:noProof/>
            </w:rPr>
          </w:rPrChange>
        </w:rPr>
        <w:fldChar w:fldCharType="separate"/>
      </w:r>
      <w:r w:rsidR="00B75B6E" w:rsidRPr="00CD2DAD">
        <w:rPr>
          <w:rStyle w:val="af7"/>
          <w:rFonts w:ascii="Times New Roman" w:hAnsi="Times New Roman" w:cs="Times New Roman"/>
          <w:noProof/>
          <w:sz w:val="28"/>
          <w:szCs w:val="28"/>
          <w:rPrChange w:id="387" w:author="微软用户" w:date="2022-04-11T20:26:00Z">
            <w:rPr>
              <w:rStyle w:val="af7"/>
              <w:noProof/>
            </w:rPr>
          </w:rPrChange>
        </w:rPr>
        <w:t>2.4</w:t>
      </w:r>
      <w:r w:rsidR="00B75B6E" w:rsidRPr="00CD2DAD">
        <w:rPr>
          <w:rFonts w:ascii="Times New Roman" w:eastAsiaTheme="minorEastAsia" w:hAnsi="Times New Roman" w:cs="Times New Roman"/>
          <w:smallCaps w:val="0"/>
          <w:noProof/>
          <w:sz w:val="28"/>
          <w:szCs w:val="28"/>
          <w:rPrChange w:id="388" w:author="微软用户" w:date="2022-04-11T20:26:00Z">
            <w:rPr>
              <w:rFonts w:eastAsiaTheme="minorEastAsia" w:cstheme="minorBidi"/>
              <w:smallCaps w:val="0"/>
              <w:noProof/>
              <w:sz w:val="21"/>
              <w:szCs w:val="22"/>
            </w:rPr>
          </w:rPrChange>
        </w:rPr>
        <w:tab/>
      </w:r>
      <w:r w:rsidR="00B75B6E" w:rsidRPr="00CD2DAD">
        <w:rPr>
          <w:rStyle w:val="af7"/>
          <w:rFonts w:ascii="Times New Roman" w:hAnsi="Times New Roman" w:cs="Times New Roman" w:hint="eastAsia"/>
          <w:noProof/>
          <w:sz w:val="28"/>
          <w:szCs w:val="28"/>
          <w:rPrChange w:id="389" w:author="微软用户" w:date="2022-04-11T20:26:00Z">
            <w:rPr>
              <w:rStyle w:val="af7"/>
              <w:rFonts w:hint="eastAsia"/>
              <w:noProof/>
            </w:rPr>
          </w:rPrChange>
        </w:rPr>
        <w:t>本章小结</w:t>
      </w:r>
      <w:r w:rsidR="00B75B6E" w:rsidRPr="00CD2DAD">
        <w:rPr>
          <w:rFonts w:ascii="Times New Roman" w:hAnsi="Times New Roman" w:cs="Times New Roman"/>
          <w:noProof/>
          <w:webHidden/>
          <w:sz w:val="28"/>
          <w:szCs w:val="28"/>
          <w:rPrChange w:id="390" w:author="微软用户" w:date="2022-04-11T20:26:00Z">
            <w:rPr>
              <w:noProof/>
              <w:webHidden/>
            </w:rPr>
          </w:rPrChange>
        </w:rPr>
        <w:tab/>
      </w:r>
      <w:r w:rsidR="00B75B6E" w:rsidRPr="00CD2DAD">
        <w:rPr>
          <w:rFonts w:ascii="Times New Roman" w:hAnsi="Times New Roman" w:cs="Times New Roman"/>
          <w:noProof/>
          <w:webHidden/>
          <w:sz w:val="28"/>
          <w:szCs w:val="28"/>
          <w:rPrChange w:id="391" w:author="微软用户" w:date="2022-04-11T20:26:00Z">
            <w:rPr>
              <w:noProof/>
              <w:webHidden/>
            </w:rPr>
          </w:rPrChange>
        </w:rPr>
        <w:fldChar w:fldCharType="begin"/>
      </w:r>
      <w:r w:rsidR="00B75B6E" w:rsidRPr="00CD2DAD">
        <w:rPr>
          <w:rFonts w:ascii="Times New Roman" w:hAnsi="Times New Roman" w:cs="Times New Roman"/>
          <w:noProof/>
          <w:webHidden/>
          <w:sz w:val="28"/>
          <w:szCs w:val="28"/>
          <w:rPrChange w:id="392" w:author="微软用户" w:date="2022-04-11T20:26:00Z">
            <w:rPr>
              <w:noProof/>
              <w:webHidden/>
            </w:rPr>
          </w:rPrChange>
        </w:rPr>
        <w:instrText xml:space="preserve"> PAGEREF _Toc100573201 \h </w:instrText>
      </w:r>
      <w:r w:rsidR="00B75B6E" w:rsidRPr="00CD2DAD">
        <w:rPr>
          <w:rFonts w:ascii="Times New Roman" w:hAnsi="Times New Roman" w:cs="Times New Roman"/>
          <w:noProof/>
          <w:webHidden/>
          <w:sz w:val="28"/>
          <w:szCs w:val="28"/>
          <w:rPrChange w:id="393" w:author="微软用户" w:date="2022-04-11T20:26:00Z">
            <w:rPr>
              <w:rFonts w:ascii="Times New Roman" w:hAnsi="Times New Roman" w:cs="Times New Roman"/>
              <w:noProof/>
              <w:webHidden/>
              <w:sz w:val="28"/>
              <w:szCs w:val="28"/>
            </w:rPr>
          </w:rPrChange>
        </w:rPr>
      </w:r>
      <w:r w:rsidR="00B75B6E" w:rsidRPr="00CD2DAD">
        <w:rPr>
          <w:rFonts w:ascii="Times New Roman" w:hAnsi="Times New Roman" w:cs="Times New Roman"/>
          <w:noProof/>
          <w:webHidden/>
          <w:sz w:val="28"/>
          <w:szCs w:val="28"/>
          <w:rPrChange w:id="394" w:author="微软用户" w:date="2022-04-11T20:26:00Z">
            <w:rPr>
              <w:noProof/>
              <w:webHidden/>
            </w:rPr>
          </w:rPrChange>
        </w:rPr>
        <w:fldChar w:fldCharType="separate"/>
      </w:r>
      <w:r w:rsidR="00B75B6E" w:rsidRPr="00CD2DAD">
        <w:rPr>
          <w:rFonts w:ascii="Times New Roman" w:hAnsi="Times New Roman" w:cs="Times New Roman"/>
          <w:noProof/>
          <w:webHidden/>
          <w:sz w:val="28"/>
          <w:szCs w:val="28"/>
          <w:rPrChange w:id="395" w:author="微软用户" w:date="2022-04-11T20:26:00Z">
            <w:rPr>
              <w:noProof/>
              <w:webHidden/>
            </w:rPr>
          </w:rPrChange>
        </w:rPr>
        <w:t>20</w:t>
      </w:r>
      <w:r w:rsidR="00B75B6E" w:rsidRPr="00CD2DAD">
        <w:rPr>
          <w:rFonts w:ascii="Times New Roman" w:hAnsi="Times New Roman" w:cs="Times New Roman"/>
          <w:noProof/>
          <w:webHidden/>
          <w:sz w:val="28"/>
          <w:szCs w:val="28"/>
          <w:rPrChange w:id="396" w:author="微软用户" w:date="2022-04-11T20:26:00Z">
            <w:rPr>
              <w:noProof/>
              <w:webHidden/>
            </w:rPr>
          </w:rPrChange>
        </w:rPr>
        <w:fldChar w:fldCharType="end"/>
      </w:r>
      <w:r w:rsidRPr="00CD2DAD">
        <w:rPr>
          <w:rFonts w:ascii="Times New Roman" w:hAnsi="Times New Roman" w:cs="Times New Roman"/>
          <w:noProof/>
          <w:sz w:val="28"/>
          <w:szCs w:val="28"/>
          <w:rPrChange w:id="397" w:author="微软用户" w:date="2022-04-11T20:26:00Z">
            <w:rPr>
              <w:noProof/>
            </w:rPr>
          </w:rPrChange>
        </w:rPr>
        <w:fldChar w:fldCharType="end"/>
      </w:r>
    </w:p>
    <w:p w14:paraId="4B81A4CF" w14:textId="46CEC3AB" w:rsidR="00B75B6E" w:rsidRDefault="00827A47">
      <w:pPr>
        <w:pStyle w:val="TOC1"/>
        <w:rPr>
          <w:rFonts w:asciiTheme="minorHAnsi" w:eastAsiaTheme="minorEastAsia" w:hAnsiTheme="minorHAnsi" w:cstheme="minorBidi"/>
          <w:b w:val="0"/>
          <w:bCs w:val="0"/>
          <w:caps w:val="0"/>
          <w:noProof/>
          <w:sz w:val="21"/>
          <w:szCs w:val="22"/>
        </w:rPr>
      </w:pPr>
      <w:hyperlink w:anchor="_Toc100573202" w:history="1">
        <w:r w:rsidR="00B75B6E" w:rsidRPr="00F4689F">
          <w:rPr>
            <w:rStyle w:val="af7"/>
            <w:noProof/>
          </w:rPr>
          <w:t>3</w:t>
        </w:r>
        <w:r w:rsidR="00B75B6E">
          <w:rPr>
            <w:rFonts w:asciiTheme="minorHAnsi" w:eastAsiaTheme="minorEastAsia" w:hAnsiTheme="minorHAnsi" w:cstheme="minorBidi"/>
            <w:b w:val="0"/>
            <w:bCs w:val="0"/>
            <w:caps w:val="0"/>
            <w:noProof/>
            <w:sz w:val="21"/>
            <w:szCs w:val="22"/>
          </w:rPr>
          <w:tab/>
        </w:r>
        <w:r w:rsidR="00B75B6E" w:rsidRPr="00F4689F">
          <w:rPr>
            <w:rStyle w:val="af7"/>
            <w:noProof/>
          </w:rPr>
          <w:t>基于自注意力机制的自知识蒸馏</w:t>
        </w:r>
        <w:r w:rsidR="00B75B6E">
          <w:rPr>
            <w:noProof/>
            <w:webHidden/>
          </w:rPr>
          <w:tab/>
        </w:r>
        <w:r w:rsidR="00B75B6E">
          <w:rPr>
            <w:noProof/>
            <w:webHidden/>
          </w:rPr>
          <w:fldChar w:fldCharType="begin"/>
        </w:r>
        <w:r w:rsidR="00B75B6E">
          <w:rPr>
            <w:noProof/>
            <w:webHidden/>
          </w:rPr>
          <w:instrText xml:space="preserve"> PAGEREF _Toc100573202 \h </w:instrText>
        </w:r>
        <w:r w:rsidR="00B75B6E">
          <w:rPr>
            <w:noProof/>
            <w:webHidden/>
          </w:rPr>
        </w:r>
        <w:r w:rsidR="00B75B6E">
          <w:rPr>
            <w:noProof/>
            <w:webHidden/>
          </w:rPr>
          <w:fldChar w:fldCharType="separate"/>
        </w:r>
        <w:r w:rsidR="00B75B6E">
          <w:rPr>
            <w:noProof/>
            <w:webHidden/>
          </w:rPr>
          <w:t>21</w:t>
        </w:r>
        <w:r w:rsidR="00B75B6E">
          <w:rPr>
            <w:noProof/>
            <w:webHidden/>
          </w:rPr>
          <w:fldChar w:fldCharType="end"/>
        </w:r>
      </w:hyperlink>
    </w:p>
    <w:p w14:paraId="479C7EE0" w14:textId="3C56C33F" w:rsidR="00B75B6E" w:rsidRDefault="00827A47">
      <w:pPr>
        <w:pStyle w:val="TOC2"/>
        <w:rPr>
          <w:rFonts w:eastAsiaTheme="minorEastAsia" w:cstheme="minorBidi"/>
          <w:smallCaps w:val="0"/>
          <w:noProof/>
          <w:sz w:val="21"/>
          <w:szCs w:val="22"/>
        </w:rPr>
      </w:pPr>
      <w:hyperlink w:anchor="_Toc100573203" w:history="1">
        <w:r w:rsidR="00B75B6E" w:rsidRPr="00F4689F">
          <w:rPr>
            <w:rStyle w:val="af7"/>
            <w:noProof/>
          </w:rPr>
          <w:t>3.1</w:t>
        </w:r>
        <w:r w:rsidR="00B75B6E">
          <w:rPr>
            <w:rFonts w:eastAsiaTheme="minorEastAsia" w:cstheme="minorBidi"/>
            <w:smallCaps w:val="0"/>
            <w:noProof/>
            <w:sz w:val="21"/>
            <w:szCs w:val="22"/>
          </w:rPr>
          <w:tab/>
        </w:r>
        <w:r w:rsidR="00B75B6E" w:rsidRPr="00F4689F">
          <w:rPr>
            <w:rStyle w:val="af7"/>
            <w:noProof/>
          </w:rPr>
          <w:t>自注意力模型的结构</w:t>
        </w:r>
        <w:r w:rsidR="00B75B6E">
          <w:rPr>
            <w:noProof/>
            <w:webHidden/>
          </w:rPr>
          <w:tab/>
        </w:r>
        <w:r w:rsidR="00B75B6E">
          <w:rPr>
            <w:noProof/>
            <w:webHidden/>
          </w:rPr>
          <w:fldChar w:fldCharType="begin"/>
        </w:r>
        <w:r w:rsidR="00B75B6E">
          <w:rPr>
            <w:noProof/>
            <w:webHidden/>
          </w:rPr>
          <w:instrText xml:space="preserve"> PAGEREF _Toc100573203 \h </w:instrText>
        </w:r>
        <w:r w:rsidR="00B75B6E">
          <w:rPr>
            <w:noProof/>
            <w:webHidden/>
          </w:rPr>
        </w:r>
        <w:r w:rsidR="00B75B6E">
          <w:rPr>
            <w:noProof/>
            <w:webHidden/>
          </w:rPr>
          <w:fldChar w:fldCharType="separate"/>
        </w:r>
        <w:r w:rsidR="00B75B6E">
          <w:rPr>
            <w:noProof/>
            <w:webHidden/>
          </w:rPr>
          <w:t>21</w:t>
        </w:r>
        <w:r w:rsidR="00B75B6E">
          <w:rPr>
            <w:noProof/>
            <w:webHidden/>
          </w:rPr>
          <w:fldChar w:fldCharType="end"/>
        </w:r>
      </w:hyperlink>
    </w:p>
    <w:p w14:paraId="59BC43DF" w14:textId="1A221AFC" w:rsidR="00B75B6E" w:rsidRDefault="00827A47">
      <w:pPr>
        <w:pStyle w:val="TOC2"/>
        <w:rPr>
          <w:rFonts w:eastAsiaTheme="minorEastAsia" w:cstheme="minorBidi"/>
          <w:smallCaps w:val="0"/>
          <w:noProof/>
          <w:sz w:val="21"/>
          <w:szCs w:val="22"/>
        </w:rPr>
      </w:pPr>
      <w:hyperlink w:anchor="_Toc100573204" w:history="1">
        <w:r w:rsidR="00B75B6E" w:rsidRPr="00F4689F">
          <w:rPr>
            <w:rStyle w:val="af7"/>
            <w:noProof/>
          </w:rPr>
          <w:t>3.2</w:t>
        </w:r>
        <w:r w:rsidR="00B75B6E">
          <w:rPr>
            <w:rFonts w:eastAsiaTheme="minorEastAsia" w:cstheme="minorBidi"/>
            <w:smallCaps w:val="0"/>
            <w:noProof/>
            <w:sz w:val="21"/>
            <w:szCs w:val="22"/>
          </w:rPr>
          <w:tab/>
        </w:r>
        <w:r w:rsidR="00B75B6E" w:rsidRPr="00F4689F">
          <w:rPr>
            <w:rStyle w:val="af7"/>
            <w:noProof/>
          </w:rPr>
          <w:t>基于自注意力机制的自知识蒸馏模型</w:t>
        </w:r>
        <w:r w:rsidR="00B75B6E">
          <w:rPr>
            <w:noProof/>
            <w:webHidden/>
          </w:rPr>
          <w:tab/>
        </w:r>
        <w:r w:rsidR="00B75B6E">
          <w:rPr>
            <w:noProof/>
            <w:webHidden/>
          </w:rPr>
          <w:fldChar w:fldCharType="begin"/>
        </w:r>
        <w:r w:rsidR="00B75B6E">
          <w:rPr>
            <w:noProof/>
            <w:webHidden/>
          </w:rPr>
          <w:instrText xml:space="preserve"> PAGEREF _Toc100573204 \h </w:instrText>
        </w:r>
        <w:r w:rsidR="00B75B6E">
          <w:rPr>
            <w:noProof/>
            <w:webHidden/>
          </w:rPr>
        </w:r>
        <w:r w:rsidR="00B75B6E">
          <w:rPr>
            <w:noProof/>
            <w:webHidden/>
          </w:rPr>
          <w:fldChar w:fldCharType="separate"/>
        </w:r>
        <w:r w:rsidR="00B75B6E">
          <w:rPr>
            <w:noProof/>
            <w:webHidden/>
          </w:rPr>
          <w:t>22</w:t>
        </w:r>
        <w:r w:rsidR="00B75B6E">
          <w:rPr>
            <w:noProof/>
            <w:webHidden/>
          </w:rPr>
          <w:fldChar w:fldCharType="end"/>
        </w:r>
      </w:hyperlink>
    </w:p>
    <w:p w14:paraId="26849C74" w14:textId="1CBABA58" w:rsidR="00B75B6E" w:rsidRDefault="00827A47">
      <w:pPr>
        <w:pStyle w:val="TOC2"/>
        <w:rPr>
          <w:rFonts w:eastAsiaTheme="minorEastAsia" w:cstheme="minorBidi"/>
          <w:smallCaps w:val="0"/>
          <w:noProof/>
          <w:sz w:val="21"/>
          <w:szCs w:val="22"/>
        </w:rPr>
      </w:pPr>
      <w:hyperlink w:anchor="_Toc100573205" w:history="1">
        <w:r w:rsidR="00B75B6E" w:rsidRPr="00F4689F">
          <w:rPr>
            <w:rStyle w:val="af7"/>
            <w:noProof/>
          </w:rPr>
          <w:t>3.3</w:t>
        </w:r>
        <w:r w:rsidR="00B75B6E">
          <w:rPr>
            <w:rFonts w:eastAsiaTheme="minorEastAsia" w:cstheme="minorBidi"/>
            <w:smallCaps w:val="0"/>
            <w:noProof/>
            <w:sz w:val="21"/>
            <w:szCs w:val="22"/>
          </w:rPr>
          <w:tab/>
        </w:r>
        <w:r w:rsidR="00B75B6E" w:rsidRPr="00F4689F">
          <w:rPr>
            <w:rStyle w:val="af7"/>
            <w:noProof/>
          </w:rPr>
          <w:t>SKDSA</w:t>
        </w:r>
        <w:r w:rsidR="00B75B6E" w:rsidRPr="00F4689F">
          <w:rPr>
            <w:rStyle w:val="af7"/>
            <w:noProof/>
          </w:rPr>
          <w:t>模型和袋装法的等价性证明</w:t>
        </w:r>
        <w:r w:rsidR="00B75B6E">
          <w:rPr>
            <w:noProof/>
            <w:webHidden/>
          </w:rPr>
          <w:tab/>
        </w:r>
        <w:r w:rsidR="00B75B6E">
          <w:rPr>
            <w:noProof/>
            <w:webHidden/>
          </w:rPr>
          <w:fldChar w:fldCharType="begin"/>
        </w:r>
        <w:r w:rsidR="00B75B6E">
          <w:rPr>
            <w:noProof/>
            <w:webHidden/>
          </w:rPr>
          <w:instrText xml:space="preserve"> PAGEREF _Toc100573205 \h </w:instrText>
        </w:r>
        <w:r w:rsidR="00B75B6E">
          <w:rPr>
            <w:noProof/>
            <w:webHidden/>
          </w:rPr>
        </w:r>
        <w:r w:rsidR="00B75B6E">
          <w:rPr>
            <w:noProof/>
            <w:webHidden/>
          </w:rPr>
          <w:fldChar w:fldCharType="separate"/>
        </w:r>
        <w:r w:rsidR="00B75B6E">
          <w:rPr>
            <w:noProof/>
            <w:webHidden/>
          </w:rPr>
          <w:t>30</w:t>
        </w:r>
        <w:r w:rsidR="00B75B6E">
          <w:rPr>
            <w:noProof/>
            <w:webHidden/>
          </w:rPr>
          <w:fldChar w:fldCharType="end"/>
        </w:r>
      </w:hyperlink>
    </w:p>
    <w:p w14:paraId="4872CAD5" w14:textId="38C4EF1B" w:rsidR="00B75B6E" w:rsidRDefault="00827A47">
      <w:pPr>
        <w:pStyle w:val="TOC2"/>
        <w:rPr>
          <w:rFonts w:eastAsiaTheme="minorEastAsia" w:cstheme="minorBidi"/>
          <w:smallCaps w:val="0"/>
          <w:noProof/>
          <w:sz w:val="21"/>
          <w:szCs w:val="22"/>
        </w:rPr>
      </w:pPr>
      <w:hyperlink w:anchor="_Toc100573206" w:history="1">
        <w:r w:rsidR="00B75B6E" w:rsidRPr="00F4689F">
          <w:rPr>
            <w:rStyle w:val="af7"/>
            <w:noProof/>
          </w:rPr>
          <w:t>3.4</w:t>
        </w:r>
        <w:r w:rsidR="00B75B6E">
          <w:rPr>
            <w:rFonts w:eastAsiaTheme="minorEastAsia" w:cstheme="minorBidi"/>
            <w:smallCaps w:val="0"/>
            <w:noProof/>
            <w:sz w:val="21"/>
            <w:szCs w:val="22"/>
          </w:rPr>
          <w:tab/>
        </w:r>
        <w:r w:rsidR="00B75B6E" w:rsidRPr="00F4689F">
          <w:rPr>
            <w:rStyle w:val="af7"/>
            <w:noProof/>
          </w:rPr>
          <w:t>SKDSA</w:t>
        </w:r>
        <w:r w:rsidR="00B75B6E" w:rsidRPr="00F4689F">
          <w:rPr>
            <w:rStyle w:val="af7"/>
            <w:noProof/>
          </w:rPr>
          <w:t>模型和数据增强的结合</w:t>
        </w:r>
        <w:r w:rsidR="00B75B6E">
          <w:rPr>
            <w:noProof/>
            <w:webHidden/>
          </w:rPr>
          <w:tab/>
        </w:r>
        <w:r w:rsidR="00B75B6E">
          <w:rPr>
            <w:noProof/>
            <w:webHidden/>
          </w:rPr>
          <w:fldChar w:fldCharType="begin"/>
        </w:r>
        <w:r w:rsidR="00B75B6E">
          <w:rPr>
            <w:noProof/>
            <w:webHidden/>
          </w:rPr>
          <w:instrText xml:space="preserve"> PAGEREF _Toc100573206 \h </w:instrText>
        </w:r>
        <w:r w:rsidR="00B75B6E">
          <w:rPr>
            <w:noProof/>
            <w:webHidden/>
          </w:rPr>
        </w:r>
        <w:r w:rsidR="00B75B6E">
          <w:rPr>
            <w:noProof/>
            <w:webHidden/>
          </w:rPr>
          <w:fldChar w:fldCharType="separate"/>
        </w:r>
        <w:r w:rsidR="00B75B6E">
          <w:rPr>
            <w:noProof/>
            <w:webHidden/>
          </w:rPr>
          <w:t>32</w:t>
        </w:r>
        <w:r w:rsidR="00B75B6E">
          <w:rPr>
            <w:noProof/>
            <w:webHidden/>
          </w:rPr>
          <w:fldChar w:fldCharType="end"/>
        </w:r>
      </w:hyperlink>
    </w:p>
    <w:p w14:paraId="76DC2C29" w14:textId="2C2F1251" w:rsidR="00B75B6E" w:rsidRDefault="00827A47">
      <w:pPr>
        <w:pStyle w:val="TOC2"/>
        <w:rPr>
          <w:rFonts w:eastAsiaTheme="minorEastAsia" w:cstheme="minorBidi"/>
          <w:smallCaps w:val="0"/>
          <w:noProof/>
          <w:sz w:val="21"/>
          <w:szCs w:val="22"/>
        </w:rPr>
      </w:pPr>
      <w:hyperlink w:anchor="_Toc100573207" w:history="1">
        <w:r w:rsidR="00B75B6E" w:rsidRPr="00F4689F">
          <w:rPr>
            <w:rStyle w:val="af7"/>
            <w:noProof/>
          </w:rPr>
          <w:t>3.5</w:t>
        </w:r>
        <w:r w:rsidR="00B75B6E">
          <w:rPr>
            <w:rFonts w:eastAsiaTheme="minorEastAsia" w:cstheme="minorBidi"/>
            <w:smallCaps w:val="0"/>
            <w:noProof/>
            <w:sz w:val="21"/>
            <w:szCs w:val="22"/>
          </w:rPr>
          <w:tab/>
        </w:r>
        <w:r w:rsidR="00B75B6E" w:rsidRPr="00F4689F">
          <w:rPr>
            <w:rStyle w:val="af7"/>
            <w:noProof/>
          </w:rPr>
          <w:t>本章小结</w:t>
        </w:r>
        <w:r w:rsidR="00B75B6E">
          <w:rPr>
            <w:noProof/>
            <w:webHidden/>
          </w:rPr>
          <w:tab/>
        </w:r>
        <w:r w:rsidR="00B75B6E">
          <w:rPr>
            <w:noProof/>
            <w:webHidden/>
          </w:rPr>
          <w:fldChar w:fldCharType="begin"/>
        </w:r>
        <w:r w:rsidR="00B75B6E">
          <w:rPr>
            <w:noProof/>
            <w:webHidden/>
          </w:rPr>
          <w:instrText xml:space="preserve"> PAGEREF _Toc100573207 \h </w:instrText>
        </w:r>
        <w:r w:rsidR="00B75B6E">
          <w:rPr>
            <w:noProof/>
            <w:webHidden/>
          </w:rPr>
        </w:r>
        <w:r w:rsidR="00B75B6E">
          <w:rPr>
            <w:noProof/>
            <w:webHidden/>
          </w:rPr>
          <w:fldChar w:fldCharType="separate"/>
        </w:r>
        <w:r w:rsidR="00B75B6E">
          <w:rPr>
            <w:noProof/>
            <w:webHidden/>
          </w:rPr>
          <w:t>34</w:t>
        </w:r>
        <w:r w:rsidR="00B75B6E">
          <w:rPr>
            <w:noProof/>
            <w:webHidden/>
          </w:rPr>
          <w:fldChar w:fldCharType="end"/>
        </w:r>
      </w:hyperlink>
    </w:p>
    <w:p w14:paraId="7797187A" w14:textId="650E6752" w:rsidR="00B75B6E" w:rsidRDefault="00827A47">
      <w:pPr>
        <w:pStyle w:val="TOC1"/>
        <w:rPr>
          <w:rFonts w:asciiTheme="minorHAnsi" w:eastAsiaTheme="minorEastAsia" w:hAnsiTheme="minorHAnsi" w:cstheme="minorBidi"/>
          <w:b w:val="0"/>
          <w:bCs w:val="0"/>
          <w:caps w:val="0"/>
          <w:noProof/>
          <w:sz w:val="21"/>
          <w:szCs w:val="22"/>
        </w:rPr>
      </w:pPr>
      <w:hyperlink w:anchor="_Toc100573208" w:history="1">
        <w:r w:rsidR="00B75B6E" w:rsidRPr="00F4689F">
          <w:rPr>
            <w:rStyle w:val="af7"/>
            <w:noProof/>
          </w:rPr>
          <w:t>4</w:t>
        </w:r>
        <w:r w:rsidR="00B75B6E">
          <w:rPr>
            <w:rFonts w:asciiTheme="minorHAnsi" w:eastAsiaTheme="minorEastAsia" w:hAnsiTheme="minorHAnsi" w:cstheme="minorBidi"/>
            <w:b w:val="0"/>
            <w:bCs w:val="0"/>
            <w:caps w:val="0"/>
            <w:noProof/>
            <w:sz w:val="21"/>
            <w:szCs w:val="22"/>
          </w:rPr>
          <w:tab/>
        </w:r>
        <w:r w:rsidR="00B75B6E" w:rsidRPr="00F4689F">
          <w:rPr>
            <w:rStyle w:val="af7"/>
            <w:noProof/>
          </w:rPr>
          <w:t>实验验证与分析</w:t>
        </w:r>
        <w:r w:rsidR="00B75B6E">
          <w:rPr>
            <w:noProof/>
            <w:webHidden/>
          </w:rPr>
          <w:tab/>
        </w:r>
        <w:r w:rsidR="00B75B6E">
          <w:rPr>
            <w:noProof/>
            <w:webHidden/>
          </w:rPr>
          <w:fldChar w:fldCharType="begin"/>
        </w:r>
        <w:r w:rsidR="00B75B6E">
          <w:rPr>
            <w:noProof/>
            <w:webHidden/>
          </w:rPr>
          <w:instrText xml:space="preserve"> PAGEREF _Toc100573208 \h </w:instrText>
        </w:r>
        <w:r w:rsidR="00B75B6E">
          <w:rPr>
            <w:noProof/>
            <w:webHidden/>
          </w:rPr>
        </w:r>
        <w:r w:rsidR="00B75B6E">
          <w:rPr>
            <w:noProof/>
            <w:webHidden/>
          </w:rPr>
          <w:fldChar w:fldCharType="separate"/>
        </w:r>
        <w:r w:rsidR="00B75B6E">
          <w:rPr>
            <w:noProof/>
            <w:webHidden/>
          </w:rPr>
          <w:t>35</w:t>
        </w:r>
        <w:r w:rsidR="00B75B6E">
          <w:rPr>
            <w:noProof/>
            <w:webHidden/>
          </w:rPr>
          <w:fldChar w:fldCharType="end"/>
        </w:r>
      </w:hyperlink>
    </w:p>
    <w:p w14:paraId="7A92FCA0" w14:textId="3B42FABC" w:rsidR="00B75B6E" w:rsidRDefault="00827A47">
      <w:pPr>
        <w:pStyle w:val="TOC2"/>
        <w:rPr>
          <w:rFonts w:eastAsiaTheme="minorEastAsia" w:cstheme="minorBidi"/>
          <w:smallCaps w:val="0"/>
          <w:noProof/>
          <w:sz w:val="21"/>
          <w:szCs w:val="22"/>
        </w:rPr>
      </w:pPr>
      <w:hyperlink w:anchor="_Toc100573209" w:history="1">
        <w:r w:rsidR="00B75B6E" w:rsidRPr="00F4689F">
          <w:rPr>
            <w:rStyle w:val="af7"/>
            <w:noProof/>
          </w:rPr>
          <w:t>4.1</w:t>
        </w:r>
        <w:r w:rsidR="00B75B6E">
          <w:rPr>
            <w:rFonts w:eastAsiaTheme="minorEastAsia" w:cstheme="minorBidi"/>
            <w:smallCaps w:val="0"/>
            <w:noProof/>
            <w:sz w:val="21"/>
            <w:szCs w:val="22"/>
          </w:rPr>
          <w:tab/>
        </w:r>
        <w:r w:rsidR="00B75B6E" w:rsidRPr="00F4689F">
          <w:rPr>
            <w:rStyle w:val="af7"/>
            <w:noProof/>
          </w:rPr>
          <w:t>实验设置</w:t>
        </w:r>
        <w:r w:rsidR="00B75B6E">
          <w:rPr>
            <w:noProof/>
            <w:webHidden/>
          </w:rPr>
          <w:tab/>
        </w:r>
        <w:r w:rsidR="00B75B6E">
          <w:rPr>
            <w:noProof/>
            <w:webHidden/>
          </w:rPr>
          <w:fldChar w:fldCharType="begin"/>
        </w:r>
        <w:r w:rsidR="00B75B6E">
          <w:rPr>
            <w:noProof/>
            <w:webHidden/>
          </w:rPr>
          <w:instrText xml:space="preserve"> PAGEREF _Toc100573209 \h </w:instrText>
        </w:r>
        <w:r w:rsidR="00B75B6E">
          <w:rPr>
            <w:noProof/>
            <w:webHidden/>
          </w:rPr>
        </w:r>
        <w:r w:rsidR="00B75B6E">
          <w:rPr>
            <w:noProof/>
            <w:webHidden/>
          </w:rPr>
          <w:fldChar w:fldCharType="separate"/>
        </w:r>
        <w:r w:rsidR="00B75B6E">
          <w:rPr>
            <w:noProof/>
            <w:webHidden/>
          </w:rPr>
          <w:t>35</w:t>
        </w:r>
        <w:r w:rsidR="00B75B6E">
          <w:rPr>
            <w:noProof/>
            <w:webHidden/>
          </w:rPr>
          <w:fldChar w:fldCharType="end"/>
        </w:r>
      </w:hyperlink>
    </w:p>
    <w:p w14:paraId="73F26D26" w14:textId="74F721CD" w:rsidR="00B75B6E" w:rsidRDefault="00827A47">
      <w:pPr>
        <w:pStyle w:val="TOC2"/>
        <w:rPr>
          <w:rFonts w:eastAsiaTheme="minorEastAsia" w:cstheme="minorBidi"/>
          <w:smallCaps w:val="0"/>
          <w:noProof/>
          <w:sz w:val="21"/>
          <w:szCs w:val="22"/>
        </w:rPr>
      </w:pPr>
      <w:hyperlink w:anchor="_Toc100573210" w:history="1">
        <w:r w:rsidR="00B75B6E" w:rsidRPr="00F4689F">
          <w:rPr>
            <w:rStyle w:val="af7"/>
            <w:noProof/>
          </w:rPr>
          <w:t>4.2</w:t>
        </w:r>
        <w:r w:rsidR="00B75B6E">
          <w:rPr>
            <w:rFonts w:eastAsiaTheme="minorEastAsia" w:cstheme="minorBidi"/>
            <w:smallCaps w:val="0"/>
            <w:noProof/>
            <w:sz w:val="21"/>
            <w:szCs w:val="22"/>
          </w:rPr>
          <w:tab/>
        </w:r>
        <w:r w:rsidR="00B75B6E" w:rsidRPr="00F4689F">
          <w:rPr>
            <w:rStyle w:val="af7"/>
            <w:noProof/>
          </w:rPr>
          <w:t>实验结果与分析</w:t>
        </w:r>
        <w:r w:rsidR="00B75B6E">
          <w:rPr>
            <w:noProof/>
            <w:webHidden/>
          </w:rPr>
          <w:tab/>
        </w:r>
        <w:r w:rsidR="00B75B6E">
          <w:rPr>
            <w:noProof/>
            <w:webHidden/>
          </w:rPr>
          <w:fldChar w:fldCharType="begin"/>
        </w:r>
        <w:r w:rsidR="00B75B6E">
          <w:rPr>
            <w:noProof/>
            <w:webHidden/>
          </w:rPr>
          <w:instrText xml:space="preserve"> PAGEREF _Toc100573210 \h </w:instrText>
        </w:r>
        <w:r w:rsidR="00B75B6E">
          <w:rPr>
            <w:noProof/>
            <w:webHidden/>
          </w:rPr>
        </w:r>
        <w:r w:rsidR="00B75B6E">
          <w:rPr>
            <w:noProof/>
            <w:webHidden/>
          </w:rPr>
          <w:fldChar w:fldCharType="separate"/>
        </w:r>
        <w:r w:rsidR="00B75B6E">
          <w:rPr>
            <w:noProof/>
            <w:webHidden/>
          </w:rPr>
          <w:t>39</w:t>
        </w:r>
        <w:r w:rsidR="00B75B6E">
          <w:rPr>
            <w:noProof/>
            <w:webHidden/>
          </w:rPr>
          <w:fldChar w:fldCharType="end"/>
        </w:r>
      </w:hyperlink>
    </w:p>
    <w:p w14:paraId="365241B8" w14:textId="021FC250" w:rsidR="00B75B6E" w:rsidRDefault="00B729B8">
      <w:pPr>
        <w:pStyle w:val="TOC2"/>
        <w:rPr>
          <w:rFonts w:eastAsiaTheme="minorEastAsia" w:cstheme="minorBidi"/>
          <w:smallCaps w:val="0"/>
          <w:noProof/>
          <w:sz w:val="21"/>
          <w:szCs w:val="22"/>
        </w:rPr>
      </w:pPr>
      <w:r>
        <w:rPr>
          <w:rStyle w:val="af7"/>
        </w:rPr>
        <w:fldChar w:fldCharType="begin"/>
      </w:r>
      <w:r>
        <w:rPr>
          <w:rStyle w:val="af7"/>
          <w:noProof/>
        </w:rPr>
        <w:instrText xml:space="preserve"> HYPERLINK \l "_Toc100573211" </w:instrText>
      </w:r>
      <w:r>
        <w:rPr>
          <w:rStyle w:val="af7"/>
        </w:rPr>
        <w:fldChar w:fldCharType="separate"/>
      </w:r>
      <w:r w:rsidR="00B75B6E" w:rsidRPr="00F4689F">
        <w:rPr>
          <w:rStyle w:val="af7"/>
          <w:noProof/>
        </w:rPr>
        <w:t>4.3</w:t>
      </w:r>
      <w:r w:rsidR="00B75B6E">
        <w:rPr>
          <w:rFonts w:eastAsiaTheme="minorEastAsia" w:cstheme="minorBidi"/>
          <w:smallCaps w:val="0"/>
          <w:noProof/>
          <w:sz w:val="21"/>
          <w:szCs w:val="22"/>
        </w:rPr>
        <w:tab/>
      </w:r>
      <w:r w:rsidR="00B75B6E" w:rsidRPr="00F4689F">
        <w:rPr>
          <w:rStyle w:val="af7"/>
          <w:noProof/>
        </w:rPr>
        <w:t>消融</w:t>
      </w:r>
      <w:del w:id="398" w:author="微软用户" w:date="2022-04-11T21:00:00Z">
        <w:r w:rsidR="00B75B6E" w:rsidRPr="00F4689F" w:rsidDel="00A1464A">
          <w:rPr>
            <w:rStyle w:val="af7"/>
            <w:noProof/>
          </w:rPr>
          <w:delText>研究</w:delText>
        </w:r>
      </w:del>
      <w:ins w:id="399" w:author="微软用户" w:date="2022-04-11T21:00:00Z">
        <w:r w:rsidR="00A1464A">
          <w:rPr>
            <w:rStyle w:val="af7"/>
            <w:rFonts w:hint="eastAsia"/>
            <w:noProof/>
          </w:rPr>
          <w:t>实验</w:t>
        </w:r>
      </w:ins>
      <w:r w:rsidR="00B75B6E">
        <w:rPr>
          <w:noProof/>
          <w:webHidden/>
        </w:rPr>
        <w:tab/>
      </w:r>
      <w:r w:rsidR="00B75B6E">
        <w:rPr>
          <w:noProof/>
          <w:webHidden/>
        </w:rPr>
        <w:fldChar w:fldCharType="begin"/>
      </w:r>
      <w:r w:rsidR="00B75B6E">
        <w:rPr>
          <w:noProof/>
          <w:webHidden/>
        </w:rPr>
        <w:instrText xml:space="preserve"> PAGEREF _Toc100573211 \h </w:instrText>
      </w:r>
      <w:r w:rsidR="00B75B6E">
        <w:rPr>
          <w:noProof/>
          <w:webHidden/>
        </w:rPr>
      </w:r>
      <w:r w:rsidR="00B75B6E">
        <w:rPr>
          <w:noProof/>
          <w:webHidden/>
        </w:rPr>
        <w:fldChar w:fldCharType="separate"/>
      </w:r>
      <w:r w:rsidR="00B75B6E">
        <w:rPr>
          <w:noProof/>
          <w:webHidden/>
        </w:rPr>
        <w:t>43</w:t>
      </w:r>
      <w:r w:rsidR="00B75B6E">
        <w:rPr>
          <w:noProof/>
          <w:webHidden/>
        </w:rPr>
        <w:fldChar w:fldCharType="end"/>
      </w:r>
      <w:r>
        <w:rPr>
          <w:noProof/>
        </w:rPr>
        <w:fldChar w:fldCharType="end"/>
      </w:r>
    </w:p>
    <w:p w14:paraId="0CAFED83" w14:textId="4B3C6948" w:rsidR="00B75B6E" w:rsidRDefault="00827A47">
      <w:pPr>
        <w:pStyle w:val="TOC2"/>
        <w:rPr>
          <w:rFonts w:eastAsiaTheme="minorEastAsia" w:cstheme="minorBidi"/>
          <w:smallCaps w:val="0"/>
          <w:noProof/>
          <w:sz w:val="21"/>
          <w:szCs w:val="22"/>
        </w:rPr>
      </w:pPr>
      <w:hyperlink w:anchor="_Toc100573212" w:history="1">
        <w:r w:rsidR="00B75B6E" w:rsidRPr="00F4689F">
          <w:rPr>
            <w:rStyle w:val="af7"/>
            <w:noProof/>
          </w:rPr>
          <w:t>4.4</w:t>
        </w:r>
        <w:r w:rsidR="00B75B6E">
          <w:rPr>
            <w:rFonts w:eastAsiaTheme="minorEastAsia" w:cstheme="minorBidi"/>
            <w:smallCaps w:val="0"/>
            <w:noProof/>
            <w:sz w:val="21"/>
            <w:szCs w:val="22"/>
          </w:rPr>
          <w:tab/>
        </w:r>
        <w:r w:rsidR="00B75B6E" w:rsidRPr="00F4689F">
          <w:rPr>
            <w:rStyle w:val="af7"/>
            <w:noProof/>
          </w:rPr>
          <w:t>本章小结</w:t>
        </w:r>
        <w:r w:rsidR="00B75B6E">
          <w:rPr>
            <w:noProof/>
            <w:webHidden/>
          </w:rPr>
          <w:tab/>
        </w:r>
        <w:r w:rsidR="00B75B6E">
          <w:rPr>
            <w:noProof/>
            <w:webHidden/>
          </w:rPr>
          <w:fldChar w:fldCharType="begin"/>
        </w:r>
        <w:r w:rsidR="00B75B6E">
          <w:rPr>
            <w:noProof/>
            <w:webHidden/>
          </w:rPr>
          <w:instrText xml:space="preserve"> PAGEREF _Toc100573212 \h </w:instrText>
        </w:r>
        <w:r w:rsidR="00B75B6E">
          <w:rPr>
            <w:noProof/>
            <w:webHidden/>
          </w:rPr>
        </w:r>
        <w:r w:rsidR="00B75B6E">
          <w:rPr>
            <w:noProof/>
            <w:webHidden/>
          </w:rPr>
          <w:fldChar w:fldCharType="separate"/>
        </w:r>
        <w:r w:rsidR="00B75B6E">
          <w:rPr>
            <w:noProof/>
            <w:webHidden/>
          </w:rPr>
          <w:t>48</w:t>
        </w:r>
        <w:r w:rsidR="00B75B6E">
          <w:rPr>
            <w:noProof/>
            <w:webHidden/>
          </w:rPr>
          <w:fldChar w:fldCharType="end"/>
        </w:r>
      </w:hyperlink>
    </w:p>
    <w:p w14:paraId="543780DF" w14:textId="7C517CC5" w:rsidR="00B75B6E" w:rsidRDefault="00827A47">
      <w:pPr>
        <w:pStyle w:val="TOC1"/>
        <w:rPr>
          <w:rFonts w:asciiTheme="minorHAnsi" w:eastAsiaTheme="minorEastAsia" w:hAnsiTheme="minorHAnsi" w:cstheme="minorBidi"/>
          <w:b w:val="0"/>
          <w:bCs w:val="0"/>
          <w:caps w:val="0"/>
          <w:noProof/>
          <w:sz w:val="21"/>
          <w:szCs w:val="22"/>
        </w:rPr>
      </w:pPr>
      <w:hyperlink w:anchor="_Toc100573213" w:history="1">
        <w:r w:rsidR="00B75B6E" w:rsidRPr="00F4689F">
          <w:rPr>
            <w:rStyle w:val="af7"/>
            <w:noProof/>
          </w:rPr>
          <w:t>5</w:t>
        </w:r>
        <w:r w:rsidR="00B75B6E">
          <w:rPr>
            <w:rFonts w:asciiTheme="minorHAnsi" w:eastAsiaTheme="minorEastAsia" w:hAnsiTheme="minorHAnsi" w:cstheme="minorBidi"/>
            <w:b w:val="0"/>
            <w:bCs w:val="0"/>
            <w:caps w:val="0"/>
            <w:noProof/>
            <w:sz w:val="21"/>
            <w:szCs w:val="22"/>
          </w:rPr>
          <w:tab/>
        </w:r>
        <w:r w:rsidR="00B75B6E" w:rsidRPr="00F4689F">
          <w:rPr>
            <w:rStyle w:val="af7"/>
            <w:noProof/>
          </w:rPr>
          <w:t>总结与展望</w:t>
        </w:r>
        <w:r w:rsidR="00B75B6E">
          <w:rPr>
            <w:noProof/>
            <w:webHidden/>
          </w:rPr>
          <w:tab/>
        </w:r>
        <w:r w:rsidR="00B75B6E">
          <w:rPr>
            <w:noProof/>
            <w:webHidden/>
          </w:rPr>
          <w:fldChar w:fldCharType="begin"/>
        </w:r>
        <w:r w:rsidR="00B75B6E">
          <w:rPr>
            <w:noProof/>
            <w:webHidden/>
          </w:rPr>
          <w:instrText xml:space="preserve"> PAGEREF _Toc100573213 \h </w:instrText>
        </w:r>
        <w:r w:rsidR="00B75B6E">
          <w:rPr>
            <w:noProof/>
            <w:webHidden/>
          </w:rPr>
        </w:r>
        <w:r w:rsidR="00B75B6E">
          <w:rPr>
            <w:noProof/>
            <w:webHidden/>
          </w:rPr>
          <w:fldChar w:fldCharType="separate"/>
        </w:r>
        <w:r w:rsidR="00B75B6E">
          <w:rPr>
            <w:noProof/>
            <w:webHidden/>
          </w:rPr>
          <w:t>49</w:t>
        </w:r>
        <w:r w:rsidR="00B75B6E">
          <w:rPr>
            <w:noProof/>
            <w:webHidden/>
          </w:rPr>
          <w:fldChar w:fldCharType="end"/>
        </w:r>
      </w:hyperlink>
    </w:p>
    <w:p w14:paraId="7057D362" w14:textId="5E78D9F4" w:rsidR="00B75B6E" w:rsidRDefault="00827A47">
      <w:pPr>
        <w:pStyle w:val="TOC2"/>
        <w:rPr>
          <w:rFonts w:eastAsiaTheme="minorEastAsia" w:cstheme="minorBidi"/>
          <w:smallCaps w:val="0"/>
          <w:noProof/>
          <w:sz w:val="21"/>
          <w:szCs w:val="22"/>
        </w:rPr>
      </w:pPr>
      <w:hyperlink w:anchor="_Toc100573214" w:history="1">
        <w:r w:rsidR="00B75B6E" w:rsidRPr="00F4689F">
          <w:rPr>
            <w:rStyle w:val="af7"/>
            <w:noProof/>
          </w:rPr>
          <w:t>5.1</w:t>
        </w:r>
        <w:r w:rsidR="00B75B6E">
          <w:rPr>
            <w:rFonts w:eastAsiaTheme="minorEastAsia" w:cstheme="minorBidi"/>
            <w:smallCaps w:val="0"/>
            <w:noProof/>
            <w:sz w:val="21"/>
            <w:szCs w:val="22"/>
          </w:rPr>
          <w:tab/>
        </w:r>
        <w:r w:rsidR="00B75B6E" w:rsidRPr="00F4689F">
          <w:rPr>
            <w:rStyle w:val="af7"/>
            <w:noProof/>
          </w:rPr>
          <w:t>主要工作总结</w:t>
        </w:r>
        <w:r w:rsidR="00B75B6E">
          <w:rPr>
            <w:noProof/>
            <w:webHidden/>
          </w:rPr>
          <w:tab/>
        </w:r>
        <w:r w:rsidR="00B75B6E">
          <w:rPr>
            <w:noProof/>
            <w:webHidden/>
          </w:rPr>
          <w:fldChar w:fldCharType="begin"/>
        </w:r>
        <w:r w:rsidR="00B75B6E">
          <w:rPr>
            <w:noProof/>
            <w:webHidden/>
          </w:rPr>
          <w:instrText xml:space="preserve"> PAGEREF _Toc100573214 \h </w:instrText>
        </w:r>
        <w:r w:rsidR="00B75B6E">
          <w:rPr>
            <w:noProof/>
            <w:webHidden/>
          </w:rPr>
        </w:r>
        <w:r w:rsidR="00B75B6E">
          <w:rPr>
            <w:noProof/>
            <w:webHidden/>
          </w:rPr>
          <w:fldChar w:fldCharType="separate"/>
        </w:r>
        <w:r w:rsidR="00B75B6E">
          <w:rPr>
            <w:noProof/>
            <w:webHidden/>
          </w:rPr>
          <w:t>49</w:t>
        </w:r>
        <w:r w:rsidR="00B75B6E">
          <w:rPr>
            <w:noProof/>
            <w:webHidden/>
          </w:rPr>
          <w:fldChar w:fldCharType="end"/>
        </w:r>
      </w:hyperlink>
    </w:p>
    <w:p w14:paraId="745557C6" w14:textId="697142A0" w:rsidR="00B75B6E" w:rsidRDefault="00827A47">
      <w:pPr>
        <w:pStyle w:val="TOC2"/>
        <w:rPr>
          <w:rFonts w:eastAsiaTheme="minorEastAsia" w:cstheme="minorBidi"/>
          <w:smallCaps w:val="0"/>
          <w:noProof/>
          <w:sz w:val="21"/>
          <w:szCs w:val="22"/>
        </w:rPr>
      </w:pPr>
      <w:hyperlink w:anchor="_Toc100573215" w:history="1">
        <w:r w:rsidR="00B75B6E" w:rsidRPr="00F4689F">
          <w:rPr>
            <w:rStyle w:val="af7"/>
            <w:noProof/>
          </w:rPr>
          <w:t>5.2</w:t>
        </w:r>
        <w:r w:rsidR="00B75B6E">
          <w:rPr>
            <w:rFonts w:eastAsiaTheme="minorEastAsia" w:cstheme="minorBidi"/>
            <w:smallCaps w:val="0"/>
            <w:noProof/>
            <w:sz w:val="21"/>
            <w:szCs w:val="22"/>
          </w:rPr>
          <w:tab/>
        </w:r>
        <w:r w:rsidR="00B75B6E" w:rsidRPr="00F4689F">
          <w:rPr>
            <w:rStyle w:val="af7"/>
            <w:noProof/>
          </w:rPr>
          <w:t>主要创新点</w:t>
        </w:r>
        <w:r w:rsidR="00B75B6E">
          <w:rPr>
            <w:noProof/>
            <w:webHidden/>
          </w:rPr>
          <w:tab/>
        </w:r>
        <w:r w:rsidR="00B75B6E">
          <w:rPr>
            <w:noProof/>
            <w:webHidden/>
          </w:rPr>
          <w:fldChar w:fldCharType="begin"/>
        </w:r>
        <w:r w:rsidR="00B75B6E">
          <w:rPr>
            <w:noProof/>
            <w:webHidden/>
          </w:rPr>
          <w:instrText xml:space="preserve"> PAGEREF _Toc100573215 \h </w:instrText>
        </w:r>
        <w:r w:rsidR="00B75B6E">
          <w:rPr>
            <w:noProof/>
            <w:webHidden/>
          </w:rPr>
        </w:r>
        <w:r w:rsidR="00B75B6E">
          <w:rPr>
            <w:noProof/>
            <w:webHidden/>
          </w:rPr>
          <w:fldChar w:fldCharType="separate"/>
        </w:r>
        <w:r w:rsidR="00B75B6E">
          <w:rPr>
            <w:noProof/>
            <w:webHidden/>
          </w:rPr>
          <w:t>49</w:t>
        </w:r>
        <w:r w:rsidR="00B75B6E">
          <w:rPr>
            <w:noProof/>
            <w:webHidden/>
          </w:rPr>
          <w:fldChar w:fldCharType="end"/>
        </w:r>
      </w:hyperlink>
    </w:p>
    <w:p w14:paraId="09154CD5" w14:textId="297B71A3" w:rsidR="00B75B6E" w:rsidRDefault="00827A47">
      <w:pPr>
        <w:pStyle w:val="TOC2"/>
        <w:rPr>
          <w:rFonts w:eastAsiaTheme="minorEastAsia" w:cstheme="minorBidi"/>
          <w:smallCaps w:val="0"/>
          <w:noProof/>
          <w:sz w:val="21"/>
          <w:szCs w:val="22"/>
        </w:rPr>
      </w:pPr>
      <w:hyperlink w:anchor="_Toc100573216" w:history="1">
        <w:r w:rsidR="00B75B6E" w:rsidRPr="00F4689F">
          <w:rPr>
            <w:rStyle w:val="af7"/>
            <w:noProof/>
          </w:rPr>
          <w:t>5.3</w:t>
        </w:r>
        <w:r w:rsidR="00B75B6E">
          <w:rPr>
            <w:rFonts w:eastAsiaTheme="minorEastAsia" w:cstheme="minorBidi"/>
            <w:smallCaps w:val="0"/>
            <w:noProof/>
            <w:sz w:val="21"/>
            <w:szCs w:val="22"/>
          </w:rPr>
          <w:tab/>
        </w:r>
        <w:r w:rsidR="00B75B6E" w:rsidRPr="00F4689F">
          <w:rPr>
            <w:rStyle w:val="af7"/>
            <w:noProof/>
          </w:rPr>
          <w:t>未来工作展望</w:t>
        </w:r>
        <w:r w:rsidR="00B75B6E">
          <w:rPr>
            <w:noProof/>
            <w:webHidden/>
          </w:rPr>
          <w:tab/>
        </w:r>
        <w:r w:rsidR="00B75B6E">
          <w:rPr>
            <w:noProof/>
            <w:webHidden/>
          </w:rPr>
          <w:fldChar w:fldCharType="begin"/>
        </w:r>
        <w:r w:rsidR="00B75B6E">
          <w:rPr>
            <w:noProof/>
            <w:webHidden/>
          </w:rPr>
          <w:instrText xml:space="preserve"> PAGEREF _Toc100573216 \h </w:instrText>
        </w:r>
        <w:r w:rsidR="00B75B6E">
          <w:rPr>
            <w:noProof/>
            <w:webHidden/>
          </w:rPr>
        </w:r>
        <w:r w:rsidR="00B75B6E">
          <w:rPr>
            <w:noProof/>
            <w:webHidden/>
          </w:rPr>
          <w:fldChar w:fldCharType="separate"/>
        </w:r>
        <w:r w:rsidR="00B75B6E">
          <w:rPr>
            <w:noProof/>
            <w:webHidden/>
          </w:rPr>
          <w:t>50</w:t>
        </w:r>
        <w:r w:rsidR="00B75B6E">
          <w:rPr>
            <w:noProof/>
            <w:webHidden/>
          </w:rPr>
          <w:fldChar w:fldCharType="end"/>
        </w:r>
      </w:hyperlink>
    </w:p>
    <w:p w14:paraId="11312B46" w14:textId="0E62C34E" w:rsidR="00B75B6E" w:rsidRDefault="00827A47">
      <w:pPr>
        <w:pStyle w:val="TOC1"/>
        <w:rPr>
          <w:rFonts w:asciiTheme="minorHAnsi" w:eastAsiaTheme="minorEastAsia" w:hAnsiTheme="minorHAnsi" w:cstheme="minorBidi"/>
          <w:b w:val="0"/>
          <w:bCs w:val="0"/>
          <w:caps w:val="0"/>
          <w:noProof/>
          <w:sz w:val="21"/>
          <w:szCs w:val="22"/>
        </w:rPr>
      </w:pPr>
      <w:hyperlink w:anchor="_Toc100573217" w:history="1">
        <w:r w:rsidR="00B75B6E" w:rsidRPr="00F4689F">
          <w:rPr>
            <w:rStyle w:val="af7"/>
            <w:noProof/>
          </w:rPr>
          <w:t>参考文献</w:t>
        </w:r>
        <w:r w:rsidR="00B75B6E">
          <w:rPr>
            <w:noProof/>
            <w:webHidden/>
          </w:rPr>
          <w:tab/>
        </w:r>
        <w:r w:rsidR="00B75B6E">
          <w:rPr>
            <w:noProof/>
            <w:webHidden/>
          </w:rPr>
          <w:fldChar w:fldCharType="begin"/>
        </w:r>
        <w:r w:rsidR="00B75B6E">
          <w:rPr>
            <w:noProof/>
            <w:webHidden/>
          </w:rPr>
          <w:instrText xml:space="preserve"> PAGEREF _Toc100573217 \h </w:instrText>
        </w:r>
        <w:r w:rsidR="00B75B6E">
          <w:rPr>
            <w:noProof/>
            <w:webHidden/>
          </w:rPr>
        </w:r>
        <w:r w:rsidR="00B75B6E">
          <w:rPr>
            <w:noProof/>
            <w:webHidden/>
          </w:rPr>
          <w:fldChar w:fldCharType="separate"/>
        </w:r>
        <w:r w:rsidR="00B75B6E">
          <w:rPr>
            <w:noProof/>
            <w:webHidden/>
          </w:rPr>
          <w:t>52</w:t>
        </w:r>
        <w:r w:rsidR="00B75B6E">
          <w:rPr>
            <w:noProof/>
            <w:webHidden/>
          </w:rPr>
          <w:fldChar w:fldCharType="end"/>
        </w:r>
      </w:hyperlink>
    </w:p>
    <w:p w14:paraId="2655D022" w14:textId="3095D64B" w:rsidR="00B75B6E" w:rsidRDefault="00827A47">
      <w:pPr>
        <w:pStyle w:val="TOC1"/>
        <w:rPr>
          <w:rFonts w:asciiTheme="minorHAnsi" w:eastAsiaTheme="minorEastAsia" w:hAnsiTheme="minorHAnsi" w:cstheme="minorBidi"/>
          <w:b w:val="0"/>
          <w:bCs w:val="0"/>
          <w:caps w:val="0"/>
          <w:noProof/>
          <w:sz w:val="21"/>
          <w:szCs w:val="22"/>
        </w:rPr>
      </w:pPr>
      <w:hyperlink w:anchor="_Toc100573218" w:history="1">
        <w:r w:rsidR="00B75B6E" w:rsidRPr="00F4689F">
          <w:rPr>
            <w:rStyle w:val="af7"/>
            <w:noProof/>
          </w:rPr>
          <w:t>附录1  攻读硕士学位期间取得的研究成果</w:t>
        </w:r>
        <w:r w:rsidR="00B75B6E">
          <w:rPr>
            <w:noProof/>
            <w:webHidden/>
          </w:rPr>
          <w:tab/>
        </w:r>
        <w:r w:rsidR="00B75B6E">
          <w:rPr>
            <w:noProof/>
            <w:webHidden/>
          </w:rPr>
          <w:fldChar w:fldCharType="begin"/>
        </w:r>
        <w:r w:rsidR="00B75B6E">
          <w:rPr>
            <w:noProof/>
            <w:webHidden/>
          </w:rPr>
          <w:instrText xml:space="preserve"> PAGEREF _Toc100573218 \h </w:instrText>
        </w:r>
        <w:r w:rsidR="00B75B6E">
          <w:rPr>
            <w:noProof/>
            <w:webHidden/>
          </w:rPr>
        </w:r>
        <w:r w:rsidR="00B75B6E">
          <w:rPr>
            <w:noProof/>
            <w:webHidden/>
          </w:rPr>
          <w:fldChar w:fldCharType="separate"/>
        </w:r>
        <w:r w:rsidR="00B75B6E">
          <w:rPr>
            <w:noProof/>
            <w:webHidden/>
          </w:rPr>
          <w:t>57</w:t>
        </w:r>
        <w:r w:rsidR="00B75B6E">
          <w:rPr>
            <w:noProof/>
            <w:webHidden/>
          </w:rPr>
          <w:fldChar w:fldCharType="end"/>
        </w:r>
      </w:hyperlink>
    </w:p>
    <w:p w14:paraId="451E6891" w14:textId="4C3E2FD8" w:rsidR="00B75B6E" w:rsidRDefault="00827A47">
      <w:pPr>
        <w:pStyle w:val="TOC1"/>
        <w:rPr>
          <w:rFonts w:asciiTheme="minorHAnsi" w:eastAsiaTheme="minorEastAsia" w:hAnsiTheme="minorHAnsi" w:cstheme="minorBidi"/>
          <w:b w:val="0"/>
          <w:bCs w:val="0"/>
          <w:caps w:val="0"/>
          <w:noProof/>
          <w:sz w:val="21"/>
          <w:szCs w:val="22"/>
        </w:rPr>
      </w:pPr>
      <w:hyperlink w:anchor="_Toc100573219" w:history="1">
        <w:r w:rsidR="00B75B6E" w:rsidRPr="00F4689F">
          <w:rPr>
            <w:rStyle w:val="af7"/>
            <w:noProof/>
          </w:rPr>
          <w:t>附录2  攻读学位期间参加的科研项目</w:t>
        </w:r>
        <w:r w:rsidR="00B75B6E">
          <w:rPr>
            <w:noProof/>
            <w:webHidden/>
          </w:rPr>
          <w:tab/>
        </w:r>
        <w:r w:rsidR="00B75B6E">
          <w:rPr>
            <w:noProof/>
            <w:webHidden/>
          </w:rPr>
          <w:fldChar w:fldCharType="begin"/>
        </w:r>
        <w:r w:rsidR="00B75B6E">
          <w:rPr>
            <w:noProof/>
            <w:webHidden/>
          </w:rPr>
          <w:instrText xml:space="preserve"> PAGEREF _Toc100573219 \h </w:instrText>
        </w:r>
        <w:r w:rsidR="00B75B6E">
          <w:rPr>
            <w:noProof/>
            <w:webHidden/>
          </w:rPr>
        </w:r>
        <w:r w:rsidR="00B75B6E">
          <w:rPr>
            <w:noProof/>
            <w:webHidden/>
          </w:rPr>
          <w:fldChar w:fldCharType="separate"/>
        </w:r>
        <w:r w:rsidR="00B75B6E">
          <w:rPr>
            <w:noProof/>
            <w:webHidden/>
          </w:rPr>
          <w:t>58</w:t>
        </w:r>
        <w:r w:rsidR="00B75B6E">
          <w:rPr>
            <w:noProof/>
            <w:webHidden/>
          </w:rPr>
          <w:fldChar w:fldCharType="end"/>
        </w:r>
      </w:hyperlink>
    </w:p>
    <w:p w14:paraId="3A9E4FB4" w14:textId="65831672" w:rsidR="00B75B6E" w:rsidRDefault="00827A47">
      <w:pPr>
        <w:pStyle w:val="TOC1"/>
        <w:rPr>
          <w:rFonts w:asciiTheme="minorHAnsi" w:eastAsiaTheme="minorEastAsia" w:hAnsiTheme="minorHAnsi" w:cstheme="minorBidi"/>
          <w:b w:val="0"/>
          <w:bCs w:val="0"/>
          <w:caps w:val="0"/>
          <w:noProof/>
          <w:sz w:val="21"/>
          <w:szCs w:val="22"/>
        </w:rPr>
      </w:pPr>
      <w:hyperlink w:anchor="_Toc100573220" w:history="1">
        <w:r w:rsidR="00B75B6E" w:rsidRPr="00F4689F">
          <w:rPr>
            <w:rStyle w:val="af7"/>
            <w:noProof/>
          </w:rPr>
          <w:t>附录3  中英文缩写对照表</w:t>
        </w:r>
        <w:r w:rsidR="00B75B6E">
          <w:rPr>
            <w:noProof/>
            <w:webHidden/>
          </w:rPr>
          <w:tab/>
        </w:r>
        <w:r w:rsidR="00B75B6E">
          <w:rPr>
            <w:noProof/>
            <w:webHidden/>
          </w:rPr>
          <w:fldChar w:fldCharType="begin"/>
        </w:r>
        <w:r w:rsidR="00B75B6E">
          <w:rPr>
            <w:noProof/>
            <w:webHidden/>
          </w:rPr>
          <w:instrText xml:space="preserve"> PAGEREF _Toc100573220 \h </w:instrText>
        </w:r>
        <w:r w:rsidR="00B75B6E">
          <w:rPr>
            <w:noProof/>
            <w:webHidden/>
          </w:rPr>
        </w:r>
        <w:r w:rsidR="00B75B6E">
          <w:rPr>
            <w:noProof/>
            <w:webHidden/>
          </w:rPr>
          <w:fldChar w:fldCharType="separate"/>
        </w:r>
        <w:r w:rsidR="00B75B6E">
          <w:rPr>
            <w:noProof/>
            <w:webHidden/>
          </w:rPr>
          <w:t>59</w:t>
        </w:r>
        <w:r w:rsidR="00B75B6E">
          <w:rPr>
            <w:noProof/>
            <w:webHidden/>
          </w:rPr>
          <w:fldChar w:fldCharType="end"/>
        </w:r>
      </w:hyperlink>
    </w:p>
    <w:p w14:paraId="439B0B53" w14:textId="66647BBD" w:rsidR="009F151B" w:rsidRDefault="00A24E16">
      <w:pPr>
        <w:spacing w:line="500" w:lineRule="exact"/>
        <w:rPr>
          <w:sz w:val="28"/>
          <w:szCs w:val="28"/>
        </w:rPr>
      </w:pPr>
      <w:r>
        <w:rPr>
          <w:sz w:val="28"/>
          <w:szCs w:val="28"/>
        </w:rPr>
        <w:fldChar w:fldCharType="end"/>
      </w:r>
    </w:p>
    <w:p w14:paraId="2E0E4FBD" w14:textId="77777777" w:rsidR="009F151B" w:rsidRDefault="009F151B">
      <w:pPr>
        <w:sectPr w:rsidR="009F151B">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403" w:name="_Toc229915034"/>
      <w:bookmarkStart w:id="404" w:name="_Toc437362261"/>
      <w:bookmarkStart w:id="405" w:name="_Toc46962951"/>
      <w:bookmarkStart w:id="406" w:name="_Toc444250083"/>
      <w:bookmarkStart w:id="407" w:name="_Toc437362302"/>
      <w:bookmarkStart w:id="408" w:name="_Toc379915053"/>
      <w:bookmarkStart w:id="409" w:name="_Toc377235969"/>
      <w:bookmarkStart w:id="410" w:name="_Toc57978732"/>
      <w:bookmarkStart w:id="411" w:name="_Toc380663914"/>
      <w:bookmarkStart w:id="412" w:name="_Toc229791433"/>
      <w:bookmarkStart w:id="413" w:name="_Toc57189222"/>
      <w:bookmarkStart w:id="414" w:name="_Toc100573193"/>
      <w:r>
        <w:lastRenderedPageBreak/>
        <w:t>绪论</w:t>
      </w:r>
      <w:bookmarkEnd w:id="403"/>
      <w:bookmarkEnd w:id="404"/>
      <w:bookmarkEnd w:id="405"/>
      <w:bookmarkEnd w:id="406"/>
      <w:bookmarkEnd w:id="407"/>
      <w:bookmarkEnd w:id="408"/>
      <w:bookmarkEnd w:id="409"/>
      <w:bookmarkEnd w:id="410"/>
      <w:bookmarkEnd w:id="411"/>
      <w:bookmarkEnd w:id="412"/>
      <w:bookmarkEnd w:id="413"/>
      <w:bookmarkEnd w:id="414"/>
    </w:p>
    <w:p w14:paraId="3B329C77" w14:textId="77777777" w:rsidR="009F151B" w:rsidRDefault="00A24E16">
      <w:pPr>
        <w:pStyle w:val="2"/>
      </w:pPr>
      <w:bookmarkStart w:id="415" w:name="_Toc100573194"/>
      <w:bookmarkStart w:id="416" w:name="_Toc229915035"/>
      <w:bookmarkStart w:id="417" w:name="_Toc379915054"/>
      <w:bookmarkStart w:id="418" w:name="_Toc377235970"/>
      <w:bookmarkStart w:id="419" w:name="_Toc229791434"/>
      <w:bookmarkStart w:id="420" w:name="_Toc437362303"/>
      <w:r>
        <w:rPr>
          <w:rFonts w:hint="eastAsia"/>
        </w:rPr>
        <w:t>研究背景与意义</w:t>
      </w:r>
      <w:bookmarkEnd w:id="415"/>
    </w:p>
    <w:p w14:paraId="1FA94AE3" w14:textId="77777777" w:rsidR="009F151B" w:rsidRDefault="00A24E16">
      <w:pPr>
        <w:ind w:firstLineChars="200" w:firstLine="480"/>
      </w:pPr>
      <w:r>
        <w:t>近年来深度</w:t>
      </w:r>
      <w:r>
        <w:rPr>
          <w:rFonts w:hint="eastAsia"/>
        </w:rPr>
        <w:t>神经网络</w:t>
      </w:r>
      <w:r>
        <w:t>技术获得了迅猛的发展和广阔的应用，在计算机视觉</w:t>
      </w:r>
      <w:r>
        <w:rPr>
          <w:vertAlign w:val="superscript"/>
        </w:rPr>
        <w:fldChar w:fldCharType="begin"/>
      </w:r>
      <w:r>
        <w:rPr>
          <w:vertAlign w:val="superscript"/>
        </w:rPr>
        <w:instrText xml:space="preserve"> REF _Ref97367723 \r \h  \* MERGEFORMAT </w:instrText>
      </w:r>
      <w:r>
        <w:rPr>
          <w:vertAlign w:val="superscript"/>
        </w:rPr>
      </w:r>
      <w:r>
        <w:rPr>
          <w:vertAlign w:val="superscript"/>
        </w:rPr>
        <w:fldChar w:fldCharType="separate"/>
      </w:r>
      <w:r>
        <w:rPr>
          <w:vertAlign w:val="superscript"/>
        </w:rPr>
        <w:t>[1]</w:t>
      </w:r>
      <w:r>
        <w:rPr>
          <w:vertAlign w:val="superscript"/>
        </w:rPr>
        <w:fldChar w:fldCharType="end"/>
      </w:r>
      <w:r>
        <w:t>、自然语言处理</w:t>
      </w:r>
      <w:r>
        <w:rPr>
          <w:vertAlign w:val="superscript"/>
        </w:rPr>
        <w:fldChar w:fldCharType="begin"/>
      </w:r>
      <w:r>
        <w:rPr>
          <w:vertAlign w:val="superscript"/>
        </w:rPr>
        <w:instrText xml:space="preserve"> REF _Ref97368055 \r \h  \* MERGEFORMAT </w:instrText>
      </w:r>
      <w:r>
        <w:rPr>
          <w:vertAlign w:val="superscript"/>
        </w:rPr>
      </w:r>
      <w:r>
        <w:rPr>
          <w:vertAlign w:val="superscript"/>
        </w:rPr>
        <w:fldChar w:fldCharType="separate"/>
      </w:r>
      <w:r>
        <w:rPr>
          <w:vertAlign w:val="superscript"/>
        </w:rPr>
        <w:t>[2]</w:t>
      </w:r>
      <w:r>
        <w:rPr>
          <w:vertAlign w:val="superscript"/>
        </w:rPr>
        <w:fldChar w:fldCharType="end"/>
      </w:r>
      <w:r>
        <w:t>、语音识别</w:t>
      </w:r>
      <w:r>
        <w:rPr>
          <w:vertAlign w:val="superscript"/>
        </w:rPr>
        <w:fldChar w:fldCharType="begin"/>
      </w:r>
      <w:r>
        <w:rPr>
          <w:vertAlign w:val="superscript"/>
        </w:rPr>
        <w:instrText xml:space="preserve"> REF _Ref97400621 \r \h  \* MERGEFORMAT </w:instrText>
      </w:r>
      <w:r>
        <w:rPr>
          <w:vertAlign w:val="superscript"/>
        </w:rPr>
      </w:r>
      <w:r>
        <w:rPr>
          <w:vertAlign w:val="superscript"/>
        </w:rPr>
        <w:fldChar w:fldCharType="separate"/>
      </w:r>
      <w:r>
        <w:rPr>
          <w:vertAlign w:val="superscript"/>
        </w:rPr>
        <w:t>[3]</w:t>
      </w:r>
      <w:r>
        <w:rPr>
          <w:vertAlign w:val="superscript"/>
        </w:rPr>
        <w:fldChar w:fldCharType="end"/>
      </w:r>
      <w:r>
        <w:t>等领域都取得了非凡的成果。</w:t>
      </w:r>
      <w:r>
        <w:rPr>
          <w:rFonts w:hint="eastAsia"/>
        </w:rPr>
        <w:t>为了获得越来越优异的性能，深度神经网络的规模与日俱增，如表</w:t>
      </w:r>
      <w:r>
        <w:rPr>
          <w:rFonts w:hint="eastAsia"/>
        </w:rPr>
        <w:t>1.</w:t>
      </w:r>
      <w:r>
        <w:t>1</w:t>
      </w:r>
      <w:r>
        <w:rPr>
          <w:rFonts w:hint="eastAsia"/>
        </w:rPr>
        <w:t>所示，</w:t>
      </w:r>
      <w:r>
        <w:rPr>
          <w:rFonts w:hint="eastAsia"/>
        </w:rPr>
        <w:t>GPT-</w:t>
      </w:r>
      <w:r>
        <w:t>3</w:t>
      </w:r>
      <w:r>
        <w:rPr>
          <w:rFonts w:hint="eastAsia"/>
        </w:rPr>
        <w:t>模型的参数量甚至达到了</w:t>
      </w:r>
      <w:r>
        <w:rPr>
          <w:rFonts w:hint="eastAsia"/>
        </w:rPr>
        <w:t>1</w:t>
      </w:r>
      <w:r>
        <w:t>750</w:t>
      </w:r>
      <w:r>
        <w:rPr>
          <w:rFonts w:hint="eastAsia"/>
        </w:rPr>
        <w:t>亿。大型神经网络的训练需要昂贵的计算和时间成本，比如</w:t>
      </w:r>
      <w:r>
        <w:rPr>
          <w:rFonts w:hint="eastAsia"/>
        </w:rPr>
        <w:t>GPT-</w:t>
      </w:r>
      <w:r>
        <w:t>3</w:t>
      </w:r>
      <w:r>
        <w:rPr>
          <w:rFonts w:hint="eastAsia"/>
        </w:rPr>
        <w:t>训练一次的时间约为</w:t>
      </w:r>
      <w:r>
        <w:rPr>
          <w:rFonts w:hint="eastAsia"/>
        </w:rPr>
        <w:t>3</w:t>
      </w:r>
      <w:r>
        <w:t>55</w:t>
      </w:r>
      <w:r>
        <w:rPr>
          <w:rFonts w:hint="eastAsia"/>
        </w:rPr>
        <w:t>个</w:t>
      </w:r>
      <w:r>
        <w:rPr>
          <w:rFonts w:hint="eastAsia"/>
        </w:rPr>
        <w:t>GPU</w:t>
      </w:r>
      <w:r>
        <w:rPr>
          <w:rFonts w:hint="eastAsia"/>
        </w:rPr>
        <w:t>年，成本约为</w:t>
      </w:r>
      <w:r>
        <w:rPr>
          <w:rFonts w:hint="eastAsia"/>
        </w:rPr>
        <w:t>4</w:t>
      </w:r>
      <w:r>
        <w:t>60</w:t>
      </w:r>
      <w:r>
        <w:rPr>
          <w:rFonts w:hint="eastAsia"/>
        </w:rPr>
        <w:t>万美元。这使大型神经网络</w:t>
      </w:r>
      <w:r>
        <w:t>难以应用在计算资源紧缺的场合</w:t>
      </w:r>
      <w:r>
        <w:t>(</w:t>
      </w:r>
      <w:r>
        <w:t>比如移动设备</w:t>
      </w:r>
      <w:r>
        <w:rPr>
          <w:rFonts w:hint="eastAsia"/>
        </w:rPr>
        <w:t>或</w:t>
      </w:r>
      <w:r>
        <w:t>嵌入式设备</w:t>
      </w:r>
      <w:r>
        <w:t>)</w:t>
      </w:r>
      <w:r>
        <w:t>。</w:t>
      </w:r>
    </w:p>
    <w:p w14:paraId="3CAAAF25" w14:textId="587A4870"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1</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1</w:t>
      </w:r>
      <w:r w:rsidR="00D5488C">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大型神经网络的参数量</w:t>
      </w:r>
      <w:r w:rsidR="004543DD">
        <w:rPr>
          <w:rFonts w:ascii="Times New Roman" w:eastAsiaTheme="minorEastAsia" w:hAnsi="Times New Roman" w:hint="eastAsia"/>
          <w:sz w:val="21"/>
          <w:szCs w:val="21"/>
        </w:rPr>
        <w:t>（百万）</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9F151B" w14:paraId="20C62EB1" w14:textId="77777777">
        <w:trPr>
          <w:jc w:val="center"/>
        </w:trPr>
        <w:tc>
          <w:tcPr>
            <w:tcW w:w="4360" w:type="dxa"/>
            <w:tcBorders>
              <w:top w:val="single" w:sz="12" w:space="0" w:color="auto"/>
              <w:bottom w:val="single" w:sz="4" w:space="0" w:color="auto"/>
            </w:tcBorders>
          </w:tcPr>
          <w:p w14:paraId="7B0DFF9F" w14:textId="77777777" w:rsidR="009F151B" w:rsidRDefault="00A24E16">
            <w:pPr>
              <w:jc w:val="center"/>
              <w:rPr>
                <w:sz w:val="21"/>
                <w:szCs w:val="21"/>
              </w:rPr>
            </w:pPr>
            <w:r>
              <w:rPr>
                <w:rFonts w:hint="eastAsia"/>
                <w:sz w:val="21"/>
                <w:szCs w:val="21"/>
              </w:rPr>
              <w:t>大型神经网络模型</w:t>
            </w:r>
          </w:p>
        </w:tc>
        <w:tc>
          <w:tcPr>
            <w:tcW w:w="4361" w:type="dxa"/>
            <w:tcBorders>
              <w:top w:val="single" w:sz="12" w:space="0" w:color="auto"/>
              <w:bottom w:val="single" w:sz="4" w:space="0" w:color="auto"/>
            </w:tcBorders>
          </w:tcPr>
          <w:p w14:paraId="63146727" w14:textId="7BB1E8EF" w:rsidR="009F151B" w:rsidRDefault="00A24E16">
            <w:pPr>
              <w:jc w:val="center"/>
              <w:rPr>
                <w:sz w:val="21"/>
                <w:szCs w:val="21"/>
              </w:rPr>
            </w:pPr>
            <w:r>
              <w:rPr>
                <w:rFonts w:hint="eastAsia"/>
                <w:sz w:val="21"/>
                <w:szCs w:val="21"/>
              </w:rPr>
              <w:t>参数量</w:t>
            </w:r>
          </w:p>
        </w:tc>
      </w:tr>
      <w:tr w:rsidR="009F151B" w14:paraId="4BB54C91" w14:textId="77777777">
        <w:trPr>
          <w:jc w:val="center"/>
        </w:trPr>
        <w:tc>
          <w:tcPr>
            <w:tcW w:w="4360" w:type="dxa"/>
            <w:tcBorders>
              <w:top w:val="single" w:sz="4" w:space="0" w:color="auto"/>
            </w:tcBorders>
          </w:tcPr>
          <w:p w14:paraId="6DFA08E0" w14:textId="77777777" w:rsidR="009F151B" w:rsidRDefault="00A24E16">
            <w:pPr>
              <w:jc w:val="center"/>
              <w:rPr>
                <w:sz w:val="21"/>
                <w:szCs w:val="21"/>
              </w:rPr>
            </w:pPr>
            <w:r>
              <w:rPr>
                <w:rFonts w:hint="eastAsia"/>
                <w:sz w:val="21"/>
                <w:szCs w:val="21"/>
              </w:rPr>
              <w:t>ELMO</w:t>
            </w:r>
          </w:p>
        </w:tc>
        <w:tc>
          <w:tcPr>
            <w:tcW w:w="4361" w:type="dxa"/>
            <w:tcBorders>
              <w:top w:val="single" w:sz="4" w:space="0" w:color="auto"/>
            </w:tcBorders>
          </w:tcPr>
          <w:p w14:paraId="2C336BA4" w14:textId="77777777" w:rsidR="009F151B" w:rsidRDefault="00A24E16">
            <w:pPr>
              <w:jc w:val="center"/>
              <w:rPr>
                <w:sz w:val="21"/>
                <w:szCs w:val="21"/>
              </w:rPr>
            </w:pPr>
            <w:r>
              <w:rPr>
                <w:rFonts w:hint="eastAsia"/>
                <w:sz w:val="21"/>
                <w:szCs w:val="21"/>
              </w:rPr>
              <w:t>9</w:t>
            </w:r>
            <w:r>
              <w:rPr>
                <w:sz w:val="21"/>
                <w:szCs w:val="21"/>
              </w:rPr>
              <w:t>4</w:t>
            </w:r>
          </w:p>
        </w:tc>
      </w:tr>
      <w:tr w:rsidR="009F151B" w14:paraId="7B34F218" w14:textId="77777777">
        <w:trPr>
          <w:jc w:val="center"/>
        </w:trPr>
        <w:tc>
          <w:tcPr>
            <w:tcW w:w="4360" w:type="dxa"/>
          </w:tcPr>
          <w:p w14:paraId="0547364A" w14:textId="77777777" w:rsidR="009F151B" w:rsidRDefault="00A24E16">
            <w:pPr>
              <w:jc w:val="center"/>
              <w:rPr>
                <w:sz w:val="21"/>
                <w:szCs w:val="21"/>
              </w:rPr>
            </w:pPr>
            <w:r>
              <w:rPr>
                <w:rFonts w:hint="eastAsia"/>
                <w:sz w:val="21"/>
                <w:szCs w:val="21"/>
              </w:rPr>
              <w:t>BERT</w:t>
            </w:r>
          </w:p>
        </w:tc>
        <w:tc>
          <w:tcPr>
            <w:tcW w:w="4361" w:type="dxa"/>
          </w:tcPr>
          <w:p w14:paraId="17FA5FAB" w14:textId="77777777" w:rsidR="009F151B" w:rsidRDefault="00A24E16">
            <w:pPr>
              <w:jc w:val="center"/>
              <w:rPr>
                <w:sz w:val="21"/>
                <w:szCs w:val="21"/>
              </w:rPr>
            </w:pPr>
            <w:r>
              <w:rPr>
                <w:rFonts w:hint="eastAsia"/>
                <w:sz w:val="21"/>
                <w:szCs w:val="21"/>
              </w:rPr>
              <w:t>3</w:t>
            </w:r>
            <w:r>
              <w:rPr>
                <w:sz w:val="21"/>
                <w:szCs w:val="21"/>
              </w:rPr>
              <w:t>40</w:t>
            </w:r>
          </w:p>
        </w:tc>
      </w:tr>
      <w:tr w:rsidR="009F151B" w14:paraId="4C61CEE0" w14:textId="77777777">
        <w:trPr>
          <w:jc w:val="center"/>
        </w:trPr>
        <w:tc>
          <w:tcPr>
            <w:tcW w:w="4360" w:type="dxa"/>
          </w:tcPr>
          <w:p w14:paraId="39386DCB" w14:textId="77777777" w:rsidR="009F151B" w:rsidRDefault="00A24E16">
            <w:pPr>
              <w:jc w:val="center"/>
              <w:rPr>
                <w:sz w:val="21"/>
                <w:szCs w:val="21"/>
              </w:rPr>
            </w:pPr>
            <w:r>
              <w:rPr>
                <w:rFonts w:hint="eastAsia"/>
                <w:sz w:val="21"/>
                <w:szCs w:val="21"/>
              </w:rPr>
              <w:t>GPT-</w:t>
            </w:r>
            <w:r>
              <w:rPr>
                <w:sz w:val="21"/>
                <w:szCs w:val="21"/>
              </w:rPr>
              <w:t>2</w:t>
            </w:r>
          </w:p>
        </w:tc>
        <w:tc>
          <w:tcPr>
            <w:tcW w:w="4361" w:type="dxa"/>
          </w:tcPr>
          <w:p w14:paraId="44D8CDF3" w14:textId="77777777" w:rsidR="009F151B" w:rsidRDefault="00A24E16">
            <w:pPr>
              <w:jc w:val="center"/>
              <w:rPr>
                <w:sz w:val="21"/>
                <w:szCs w:val="21"/>
              </w:rPr>
            </w:pPr>
            <w:r>
              <w:rPr>
                <w:rFonts w:hint="eastAsia"/>
                <w:sz w:val="21"/>
                <w:szCs w:val="21"/>
              </w:rPr>
              <w:t>1</w:t>
            </w:r>
            <w:r>
              <w:rPr>
                <w:sz w:val="21"/>
                <w:szCs w:val="21"/>
              </w:rPr>
              <w:t>542</w:t>
            </w:r>
          </w:p>
        </w:tc>
      </w:tr>
      <w:tr w:rsidR="009F151B" w14:paraId="05359D3F" w14:textId="77777777">
        <w:trPr>
          <w:jc w:val="center"/>
        </w:trPr>
        <w:tc>
          <w:tcPr>
            <w:tcW w:w="4360" w:type="dxa"/>
          </w:tcPr>
          <w:p w14:paraId="5F4A3AEB" w14:textId="77777777" w:rsidR="009F151B" w:rsidRDefault="00A24E16">
            <w:pPr>
              <w:jc w:val="center"/>
              <w:rPr>
                <w:sz w:val="21"/>
                <w:szCs w:val="21"/>
              </w:rPr>
            </w:pPr>
            <w:r>
              <w:rPr>
                <w:sz w:val="21"/>
                <w:szCs w:val="21"/>
              </w:rPr>
              <w:t>Megatron</w:t>
            </w:r>
          </w:p>
        </w:tc>
        <w:tc>
          <w:tcPr>
            <w:tcW w:w="4361" w:type="dxa"/>
          </w:tcPr>
          <w:p w14:paraId="3DC33784" w14:textId="77777777" w:rsidR="009F151B" w:rsidRDefault="00A24E16">
            <w:pPr>
              <w:jc w:val="center"/>
              <w:rPr>
                <w:sz w:val="21"/>
                <w:szCs w:val="21"/>
              </w:rPr>
            </w:pPr>
            <w:r>
              <w:rPr>
                <w:rFonts w:hint="eastAsia"/>
                <w:sz w:val="21"/>
                <w:szCs w:val="21"/>
              </w:rPr>
              <w:t>8</w:t>
            </w:r>
            <w:r>
              <w:rPr>
                <w:sz w:val="21"/>
                <w:szCs w:val="21"/>
              </w:rPr>
              <w:t xml:space="preserve"> 000</w:t>
            </w:r>
          </w:p>
        </w:tc>
      </w:tr>
      <w:tr w:rsidR="009F151B" w14:paraId="25D2C4DC" w14:textId="77777777">
        <w:trPr>
          <w:jc w:val="center"/>
        </w:trPr>
        <w:tc>
          <w:tcPr>
            <w:tcW w:w="4360" w:type="dxa"/>
          </w:tcPr>
          <w:p w14:paraId="74DE28A4" w14:textId="77777777" w:rsidR="009F151B" w:rsidRDefault="00A24E16">
            <w:pPr>
              <w:jc w:val="center"/>
              <w:rPr>
                <w:sz w:val="21"/>
                <w:szCs w:val="21"/>
              </w:rPr>
            </w:pPr>
            <w:r>
              <w:rPr>
                <w:sz w:val="21"/>
                <w:szCs w:val="21"/>
              </w:rPr>
              <w:t>T5</w:t>
            </w:r>
          </w:p>
        </w:tc>
        <w:tc>
          <w:tcPr>
            <w:tcW w:w="4361" w:type="dxa"/>
          </w:tcPr>
          <w:p w14:paraId="09CA029C" w14:textId="77777777" w:rsidR="009F151B" w:rsidRDefault="00A24E16">
            <w:pPr>
              <w:jc w:val="center"/>
              <w:rPr>
                <w:sz w:val="21"/>
                <w:szCs w:val="21"/>
              </w:rPr>
            </w:pPr>
            <w:r>
              <w:rPr>
                <w:rFonts w:hint="eastAsia"/>
                <w:sz w:val="21"/>
                <w:szCs w:val="21"/>
              </w:rPr>
              <w:t>1</w:t>
            </w:r>
            <w:r>
              <w:rPr>
                <w:sz w:val="21"/>
                <w:szCs w:val="21"/>
              </w:rPr>
              <w:t>1 000</w:t>
            </w:r>
          </w:p>
        </w:tc>
      </w:tr>
      <w:tr w:rsidR="009F151B" w14:paraId="5CB41933" w14:textId="77777777">
        <w:trPr>
          <w:jc w:val="center"/>
        </w:trPr>
        <w:tc>
          <w:tcPr>
            <w:tcW w:w="4360" w:type="dxa"/>
          </w:tcPr>
          <w:p w14:paraId="21D6E984" w14:textId="77777777" w:rsidR="009F151B" w:rsidRDefault="00A24E16">
            <w:pPr>
              <w:jc w:val="center"/>
              <w:rPr>
                <w:sz w:val="21"/>
                <w:szCs w:val="21"/>
              </w:rPr>
            </w:pPr>
            <w:r>
              <w:rPr>
                <w:sz w:val="21"/>
                <w:szCs w:val="21"/>
              </w:rPr>
              <w:t>Turing NLG</w:t>
            </w:r>
          </w:p>
        </w:tc>
        <w:tc>
          <w:tcPr>
            <w:tcW w:w="4361" w:type="dxa"/>
          </w:tcPr>
          <w:p w14:paraId="4CC92C44" w14:textId="77777777" w:rsidR="009F151B" w:rsidRDefault="00A24E16">
            <w:pPr>
              <w:jc w:val="center"/>
              <w:rPr>
                <w:sz w:val="21"/>
                <w:szCs w:val="21"/>
              </w:rPr>
            </w:pPr>
            <w:r>
              <w:rPr>
                <w:rFonts w:hint="eastAsia"/>
                <w:sz w:val="21"/>
                <w:szCs w:val="21"/>
              </w:rPr>
              <w:t>1</w:t>
            </w:r>
            <w:r>
              <w:rPr>
                <w:sz w:val="21"/>
                <w:szCs w:val="21"/>
              </w:rPr>
              <w:t>7 000</w:t>
            </w:r>
          </w:p>
        </w:tc>
      </w:tr>
      <w:tr w:rsidR="009F151B" w14:paraId="6898F6CD" w14:textId="77777777">
        <w:trPr>
          <w:jc w:val="center"/>
        </w:trPr>
        <w:tc>
          <w:tcPr>
            <w:tcW w:w="4360" w:type="dxa"/>
            <w:tcBorders>
              <w:bottom w:val="single" w:sz="12" w:space="0" w:color="auto"/>
            </w:tcBorders>
          </w:tcPr>
          <w:p w14:paraId="043793F8" w14:textId="77777777" w:rsidR="009F151B" w:rsidRDefault="00A24E16">
            <w:pPr>
              <w:jc w:val="center"/>
              <w:rPr>
                <w:sz w:val="21"/>
                <w:szCs w:val="21"/>
              </w:rPr>
            </w:pPr>
            <w:r>
              <w:rPr>
                <w:rFonts w:hint="eastAsia"/>
                <w:sz w:val="21"/>
                <w:szCs w:val="21"/>
              </w:rPr>
              <w:t>G</w:t>
            </w:r>
            <w:r>
              <w:rPr>
                <w:sz w:val="21"/>
                <w:szCs w:val="21"/>
              </w:rPr>
              <w:t>PT-3</w:t>
            </w:r>
          </w:p>
        </w:tc>
        <w:tc>
          <w:tcPr>
            <w:tcW w:w="4361" w:type="dxa"/>
            <w:tcBorders>
              <w:bottom w:val="single" w:sz="12" w:space="0" w:color="auto"/>
            </w:tcBorders>
          </w:tcPr>
          <w:p w14:paraId="63344DC9" w14:textId="77777777" w:rsidR="009F151B" w:rsidRDefault="00A24E16">
            <w:pPr>
              <w:jc w:val="center"/>
              <w:rPr>
                <w:sz w:val="21"/>
                <w:szCs w:val="21"/>
              </w:rPr>
            </w:pPr>
            <w:r>
              <w:rPr>
                <w:rFonts w:hint="eastAsia"/>
                <w:sz w:val="21"/>
                <w:szCs w:val="21"/>
              </w:rPr>
              <w:t>1</w:t>
            </w:r>
            <w:r>
              <w:rPr>
                <w:sz w:val="21"/>
                <w:szCs w:val="21"/>
              </w:rPr>
              <w:t>75 000</w:t>
            </w:r>
          </w:p>
        </w:tc>
      </w:tr>
    </w:tbl>
    <w:p w14:paraId="4F410E0F" w14:textId="77777777" w:rsidR="009F151B" w:rsidRDefault="009F151B">
      <w:pPr>
        <w:ind w:firstLineChars="200" w:firstLine="480"/>
      </w:pPr>
    </w:p>
    <w:p w14:paraId="0D78CDAA" w14:textId="459A78BA" w:rsidR="009F151B" w:rsidRDefault="00A24E16">
      <w:pPr>
        <w:ind w:firstLineChars="200" w:firstLine="480"/>
      </w:pPr>
      <w:r>
        <w:rPr>
          <w:rFonts w:hint="eastAsia"/>
        </w:rPr>
        <w:t>虽然直接训练小型神经网络的性能较差，但是如果能够预先训练一个大型神经网络，再把得到的“知识”迁移到小型神经网络，就可以大幅提升小型神经网络的性能。受此启发</w:t>
      </w:r>
      <w:r>
        <w:t>，</w:t>
      </w:r>
      <w:r>
        <w:t>Hinton</w:t>
      </w:r>
      <w:r>
        <w:t>等人</w:t>
      </w:r>
      <w:r>
        <w:rPr>
          <w:vertAlign w:val="superscript"/>
        </w:rPr>
        <w:fldChar w:fldCharType="begin"/>
      </w:r>
      <w:r>
        <w:rPr>
          <w:vertAlign w:val="superscript"/>
        </w:rPr>
        <w:instrText xml:space="preserve"> REF _Ref97400700 \r \h </w:instrText>
      </w:r>
      <w:r>
        <w:rPr>
          <w:vertAlign w:val="superscript"/>
        </w:rPr>
      </w:r>
      <w:r>
        <w:rPr>
          <w:vertAlign w:val="superscript"/>
        </w:rPr>
        <w:fldChar w:fldCharType="separate"/>
      </w:r>
      <w:r>
        <w:rPr>
          <w:vertAlign w:val="superscript"/>
        </w:rPr>
        <w:t>[4]</w:t>
      </w:r>
      <w:r>
        <w:rPr>
          <w:vertAlign w:val="superscript"/>
        </w:rPr>
        <w:fldChar w:fldCharType="end"/>
      </w:r>
      <w:r>
        <w:t>提出知识蒸馏技术</w:t>
      </w:r>
      <w:r>
        <w:rPr>
          <w:rFonts w:hint="eastAsia"/>
        </w:rPr>
        <w:t>：</w:t>
      </w:r>
      <w:r>
        <w:t>首先训练一个</w:t>
      </w:r>
      <w:r>
        <w:rPr>
          <w:rFonts w:hint="eastAsia"/>
        </w:rPr>
        <w:t>大型</w:t>
      </w:r>
      <w:r>
        <w:t>的</w:t>
      </w:r>
      <w:r>
        <w:rPr>
          <w:rFonts w:hint="eastAsia"/>
        </w:rPr>
        <w:t>神经网络（</w:t>
      </w:r>
      <w:r w:rsidR="00F20E46">
        <w:rPr>
          <w:rFonts w:hint="eastAsia"/>
        </w:rPr>
        <w:t>称</w:t>
      </w:r>
      <w:r>
        <w:rPr>
          <w:rFonts w:hint="eastAsia"/>
        </w:rPr>
        <w:t>为</w:t>
      </w:r>
      <w:r>
        <w:t>教师模型</w:t>
      </w:r>
      <w:r>
        <w:rPr>
          <w:rFonts w:hint="eastAsia"/>
        </w:rPr>
        <w:t>）</w:t>
      </w:r>
      <w:r>
        <w:t>，然后把其中的知识压缩到一个</w:t>
      </w:r>
      <w:r>
        <w:rPr>
          <w:rFonts w:hint="eastAsia"/>
        </w:rPr>
        <w:t>小型</w:t>
      </w:r>
      <w:r>
        <w:t>的</w:t>
      </w:r>
      <w:r>
        <w:rPr>
          <w:rFonts w:hint="eastAsia"/>
        </w:rPr>
        <w:t>神经网络（</w:t>
      </w:r>
      <w:r w:rsidR="0089757C">
        <w:rPr>
          <w:rFonts w:hint="eastAsia"/>
        </w:rPr>
        <w:t>称</w:t>
      </w:r>
      <w:r>
        <w:rPr>
          <w:rFonts w:hint="eastAsia"/>
        </w:rPr>
        <w:t>为学生模型）</w:t>
      </w:r>
      <w:r>
        <w:t>上。然而，传统的知识蒸馏技术存在一系列问题。首先</w:t>
      </w:r>
      <w:r>
        <w:rPr>
          <w:rFonts w:hint="eastAsia"/>
        </w:rPr>
        <w:t>，</w:t>
      </w:r>
      <w:proofErr w:type="gramStart"/>
      <w:r>
        <w:t>预训练</w:t>
      </w:r>
      <w:proofErr w:type="gramEnd"/>
      <w:r>
        <w:t>大型</w:t>
      </w:r>
      <w:r>
        <w:rPr>
          <w:rFonts w:hint="eastAsia"/>
        </w:rPr>
        <w:t>的</w:t>
      </w:r>
      <w:r>
        <w:t>教师模型需要更多的训练时间。其二，大的教师模型和小的学生模型存在容量上的差异，而且学生模型高度依赖</w:t>
      </w:r>
      <w:r>
        <w:rPr>
          <w:rFonts w:hint="eastAsia"/>
        </w:rPr>
        <w:t>于</w:t>
      </w:r>
      <w:r>
        <w:t>教师模型。因此，人们提出一系列</w:t>
      </w:r>
      <w:proofErr w:type="gramStart"/>
      <w:r>
        <w:t>自知识</w:t>
      </w:r>
      <w:proofErr w:type="gramEnd"/>
      <w:r>
        <w:t>蒸馏</w:t>
      </w:r>
      <w:r w:rsidR="00E44422">
        <w:rPr>
          <w:vertAlign w:val="superscript"/>
        </w:rPr>
        <w:t>[6][7][8][9]</w:t>
      </w:r>
      <w:r>
        <w:t>技术，即</w:t>
      </w:r>
      <w:r>
        <w:rPr>
          <w:rFonts w:hint="eastAsia"/>
        </w:rPr>
        <w:t>不利用外部的教师模型，</w:t>
      </w:r>
      <w:r>
        <w:t>利用学生模型自身的知识</w:t>
      </w:r>
      <w:r w:rsidR="002922A0">
        <w:rPr>
          <w:rFonts w:hint="eastAsia"/>
        </w:rPr>
        <w:t>实现</w:t>
      </w:r>
      <w:r>
        <w:t>知识蒸馏。</w:t>
      </w:r>
    </w:p>
    <w:p w14:paraId="6E76AD80" w14:textId="6C5DFFE1" w:rsidR="009F151B" w:rsidRDefault="00A24E16">
      <w:pPr>
        <w:pStyle w:val="2"/>
      </w:pPr>
      <w:bookmarkStart w:id="421" w:name="_Toc57189224"/>
      <w:bookmarkStart w:id="422" w:name="_Toc46962953"/>
      <w:bookmarkStart w:id="423" w:name="_Toc100573195"/>
      <w:bookmarkStart w:id="424" w:name="_Toc229915037"/>
      <w:bookmarkStart w:id="425" w:name="_Toc377235972"/>
      <w:bookmarkStart w:id="426" w:name="_Toc437362309"/>
      <w:bookmarkStart w:id="427" w:name="_Toc229791436"/>
      <w:bookmarkStart w:id="428" w:name="_Toc444250087"/>
      <w:bookmarkStart w:id="429" w:name="_Toc379915055"/>
      <w:bookmarkStart w:id="430" w:name="_Toc437362306"/>
      <w:bookmarkStart w:id="431" w:name="_Toc379915056"/>
      <w:bookmarkStart w:id="432" w:name="_Toc444250086"/>
      <w:r>
        <w:lastRenderedPageBreak/>
        <w:t>国内外研究现状</w:t>
      </w:r>
      <w:bookmarkEnd w:id="421"/>
      <w:bookmarkEnd w:id="422"/>
      <w:bookmarkEnd w:id="423"/>
      <w:ins w:id="433" w:author="微软用户" w:date="2022-04-11T20:42:00Z">
        <w:r w:rsidR="00FD1BC5">
          <w:rPr>
            <w:rFonts w:hint="eastAsia"/>
          </w:rPr>
          <w:t>及</w:t>
        </w:r>
        <w:r w:rsidR="00FD1BC5">
          <w:t>分析</w:t>
        </w:r>
      </w:ins>
    </w:p>
    <w:p w14:paraId="59EAF0EC" w14:textId="214409A3" w:rsidR="009F151B" w:rsidRDefault="00A24E16">
      <w:pPr>
        <w:pStyle w:val="3"/>
      </w:pPr>
      <w:r>
        <w:t>知识蒸馏</w:t>
      </w:r>
      <w:r>
        <w:rPr>
          <w:rFonts w:hint="eastAsia"/>
        </w:rPr>
        <w:t>模型</w:t>
      </w:r>
    </w:p>
    <w:p w14:paraId="4DEB8F80" w14:textId="209A0547" w:rsidR="0044027E" w:rsidRDefault="00A24E16">
      <w:pPr>
        <w:ind w:firstLineChars="200" w:firstLine="480"/>
      </w:pPr>
      <w:r>
        <w:rPr>
          <w:rFonts w:hint="eastAsia"/>
        </w:rPr>
        <w:t>知识蒸馏的主要思想是让学生模型直接模仿教师模型的最终预测。由于知识蒸馏</w:t>
      </w:r>
      <w:r w:rsidR="000235F7">
        <w:rPr>
          <w:rFonts w:hint="eastAsia"/>
        </w:rPr>
        <w:t>是一种</w:t>
      </w:r>
      <w:r>
        <w:rPr>
          <w:rFonts w:hint="eastAsia"/>
        </w:rPr>
        <w:t>简单有效</w:t>
      </w:r>
      <w:r w:rsidR="002B0998">
        <w:rPr>
          <w:rFonts w:hint="eastAsia"/>
        </w:rPr>
        <w:t>的模型压缩方法</w:t>
      </w:r>
      <w:r>
        <w:rPr>
          <w:rFonts w:hint="eastAsia"/>
        </w:rPr>
        <w:t>，目前</w:t>
      </w:r>
      <w:r w:rsidR="00840E43">
        <w:rPr>
          <w:rFonts w:hint="eastAsia"/>
        </w:rPr>
        <w:t>知识蒸馏</w:t>
      </w:r>
      <w:r>
        <w:rPr>
          <w:rFonts w:hint="eastAsia"/>
        </w:rPr>
        <w:t>已经广泛用于不同的任务和</w:t>
      </w:r>
      <w:r w:rsidR="00860822">
        <w:rPr>
          <w:rFonts w:hint="eastAsia"/>
        </w:rPr>
        <w:t>场景</w:t>
      </w:r>
      <w:r>
        <w:rPr>
          <w:rFonts w:hint="eastAsia"/>
        </w:rPr>
        <w:t>。</w:t>
      </w:r>
      <w:r>
        <w:rPr>
          <w:rFonts w:hint="eastAsia"/>
        </w:rPr>
        <w:t>Hinton</w:t>
      </w:r>
      <w:r>
        <w:rPr>
          <w:rFonts w:hint="eastAsia"/>
        </w:rPr>
        <w:t>等人</w:t>
      </w:r>
      <w:r>
        <w:rPr>
          <w:rFonts w:hint="eastAsia"/>
          <w:vertAlign w:val="superscript"/>
        </w:rPr>
        <w:t>[4]</w:t>
      </w:r>
      <w:r>
        <w:rPr>
          <w:rFonts w:hint="eastAsia"/>
        </w:rPr>
        <w:t>提出通过学习软化标签的</w:t>
      </w:r>
      <w:r w:rsidR="002F1250">
        <w:rPr>
          <w:rFonts w:hint="eastAsia"/>
        </w:rPr>
        <w:t>概率</w:t>
      </w:r>
      <w:r>
        <w:rPr>
          <w:rFonts w:hint="eastAsia"/>
        </w:rPr>
        <w:t>分布，将知识从教师模型迁移到学生模型。软化的标签通过引入温度缩放来</w:t>
      </w:r>
      <w:proofErr w:type="gramStart"/>
      <w:r>
        <w:rPr>
          <w:rFonts w:hint="eastAsia"/>
        </w:rPr>
        <w:t>提升低</w:t>
      </w:r>
      <w:proofErr w:type="gramEnd"/>
      <w:r>
        <w:rPr>
          <w:rFonts w:hint="eastAsia"/>
        </w:rPr>
        <w:t>概率类别的概率。这个模型在图像分类任务上取得了令人惊喜的效果。</w:t>
      </w:r>
    </w:p>
    <w:p w14:paraId="2619ADD5" w14:textId="45D1FFC7" w:rsidR="00FC46A5" w:rsidRDefault="00EB2AED" w:rsidP="00FC46A5">
      <w:pPr>
        <w:ind w:firstLine="480"/>
      </w:pPr>
      <w:r>
        <w:t>Hinton</w:t>
      </w:r>
      <w:r>
        <w:t>等人</w:t>
      </w:r>
      <w:r>
        <w:rPr>
          <w:vertAlign w:val="superscript"/>
        </w:rPr>
        <w:t>[4]</w:t>
      </w:r>
      <w:r>
        <w:t>提出</w:t>
      </w:r>
      <w:r w:rsidR="00960C8F">
        <w:rPr>
          <w:rFonts w:hint="eastAsia"/>
        </w:rPr>
        <w:t>的</w:t>
      </w:r>
      <w:r w:rsidR="00FC46A5">
        <w:t>知识蒸馏</w:t>
      </w:r>
      <w:r w:rsidR="00FC46A5">
        <w:rPr>
          <w:rFonts w:hint="eastAsia"/>
        </w:rPr>
        <w:t>模型</w:t>
      </w:r>
      <w:r w:rsidR="007011C4">
        <w:rPr>
          <w:rFonts w:hint="eastAsia"/>
        </w:rPr>
        <w:t>原理</w:t>
      </w:r>
      <w:r w:rsidR="00FC46A5" w:rsidRPr="001131A7">
        <w:rPr>
          <w:rFonts w:hint="eastAsia"/>
        </w:rPr>
        <w:t>如</w:t>
      </w:r>
      <w:r w:rsidR="001131A7" w:rsidRPr="001131A7">
        <w:fldChar w:fldCharType="begin"/>
      </w:r>
      <w:r w:rsidR="001131A7" w:rsidRPr="001131A7">
        <w:instrText xml:space="preserve"> </w:instrText>
      </w:r>
      <w:r w:rsidR="001131A7" w:rsidRPr="001131A7">
        <w:rPr>
          <w:rFonts w:hint="eastAsia"/>
        </w:rPr>
        <w:instrText>REF _Ref100566858 \h</w:instrText>
      </w:r>
      <w:r w:rsidR="001131A7" w:rsidRPr="001131A7">
        <w:instrText xml:space="preserve"> </w:instrText>
      </w:r>
      <w:r w:rsidR="001131A7">
        <w:instrText xml:space="preserve"> \* MERGEFORMAT </w:instrText>
      </w:r>
      <w:r w:rsidR="001131A7" w:rsidRPr="001131A7">
        <w:fldChar w:fldCharType="separate"/>
      </w:r>
      <w:r w:rsidR="001131A7" w:rsidRPr="001131A7">
        <w:rPr>
          <w:rFonts w:eastAsiaTheme="minorEastAsia"/>
        </w:rPr>
        <w:t>图</w:t>
      </w:r>
      <w:r w:rsidR="001131A7" w:rsidRPr="001131A7">
        <w:rPr>
          <w:rFonts w:eastAsiaTheme="minorEastAsia"/>
          <w:noProof/>
        </w:rPr>
        <w:t>1</w:t>
      </w:r>
      <w:r w:rsidR="001131A7" w:rsidRPr="001131A7">
        <w:rPr>
          <w:rFonts w:eastAsiaTheme="minorEastAsia"/>
        </w:rPr>
        <w:t>.</w:t>
      </w:r>
      <w:r w:rsidR="001131A7" w:rsidRPr="001131A7">
        <w:rPr>
          <w:rFonts w:eastAsiaTheme="minorEastAsia"/>
          <w:noProof/>
        </w:rPr>
        <w:t>1</w:t>
      </w:r>
      <w:r w:rsidR="001131A7" w:rsidRPr="001131A7">
        <w:fldChar w:fldCharType="end"/>
      </w:r>
      <w:r w:rsidR="00FC46A5" w:rsidRPr="001131A7">
        <w:rPr>
          <w:rFonts w:hint="eastAsia"/>
        </w:rPr>
        <w:t>所示，它</w:t>
      </w:r>
      <w:r w:rsidR="00FC46A5">
        <w:t>在</w:t>
      </w:r>
      <w:r w:rsidR="00574555">
        <w:rPr>
          <w:rFonts w:hint="eastAsia"/>
        </w:rPr>
        <w:t>较</w:t>
      </w:r>
      <w:r w:rsidR="00FC46A5">
        <w:t>大的教师模型的帮助下训练</w:t>
      </w:r>
      <w:r w:rsidR="00642A9C">
        <w:rPr>
          <w:rFonts w:hint="eastAsia"/>
        </w:rPr>
        <w:t>较</w:t>
      </w:r>
      <w:r w:rsidR="00FC46A5">
        <w:t>小的学生模型。知识由教师模型迁移到学生模型，通过最小</w:t>
      </w:r>
      <w:proofErr w:type="gramStart"/>
      <w:r w:rsidR="00FC46A5">
        <w:t>化教师</w:t>
      </w:r>
      <w:proofErr w:type="gramEnd"/>
      <w:r w:rsidR="00FC46A5">
        <w:t>模型产生的</w:t>
      </w:r>
      <w:r w:rsidR="00FC46A5">
        <w:t>logits</w:t>
      </w:r>
      <w:r w:rsidR="00FC46A5">
        <w:t>和学生模型产生的</w:t>
      </w:r>
      <w:r w:rsidR="00FC46A5">
        <w:t>logits</w:t>
      </w:r>
      <w:r w:rsidR="00FC46A5">
        <w:t>的差异来实现。</w:t>
      </w:r>
      <w:r w:rsidR="00217764">
        <w:rPr>
          <w:rFonts w:hint="eastAsia"/>
        </w:rPr>
        <w:t>不同于</w:t>
      </w:r>
      <w:r w:rsidR="007A0643">
        <w:t>其他神经网络压缩方式，知识蒸馏可以无视教师模型和学生模型结构上的</w:t>
      </w:r>
      <w:r w:rsidR="0099417C">
        <w:rPr>
          <w:rFonts w:hint="eastAsia"/>
        </w:rPr>
        <w:t>差异</w:t>
      </w:r>
      <w:r w:rsidR="007A0643">
        <w:t>。</w:t>
      </w:r>
    </w:p>
    <w:p w14:paraId="7997952A" w14:textId="0927958A" w:rsidR="00B03E4B" w:rsidRDefault="002D2A9D" w:rsidP="00B03E4B">
      <w:pPr>
        <w:keepNext/>
        <w:ind w:firstLineChars="200" w:firstLine="480"/>
        <w:jc w:val="center"/>
      </w:pPr>
      <w:r w:rsidRPr="002D2A9D">
        <w:t xml:space="preserve"> </w:t>
      </w:r>
      <w:r>
        <w:rPr>
          <w:noProof/>
        </w:rPr>
        <w:drawing>
          <wp:inline distT="0" distB="0" distL="0" distR="0" wp14:anchorId="526F252B" wp14:editId="2F7EDF6D">
            <wp:extent cx="4936527" cy="2068241"/>
            <wp:effectExtent l="0" t="0" r="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65463" cy="2080364"/>
                    </a:xfrm>
                    <a:prstGeom prst="rect">
                      <a:avLst/>
                    </a:prstGeom>
                    <a:noFill/>
                    <a:ln>
                      <a:noFill/>
                    </a:ln>
                  </pic:spPr>
                </pic:pic>
              </a:graphicData>
            </a:graphic>
          </wp:inline>
        </w:drawing>
      </w:r>
    </w:p>
    <w:p w14:paraId="64BB0A78" w14:textId="176E26F2" w:rsidR="00D540E6" w:rsidRPr="00075F71" w:rsidRDefault="00EA0A41" w:rsidP="00B03E4B">
      <w:pPr>
        <w:pStyle w:val="a8"/>
        <w:ind w:left="210" w:hanging="210"/>
        <w:jc w:val="center"/>
        <w:rPr>
          <w:rFonts w:ascii="Times New Roman" w:eastAsiaTheme="minorEastAsia" w:hAnsi="Times New Roman"/>
          <w:sz w:val="21"/>
          <w:szCs w:val="21"/>
        </w:rPr>
      </w:pPr>
      <w:bookmarkStart w:id="434" w:name="_Ref100566858"/>
      <w:bookmarkStart w:id="435" w:name="_Ref100566848"/>
      <w:r w:rsidRPr="00075F71">
        <w:rPr>
          <w:rFonts w:ascii="Times New Roman" w:eastAsiaTheme="minorEastAsia" w:hAnsi="Times New Roman"/>
          <w:sz w:val="21"/>
          <w:szCs w:val="21"/>
        </w:rPr>
        <w:t>图</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STYLEREF 1 \s </w:instrText>
      </w:r>
      <w:r w:rsidR="00B8697E">
        <w:rPr>
          <w:rFonts w:ascii="Times New Roman" w:eastAsiaTheme="minorEastAsia" w:hAnsi="Times New Roman"/>
          <w:sz w:val="21"/>
          <w:szCs w:val="21"/>
        </w:rPr>
        <w:fldChar w:fldCharType="separate"/>
      </w:r>
      <w:r w:rsidR="0057567E">
        <w:rPr>
          <w:rFonts w:ascii="Times New Roman" w:eastAsiaTheme="minorEastAsia" w:hAnsi="Times New Roman"/>
          <w:noProof/>
          <w:sz w:val="21"/>
          <w:szCs w:val="21"/>
        </w:rPr>
        <w:t>1</w:t>
      </w:r>
      <w:r w:rsidR="00B8697E">
        <w:rPr>
          <w:rFonts w:ascii="Times New Roman" w:eastAsiaTheme="minorEastAsia" w:hAnsi="Times New Roman"/>
          <w:sz w:val="21"/>
          <w:szCs w:val="21"/>
        </w:rPr>
        <w:fldChar w:fldCharType="end"/>
      </w:r>
      <w:r w:rsidR="00B8697E">
        <w:rPr>
          <w:rFonts w:ascii="Times New Roman" w:eastAsiaTheme="minorEastAsia" w:hAnsi="Times New Roman"/>
          <w:sz w:val="21"/>
          <w:szCs w:val="21"/>
        </w:rPr>
        <w:t>.</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SEQ Figure \* ARABIC \s 1 </w:instrText>
      </w:r>
      <w:r w:rsidR="00B8697E">
        <w:rPr>
          <w:rFonts w:ascii="Times New Roman" w:eastAsiaTheme="minorEastAsia" w:hAnsi="Times New Roman"/>
          <w:sz w:val="21"/>
          <w:szCs w:val="21"/>
        </w:rPr>
        <w:fldChar w:fldCharType="separate"/>
      </w:r>
      <w:r w:rsidR="0057567E">
        <w:rPr>
          <w:rFonts w:ascii="Times New Roman" w:eastAsiaTheme="minorEastAsia" w:hAnsi="Times New Roman"/>
          <w:noProof/>
          <w:sz w:val="21"/>
          <w:szCs w:val="21"/>
        </w:rPr>
        <w:t>1</w:t>
      </w:r>
      <w:r w:rsidR="00B8697E">
        <w:rPr>
          <w:rFonts w:ascii="Times New Roman" w:eastAsiaTheme="minorEastAsia" w:hAnsi="Times New Roman"/>
          <w:sz w:val="21"/>
          <w:szCs w:val="21"/>
        </w:rPr>
        <w:fldChar w:fldCharType="end"/>
      </w:r>
      <w:bookmarkEnd w:id="434"/>
      <w:r w:rsidR="00B03E4B" w:rsidRPr="00075F71">
        <w:rPr>
          <w:rFonts w:ascii="Times New Roman" w:eastAsiaTheme="minorEastAsia" w:hAnsi="Times New Roman"/>
          <w:sz w:val="21"/>
          <w:szCs w:val="21"/>
        </w:rPr>
        <w:t xml:space="preserve">  </w:t>
      </w:r>
      <w:r w:rsidR="00B03E4B" w:rsidRPr="00075F71">
        <w:rPr>
          <w:rFonts w:ascii="Times New Roman" w:eastAsiaTheme="minorEastAsia" w:hAnsi="Times New Roman"/>
          <w:sz w:val="21"/>
          <w:szCs w:val="21"/>
        </w:rPr>
        <w:t>传统的知识蒸馏</w:t>
      </w:r>
      <w:bookmarkEnd w:id="435"/>
      <w:ins w:id="436" w:author="微软用户" w:date="2022-04-11T20:42:00Z">
        <w:r w:rsidR="00FD1BC5">
          <w:rPr>
            <w:rFonts w:ascii="Times New Roman" w:eastAsiaTheme="minorEastAsia" w:hAnsi="Times New Roman" w:hint="eastAsia"/>
            <w:sz w:val="21"/>
            <w:szCs w:val="21"/>
          </w:rPr>
          <w:t xml:space="preserve"> </w:t>
        </w:r>
      </w:ins>
      <w:ins w:id="437" w:author="微软用户" w:date="2022-04-11T21:00:00Z">
        <w:r w:rsidR="00A1464A" w:rsidRPr="00A1464A">
          <w:rPr>
            <w:rFonts w:ascii="Times New Roman" w:eastAsiaTheme="minorEastAsia" w:hAnsi="Times New Roman" w:hint="eastAsia"/>
            <w:color w:val="FF0000"/>
            <w:sz w:val="21"/>
            <w:szCs w:val="21"/>
            <w:rPrChange w:id="438" w:author="微软用户" w:date="2022-04-11T21:01:00Z">
              <w:rPr>
                <w:rFonts w:ascii="Times New Roman" w:eastAsiaTheme="minorEastAsia" w:hAnsi="Times New Roman" w:hint="eastAsia"/>
                <w:sz w:val="21"/>
                <w:szCs w:val="21"/>
              </w:rPr>
            </w:rPrChange>
          </w:rPr>
          <w:t>？？</w:t>
        </w:r>
      </w:ins>
    </w:p>
    <w:p w14:paraId="422E935B" w14:textId="4569F318" w:rsidR="00FC46A5" w:rsidRDefault="00FC46A5" w:rsidP="00FC46A5">
      <w:pPr>
        <w:ind w:firstLine="480"/>
      </w:pPr>
      <w:r>
        <w:t>在许多情况下，教师模型</w:t>
      </w:r>
      <w:r>
        <w:t>logits</w:t>
      </w:r>
      <w:r>
        <w:t>的</w:t>
      </w:r>
      <w:r>
        <w:rPr>
          <w:rFonts w:hint="eastAsia"/>
        </w:rPr>
        <w:t>归一化指数</w:t>
      </w:r>
      <w:r>
        <w:t>的输出在正确类型上概率很高，在非正确类型上概率趋近于零。在这种情况下，除了数据集中已有的正确标签外，模型无法提供更多的信息。为了解决这个问题，</w:t>
      </w:r>
      <w:r>
        <w:t>Hinton</w:t>
      </w:r>
      <w:r>
        <w:rPr>
          <w:vertAlign w:val="superscript"/>
        </w:rPr>
        <w:t>[4]</w:t>
      </w:r>
      <w:r>
        <w:t>提出</w:t>
      </w:r>
      <w:r>
        <w:rPr>
          <w:rFonts w:hint="eastAsia"/>
        </w:rPr>
        <w:t>知识蒸馏的概念</w:t>
      </w:r>
      <w:r>
        <w:t>。假定</w:t>
      </w:r>
      <m:oMath>
        <m:r>
          <w:rPr>
            <w:rFonts w:ascii="Cambria Math"/>
          </w:rPr>
          <m:t>z=[</m:t>
        </m:r>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M</m:t>
            </m:r>
          </m:sub>
        </m:sSub>
        <m:r>
          <w:rPr>
            <w:rFonts w:ascii="Cambria Math"/>
          </w:rPr>
          <m:t>]</m:t>
        </m:r>
      </m:oMath>
      <w:r>
        <w:t>代表由</w:t>
      </w:r>
      <w:r>
        <w:rPr>
          <w:rFonts w:hint="eastAsia"/>
        </w:rPr>
        <w:t>教师</w:t>
      </w:r>
      <w:r>
        <w:t>模型</w:t>
      </w:r>
      <w:r>
        <w:rPr>
          <w:rFonts w:hint="eastAsia"/>
        </w:rPr>
        <w:t>输出</w:t>
      </w:r>
      <w:r>
        <w:t>的向量</w:t>
      </w:r>
      <w:r>
        <w:rPr>
          <w:rFonts w:hint="eastAsia"/>
        </w:rPr>
        <w:t>，</w:t>
      </w:r>
      <m:oMath>
        <m:r>
          <w:rPr>
            <w:rFonts w:ascii="Cambria Math"/>
          </w:rPr>
          <m:t>T</m:t>
        </m:r>
      </m:oMath>
      <w:r>
        <w:t>是蒸馏温度参数，</w:t>
      </w:r>
      <w:r>
        <w:rPr>
          <w:rFonts w:hint="eastAsia"/>
        </w:rPr>
        <w:t>则</w:t>
      </w:r>
      <w:r>
        <w:t>一张</w:t>
      </w:r>
      <w:r>
        <w:rPr>
          <w:rFonts w:hint="eastAsia"/>
        </w:rPr>
        <w:t>图像</w:t>
      </w:r>
      <w:r>
        <w:t>的</w:t>
      </w:r>
      <w:r>
        <w:rPr>
          <w:rFonts w:hint="eastAsia"/>
        </w:rPr>
        <w:t>属于第</w:t>
      </w:r>
      <m:oMath>
        <m:r>
          <w:rPr>
            <w:rFonts w:ascii="Cambria Math"/>
          </w:rPr>
          <m:t>i</m:t>
        </m:r>
      </m:oMath>
      <w:proofErr w:type="gramStart"/>
      <w:r>
        <w:t>个</w:t>
      </w:r>
      <w:proofErr w:type="gramEnd"/>
      <w:r>
        <w:t>类别概率为：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FC46A5" w14:paraId="4BF205E9" w14:textId="77777777" w:rsidTr="00B729B8">
        <w:tc>
          <w:tcPr>
            <w:tcW w:w="2982" w:type="dxa"/>
          </w:tcPr>
          <w:p w14:paraId="0FD7CEC5" w14:textId="77777777" w:rsidR="00FC46A5" w:rsidRDefault="00FC46A5" w:rsidP="00B729B8"/>
        </w:tc>
        <w:tc>
          <w:tcPr>
            <w:tcW w:w="2982" w:type="dxa"/>
          </w:tcPr>
          <w:p w14:paraId="652424B2" w14:textId="77777777" w:rsidR="00FC46A5" w:rsidRDefault="00FC46A5" w:rsidP="00B729B8">
            <m:oMathPara>
              <m:oMath>
                <m:r>
                  <w:rPr>
                    <w:rFonts w:ascii="Cambria Math"/>
                  </w:rPr>
                  <m:t>p(T)=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i</m:t>
                        </m:r>
                      </m:sub>
                    </m:sSub>
                    <m:r>
                      <w:rPr>
                        <w:rFonts w:ascii="Cambria Math"/>
                      </w:rPr>
                      <m:t>/T)</m:t>
                    </m:r>
                  </m:num>
                  <m:den>
                    <m:nary>
                      <m:naryPr>
                        <m:chr m:val="∑"/>
                        <m:supHide m:val="1"/>
                        <m:ctrlPr>
                          <w:rPr>
                            <w:rFonts w:ascii="Cambria Math" w:hAnsi="Cambria Math"/>
                            <w:i/>
                          </w:rPr>
                        </m:ctrlPr>
                      </m:naryPr>
                      <m:sub>
                        <m:r>
                          <w:rPr>
                            <w:rFonts w:ascii="Cambria Math"/>
                          </w:rPr>
                          <m:t>j</m:t>
                        </m:r>
                      </m: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j</m:t>
                            </m:r>
                          </m:sub>
                        </m:sSub>
                        <m:r>
                          <w:rPr>
                            <w:rFonts w:ascii="Cambria Math"/>
                          </w:rPr>
                          <m:t>/T)</m:t>
                        </m:r>
                      </m:e>
                    </m:nary>
                  </m:den>
                </m:f>
              </m:oMath>
            </m:oMathPara>
          </w:p>
        </w:tc>
        <w:tc>
          <w:tcPr>
            <w:tcW w:w="2983" w:type="dxa"/>
          </w:tcPr>
          <w:p w14:paraId="36A0A54B" w14:textId="19A9014C" w:rsidR="00FC46A5" w:rsidRDefault="00FC46A5" w:rsidP="00B729B8">
            <w:pPr>
              <w:jc w:val="right"/>
            </w:pPr>
            <w:r>
              <w:rPr>
                <w:rFonts w:hint="eastAsia"/>
              </w:rPr>
              <w:t>（</w:t>
            </w:r>
            <w:r w:rsidR="004E6B64">
              <w:fldChar w:fldCharType="begin"/>
            </w:r>
            <w:r w:rsidR="004E6B64">
              <w:instrText xml:space="preserve"> </w:instrText>
            </w:r>
            <w:r w:rsidR="004E6B64">
              <w:rPr>
                <w:rFonts w:hint="eastAsia"/>
              </w:rPr>
              <w:instrText>STYLEREF 1 \s</w:instrText>
            </w:r>
            <w:r w:rsidR="004E6B64">
              <w:instrText xml:space="preserve"> </w:instrText>
            </w:r>
            <w:r w:rsidR="004E6B64">
              <w:fldChar w:fldCharType="separate"/>
            </w:r>
            <w:r w:rsidR="00862E14">
              <w:rPr>
                <w:noProof/>
              </w:rPr>
              <w:t>1</w:t>
            </w:r>
            <w:r w:rsidR="004E6B64">
              <w:fldChar w:fldCharType="end"/>
            </w:r>
            <w:r w:rsidR="004E6B64">
              <w:t>.</w:t>
            </w:r>
            <w:r w:rsidR="004E6B64">
              <w:fldChar w:fldCharType="begin"/>
            </w:r>
            <w:r w:rsidR="004E6B64">
              <w:instrText xml:space="preserve"> </w:instrText>
            </w:r>
            <w:r w:rsidR="004E6B64">
              <w:rPr>
                <w:rFonts w:hint="eastAsia"/>
              </w:rPr>
              <w:instrText xml:space="preserve">SEQ </w:instrText>
            </w:r>
            <w:r w:rsidR="004E6B64">
              <w:rPr>
                <w:rFonts w:hint="eastAsia"/>
              </w:rPr>
              <w:instrText>公式</w:instrText>
            </w:r>
            <w:r w:rsidR="004E6B64">
              <w:rPr>
                <w:rFonts w:hint="eastAsia"/>
              </w:rPr>
              <w:instrText xml:space="preserve"> \* ARABIC \s 1</w:instrText>
            </w:r>
            <w:r w:rsidR="004E6B64">
              <w:instrText xml:space="preserve"> </w:instrText>
            </w:r>
            <w:r w:rsidR="004E6B64">
              <w:fldChar w:fldCharType="separate"/>
            </w:r>
            <w:r w:rsidR="00862E14">
              <w:rPr>
                <w:noProof/>
              </w:rPr>
              <w:t>1</w:t>
            </w:r>
            <w:r w:rsidR="004E6B64">
              <w:fldChar w:fldCharType="end"/>
            </w:r>
            <w:r>
              <w:rPr>
                <w:rFonts w:hint="eastAsia"/>
              </w:rPr>
              <w:t>）</w:t>
            </w:r>
          </w:p>
        </w:tc>
      </w:tr>
    </w:tbl>
    <w:p w14:paraId="1D822CEA" w14:textId="65DF5874" w:rsidR="00031849" w:rsidRDefault="00FC46A5" w:rsidP="00344EB5">
      <w:pPr>
        <w:ind w:firstLineChars="200" w:firstLine="480"/>
      </w:pPr>
      <w:r>
        <w:t>当</w:t>
      </w:r>
      <m:oMath>
        <m:r>
          <w:rPr>
            <w:rFonts w:ascii="Cambria Math"/>
          </w:rPr>
          <m:t>T=1</m:t>
        </m:r>
      </m:oMath>
      <w:r>
        <w:t>时，可以得到正规的</w:t>
      </w:r>
      <w:r>
        <w:rPr>
          <w:rFonts w:hint="eastAsia"/>
        </w:rPr>
        <w:t>归一化指数</w:t>
      </w:r>
      <w:r>
        <w:t>公式</w:t>
      </w:r>
      <w:r w:rsidR="002D0A67">
        <w:rPr>
          <w:rFonts w:hint="eastAsia"/>
        </w:rPr>
        <w:t>（</w:t>
      </w:r>
      <w:r>
        <w:t>也就是没有蒸馏</w:t>
      </w:r>
      <w:r w:rsidR="002D0A67">
        <w:rPr>
          <w:rFonts w:hint="eastAsia"/>
        </w:rPr>
        <w:t>）</w:t>
      </w:r>
      <w:r>
        <w:t>。随着</w:t>
      </w:r>
      <m:oMath>
        <m:r>
          <w:rPr>
            <w:rFonts w:ascii="Cambria Math"/>
          </w:rPr>
          <m:t>T</m:t>
        </m:r>
      </m:oMath>
      <w:r>
        <w:t>增加，</w:t>
      </w:r>
      <w:r>
        <w:rPr>
          <w:rFonts w:hint="eastAsia"/>
        </w:rPr>
        <w:lastRenderedPageBreak/>
        <w:t>归一化指数</w:t>
      </w:r>
      <w:r>
        <w:t>函数产生的概率分布越来越</w:t>
      </w:r>
      <w:r w:rsidR="00311AE4">
        <w:rPr>
          <w:rFonts w:hint="eastAsia"/>
        </w:rPr>
        <w:t>分散</w:t>
      </w:r>
      <w:r>
        <w:t>，提供越来越多的关于教师认为哪个类别和预测的类别更为相似的信息。教师模型提供的信息被称为暗</w:t>
      </w:r>
      <w:r w:rsidR="006F0ACD">
        <w:rPr>
          <w:rFonts w:hint="eastAsia"/>
        </w:rPr>
        <w:t>知识</w:t>
      </w:r>
      <w:r w:rsidR="00B76051">
        <w:rPr>
          <w:rFonts w:hint="eastAsia"/>
        </w:rPr>
        <w:t>，</w:t>
      </w:r>
      <w:r w:rsidR="00710F75">
        <w:rPr>
          <w:rFonts w:hint="eastAsia"/>
        </w:rPr>
        <w:t>它</w:t>
      </w:r>
      <w:r>
        <w:t>影响</w:t>
      </w:r>
      <w:r w:rsidR="00254B8B">
        <w:rPr>
          <w:rFonts w:hint="eastAsia"/>
        </w:rPr>
        <w:t>着</w:t>
      </w:r>
      <w:r>
        <w:t>蒸馏</w:t>
      </w:r>
      <w:r w:rsidR="00AD148A">
        <w:rPr>
          <w:rFonts w:hint="eastAsia"/>
        </w:rPr>
        <w:t>模型</w:t>
      </w:r>
      <w:r>
        <w:t>的信息流。当计算蒸馏损失函数时，使用</w:t>
      </w:r>
      <w:r w:rsidR="00DA6223">
        <w:rPr>
          <w:rFonts w:hint="eastAsia"/>
        </w:rPr>
        <w:t>和教师模型</w:t>
      </w:r>
      <w:r>
        <w:t>相同的温度来计算学生模型的</w:t>
      </w:r>
      <w:r>
        <w:t>logits</w:t>
      </w:r>
      <w:r>
        <w:t>。</w:t>
      </w:r>
      <w:r w:rsidR="00F92B09">
        <w:t>Hinton</w:t>
      </w:r>
      <w:r w:rsidR="00F92B09">
        <w:rPr>
          <w:vertAlign w:val="superscript"/>
        </w:rPr>
        <w:t>[4]</w:t>
      </w:r>
      <w:r w:rsidR="00F8486A">
        <w:rPr>
          <w:rFonts w:hint="eastAsia"/>
        </w:rPr>
        <w:t>还发现</w:t>
      </w:r>
      <w:r>
        <w:t>训练学生模型时把正确标签和教师的软化标签放在</w:t>
      </w:r>
      <w:proofErr w:type="gramStart"/>
      <w:r>
        <w:t>一</w:t>
      </w:r>
      <w:proofErr w:type="gramEnd"/>
      <w:r>
        <w:t>起</w:t>
      </w:r>
      <w:r>
        <w:rPr>
          <w:rFonts w:hint="eastAsia"/>
        </w:rPr>
        <w:t>更有效</w:t>
      </w:r>
      <w:r>
        <w:t>。因此，学生模型的损失函数可以定义为学生模型预测出的标签和真实标签的差距。总损失函数由学生损失函数和蒸馏损失函数相加而成：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076"/>
      </w:tblGrid>
      <w:tr w:rsidR="00FC46A5" w14:paraId="4BBC0516" w14:textId="77777777" w:rsidTr="00B729B8">
        <w:tc>
          <w:tcPr>
            <w:tcW w:w="1134" w:type="dxa"/>
            <w:vAlign w:val="center"/>
          </w:tcPr>
          <w:p w14:paraId="1F452552" w14:textId="77777777" w:rsidR="00FC46A5" w:rsidRDefault="00FC46A5" w:rsidP="00B729B8"/>
        </w:tc>
        <w:tc>
          <w:tcPr>
            <w:tcW w:w="6521" w:type="dxa"/>
            <w:vAlign w:val="center"/>
          </w:tcPr>
          <w:p w14:paraId="3AB57E26" w14:textId="3D405C37" w:rsidR="00FC46A5" w:rsidRDefault="00FC46A5" w:rsidP="00B729B8">
            <w:pPr>
              <w:jc w:val="center"/>
            </w:pPr>
            <m:oMathPara>
              <m:oMath>
                <m:r>
                  <w:rPr>
                    <w:rFonts w:ascii="Cambria Math"/>
                  </w:rPr>
                  <m:t>L=</m:t>
                </m:r>
                <m:sSub>
                  <m:sSubPr>
                    <m:ctrlPr>
                      <w:rPr>
                        <w:rFonts w:ascii="Cambria Math" w:hAnsi="Cambria Math"/>
                        <w:i/>
                      </w:rPr>
                    </m:ctrlPr>
                  </m:sSubPr>
                  <m:e>
                    <m:r>
                      <w:rPr>
                        <w:rFonts w:ascii="Cambria Math"/>
                      </w:rPr>
                      <m:t>L</m:t>
                    </m:r>
                  </m:e>
                  <m:sub>
                    <m:r>
                      <w:rPr>
                        <w:rFonts w:ascii="Cambria Math"/>
                      </w:rPr>
                      <m:t>CE</m:t>
                    </m:r>
                  </m:sub>
                </m:sSub>
                <m:r>
                  <w:rPr>
                    <w:rFonts w:ascii="Cambria Math"/>
                  </w:rPr>
                  <m:t>+λ</m:t>
                </m:r>
                <m:sSub>
                  <m:sSubPr>
                    <m:ctrlPr>
                      <w:rPr>
                        <w:rFonts w:ascii="Cambria Math" w:hAnsi="Cambria Math"/>
                        <w:i/>
                      </w:rPr>
                    </m:ctrlPr>
                  </m:sSubPr>
                  <m:e>
                    <m:r>
                      <w:rPr>
                        <w:rFonts w:ascii="Cambria Math"/>
                      </w:rPr>
                      <m:t>L</m:t>
                    </m:r>
                  </m:e>
                  <m:sub>
                    <m:r>
                      <w:rPr>
                        <w:rFonts w:ascii="Cambria Math"/>
                      </w:rPr>
                      <m:t>KD</m:t>
                    </m:r>
                  </m:sub>
                </m:sSub>
                <m:r>
                  <m:rPr>
                    <m:sty m:val="p"/>
                  </m:rPr>
                  <w:rPr>
                    <w:rFonts w:ascii="Cambria Math"/>
                  </w:rPr>
                  <w:br/>
                </m:r>
              </m:oMath>
              <m:oMath>
                <m:r>
                  <w:rPr>
                    <w:rFonts w:ascii="Cambria Math"/>
                  </w:rPr>
                  <m:t>=H(</m:t>
                </m:r>
                <m:sSub>
                  <m:sSubPr>
                    <m:ctrlPr>
                      <w:rPr>
                        <w:rFonts w:ascii="Cambria Math" w:hAnsi="Cambria Math"/>
                        <w:i/>
                      </w:rPr>
                    </m:ctrlPr>
                  </m:sSubPr>
                  <m:e>
                    <m:r>
                      <w:rPr>
                        <w:rFonts w:ascii="Cambria Math"/>
                      </w:rPr>
                      <m:t>P</m:t>
                    </m:r>
                  </m:e>
                  <m:sub>
                    <m:r>
                      <w:rPr>
                        <w:rFonts w:ascii="Cambria Math"/>
                      </w:rPr>
                      <m:t>s</m:t>
                    </m:r>
                  </m:sub>
                </m:sSub>
                <m:r>
                  <w:rPr>
                    <w:rFonts w:ascii="Cambria Math"/>
                  </w:rPr>
                  <m:t>,y)+λ</m:t>
                </m:r>
                <m:sSup>
                  <m:sSupPr>
                    <m:ctrlPr>
                      <w:rPr>
                        <w:rFonts w:ascii="Cambria Math" w:hAnsi="Cambria Math"/>
                        <w:i/>
                      </w:rPr>
                    </m:ctrlPr>
                  </m:sSupPr>
                  <m:e>
                    <m:r>
                      <w:rPr>
                        <w:rFonts w:ascii="Cambria Math"/>
                      </w:rPr>
                      <m:t>T</m:t>
                    </m:r>
                  </m:e>
                  <m:sup>
                    <m:r>
                      <w:rPr>
                        <w:rFonts w:ascii="Cambria Math"/>
                      </w:rPr>
                      <m:t>2</m:t>
                    </m:r>
                  </m:sup>
                </m:sSup>
                <m:nary>
                  <m:naryPr>
                    <m:chr m:val="∑"/>
                    <m:ctrlPr>
                      <w:rPr>
                        <w:rFonts w:ascii="Cambria Math" w:hAnsi="Cambria Math"/>
                        <w:i/>
                      </w:rPr>
                    </m:ctrlPr>
                  </m:naryPr>
                  <m:sub>
                    <m:r>
                      <w:rPr>
                        <w:rFonts w:ascii="Cambria Math"/>
                      </w:rPr>
                      <m:t>i</m:t>
                    </m:r>
                  </m:sub>
                  <m:sup>
                    <m:r>
                      <w:rPr>
                        <w:rFonts w:ascii="Cambria Math"/>
                      </w:rPr>
                      <m:t>N</m:t>
                    </m:r>
                  </m:sup>
                  <m:e>
                    <m:r>
                      <w:rPr>
                        <w:rFonts w:ascii="Cambria Math"/>
                      </w:rPr>
                      <m:t>H(</m:t>
                    </m:r>
                    <m:sSub>
                      <m:sSubPr>
                        <m:ctrlPr>
                          <w:rPr>
                            <w:rFonts w:ascii="Cambria Math" w:hAnsi="Cambria Math"/>
                            <w:i/>
                          </w:rPr>
                        </m:ctrlPr>
                      </m:sSubPr>
                      <m:e>
                        <m:r>
                          <w:rPr>
                            <w:rFonts w:ascii="Cambria Math"/>
                          </w:rPr>
                          <m:t>P</m:t>
                        </m:r>
                      </m:e>
                      <m:sub>
                        <m:r>
                          <w:rPr>
                            <w:rFonts w:ascii="Cambria Math"/>
                          </w:rPr>
                          <m:t>t</m:t>
                        </m:r>
                      </m:sub>
                    </m:sSub>
                    <m:r>
                      <w:rPr>
                        <w:rFonts w:ascii="Cambria Math"/>
                      </w:rPr>
                      <m:t>(T),</m:t>
                    </m:r>
                    <m:sSub>
                      <m:sSubPr>
                        <m:ctrlPr>
                          <w:rPr>
                            <w:rFonts w:ascii="Cambria Math" w:hAnsi="Cambria Math"/>
                            <w:i/>
                          </w:rPr>
                        </m:ctrlPr>
                      </m:sSubPr>
                      <m:e>
                        <m:r>
                          <w:rPr>
                            <w:rFonts w:ascii="Cambria Math"/>
                          </w:rPr>
                          <m:t>P</m:t>
                        </m:r>
                      </m:e>
                      <m:sub>
                        <m:r>
                          <w:rPr>
                            <w:rFonts w:ascii="Cambria Math"/>
                          </w:rPr>
                          <m:t>s</m:t>
                        </m:r>
                      </m:sub>
                    </m:sSub>
                    <m:r>
                      <w:rPr>
                        <w:rFonts w:ascii="Cambria Math"/>
                      </w:rPr>
                      <m:t>(T))</m:t>
                    </m:r>
                  </m:e>
                </m:nary>
              </m:oMath>
            </m:oMathPara>
          </w:p>
        </w:tc>
        <w:tc>
          <w:tcPr>
            <w:tcW w:w="1076" w:type="dxa"/>
            <w:vAlign w:val="center"/>
          </w:tcPr>
          <w:p w14:paraId="5FB55CF5" w14:textId="5BA72220" w:rsidR="00FC46A5" w:rsidRDefault="00FC46A5" w:rsidP="00B729B8">
            <w:pPr>
              <w:jc w:val="right"/>
            </w:pPr>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064203">
              <w:rPr>
                <w:noProof/>
              </w:rPr>
              <w:t>1</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064203">
              <w:rPr>
                <w:noProof/>
              </w:rPr>
              <w:t>2</w:t>
            </w:r>
            <w:r w:rsidR="00031849">
              <w:fldChar w:fldCharType="end"/>
            </w:r>
            <w:r>
              <w:rPr>
                <w:rFonts w:hint="eastAsia"/>
              </w:rPr>
              <w:t>）</w:t>
            </w:r>
          </w:p>
        </w:tc>
      </w:tr>
    </w:tbl>
    <w:p w14:paraId="071BEDEB" w14:textId="51CF94F4" w:rsidR="00FC46A5" w:rsidRDefault="00FC46A5" w:rsidP="00E84636">
      <w:r>
        <w:t>其中函数</w:t>
      </w:r>
      <m:oMath>
        <m:r>
          <w:rPr>
            <w:rFonts w:ascii="Cambria Math"/>
          </w:rPr>
          <m:t>H(</m:t>
        </m:r>
        <m:r>
          <w:rPr>
            <w:rFonts w:ascii="Cambria Math" w:hAnsi="Cambria Math"/>
          </w:rPr>
          <m:t>∙</m:t>
        </m:r>
        <m:r>
          <w:rPr>
            <w:rFonts w:ascii="Cambria Math"/>
          </w:rPr>
          <m:t>)</m:t>
        </m:r>
      </m:oMath>
      <w:r>
        <w:t>代表交叉</w:t>
      </w:r>
      <w:proofErr w:type="gramStart"/>
      <w:r>
        <w:t>熵</w:t>
      </w:r>
      <w:proofErr w:type="gramEnd"/>
      <w:r>
        <w:t>损失函数</w:t>
      </w:r>
      <w:r w:rsidR="008C01AE">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196606">
        <w:rPr>
          <w:rFonts w:hint="eastAsia"/>
        </w:rPr>
        <w:t>代表</w:t>
      </w:r>
      <w:r w:rsidR="007B5370">
        <w:rPr>
          <w:rFonts w:hint="eastAsia"/>
        </w:rPr>
        <w:t>学生模型预测</w:t>
      </w:r>
      <w:r w:rsidR="00CB18A9">
        <w:rPr>
          <w:rFonts w:hint="eastAsia"/>
        </w:rPr>
        <w:t>的概率分布</w:t>
      </w:r>
      <w:r w:rsidR="00371FF8">
        <w:rPr>
          <w:rFonts w:hint="eastAsia"/>
        </w:rPr>
        <w:t>，</w:t>
      </w:r>
      <m:oMath>
        <m:r>
          <w:rPr>
            <w:rFonts w:ascii="Cambria Math" w:hAnsi="Cambria Math"/>
          </w:rPr>
          <m:t>y</m:t>
        </m:r>
      </m:oMath>
      <w:r w:rsidR="00BA35B8">
        <w:rPr>
          <w:rFonts w:hint="eastAsia"/>
        </w:rPr>
        <w:t>代表</w:t>
      </w:r>
      <w:r w:rsidR="0040692F">
        <w:rPr>
          <w:rFonts w:hint="eastAsia"/>
        </w:rPr>
        <w:t>真实标签的独热向量</w:t>
      </w:r>
      <w:r>
        <w:t>，</w:t>
      </w:r>
      <m:oMath>
        <m:r>
          <w:rPr>
            <w:rFonts w:ascii="Cambria Math"/>
          </w:rPr>
          <m:t>λ</m:t>
        </m:r>
      </m:oMath>
      <w:r>
        <w:t>代表知识蒸馏的系数</w:t>
      </w:r>
      <w:r w:rsidR="00B07DE8">
        <w:rPr>
          <w:rFonts w:hint="eastAsia"/>
        </w:rPr>
        <w:t>，</w:t>
      </w:r>
      <m:oMath>
        <m:r>
          <w:rPr>
            <w:rFonts w:ascii="Cambria Math" w:hAnsi="Cambria Math"/>
          </w:rPr>
          <m:t>T</m:t>
        </m:r>
      </m:oMath>
      <w:r w:rsidR="00470A3C">
        <w:rPr>
          <w:rFonts w:hint="eastAsia"/>
        </w:rPr>
        <w:t>代表</w:t>
      </w:r>
      <w:r w:rsidR="00445759">
        <w:rPr>
          <w:rFonts w:hint="eastAsia"/>
        </w:rPr>
        <w:t>知识蒸馏的温度，</w:t>
      </w:r>
      <m:oMath>
        <m:sSub>
          <m:sSubPr>
            <m:ctrlPr>
              <w:rPr>
                <w:rFonts w:ascii="Cambria Math" w:hAnsi="Cambria Math"/>
                <w:i/>
              </w:rPr>
            </m:ctrlPr>
          </m:sSubPr>
          <m:e>
            <m:r>
              <w:rPr>
                <w:rFonts w:ascii="Cambria Math"/>
              </w:rPr>
              <m:t>P</m:t>
            </m:r>
          </m:e>
          <m:sub>
            <m:r>
              <w:rPr>
                <w:rFonts w:ascii="Cambria Math"/>
              </w:rPr>
              <m:t>t</m:t>
            </m:r>
          </m:sub>
        </m:sSub>
        <m:r>
          <w:rPr>
            <w:rFonts w:ascii="Cambria Math"/>
          </w:rPr>
          <m:t>(T)</m:t>
        </m:r>
      </m:oMath>
      <w:r w:rsidR="009B5A28">
        <w:rPr>
          <w:rFonts w:hint="eastAsia"/>
        </w:rPr>
        <w:t>代表蒸馏温度</w:t>
      </w:r>
      <m:oMath>
        <m:r>
          <w:rPr>
            <w:rFonts w:ascii="Cambria Math" w:hAnsi="Cambria Math"/>
          </w:rPr>
          <m:t>T</m:t>
        </m:r>
      </m:oMath>
      <w:r w:rsidR="00803EB6">
        <w:rPr>
          <w:rFonts w:hint="eastAsia"/>
        </w:rPr>
        <w:t>时</w:t>
      </w:r>
      <w:r w:rsidR="0056707A">
        <w:rPr>
          <w:rFonts w:hint="eastAsia"/>
        </w:rPr>
        <w:t>教师模型的概率分布，</w:t>
      </w:r>
      <m:oMath>
        <m:sSub>
          <m:sSubPr>
            <m:ctrlPr>
              <w:rPr>
                <w:rFonts w:ascii="Cambria Math" w:hAnsi="Cambria Math"/>
                <w:i/>
              </w:rPr>
            </m:ctrlPr>
          </m:sSubPr>
          <m:e>
            <m:r>
              <w:rPr>
                <w:rFonts w:ascii="Cambria Math"/>
              </w:rPr>
              <m:t>P</m:t>
            </m:r>
          </m:e>
          <m:sub>
            <m:r>
              <w:rPr>
                <w:rFonts w:ascii="Cambria Math"/>
              </w:rPr>
              <m:t>s</m:t>
            </m:r>
          </m:sub>
        </m:sSub>
        <m:r>
          <w:rPr>
            <w:rFonts w:ascii="Cambria Math"/>
          </w:rPr>
          <m:t>(T)</m:t>
        </m:r>
      </m:oMath>
      <w:r w:rsidR="00684BC9">
        <w:rPr>
          <w:rFonts w:hint="eastAsia"/>
        </w:rPr>
        <w:t>代表</w:t>
      </w:r>
      <w:r w:rsidR="000372BF">
        <w:rPr>
          <w:rFonts w:hint="eastAsia"/>
        </w:rPr>
        <w:t>蒸馏温度</w:t>
      </w:r>
      <m:oMath>
        <m:r>
          <w:rPr>
            <w:rFonts w:ascii="Cambria Math" w:hAnsi="Cambria Math"/>
          </w:rPr>
          <m:t>T</m:t>
        </m:r>
      </m:oMath>
      <w:r w:rsidR="004E3FB8">
        <w:rPr>
          <w:rFonts w:hint="eastAsia"/>
        </w:rPr>
        <w:t>时</w:t>
      </w:r>
      <w:r w:rsidR="00471535">
        <w:rPr>
          <w:rFonts w:hint="eastAsia"/>
        </w:rPr>
        <w:t>学生</w:t>
      </w:r>
      <w:r w:rsidR="000372BF">
        <w:rPr>
          <w:rFonts w:hint="eastAsia"/>
        </w:rPr>
        <w:t>模型的概率分布</w:t>
      </w:r>
      <w:r>
        <w:t>。</w:t>
      </w:r>
    </w:p>
    <w:p w14:paraId="25297D74" w14:textId="4DA5B543" w:rsidR="009F151B" w:rsidRDefault="00A24E16">
      <w:pPr>
        <w:ind w:firstLineChars="200" w:firstLine="480"/>
      </w:pPr>
      <w:r>
        <w:rPr>
          <w:rFonts w:hint="eastAsia"/>
        </w:rPr>
        <w:t>B</w:t>
      </w:r>
      <w:r>
        <w:t>a</w:t>
      </w:r>
      <w:r>
        <w:rPr>
          <w:rFonts w:hint="eastAsia"/>
        </w:rPr>
        <w:t>等人</w:t>
      </w:r>
      <w:r>
        <w:rPr>
          <w:rFonts w:hint="eastAsia"/>
          <w:vertAlign w:val="superscript"/>
        </w:rPr>
        <w:t>[</w:t>
      </w:r>
      <w:r>
        <w:rPr>
          <w:vertAlign w:val="superscript"/>
        </w:rPr>
        <w:t>10]</w:t>
      </w:r>
      <w:r>
        <w:rPr>
          <w:rFonts w:hint="eastAsia"/>
        </w:rPr>
        <w:t>发现浅层</w:t>
      </w:r>
      <w:r w:rsidR="008F081A">
        <w:rPr>
          <w:rFonts w:hint="eastAsia"/>
        </w:rPr>
        <w:t>神经</w:t>
      </w:r>
      <w:r>
        <w:rPr>
          <w:rFonts w:hint="eastAsia"/>
        </w:rPr>
        <w:t>网络可以学习以前由深度网络学习的复杂函数，并实现以前只有深度模型才能实现的精度。在某些情况下，浅层神经网络可以使用与原始深度模型相似的参数总数来学习这些深度函数。</w:t>
      </w:r>
      <w:r>
        <w:t>Kim</w:t>
      </w:r>
      <w:r>
        <w:rPr>
          <w:rFonts w:hint="eastAsia"/>
        </w:rPr>
        <w:t>等人</w:t>
      </w:r>
      <w:r>
        <w:rPr>
          <w:rFonts w:hint="eastAsia"/>
          <w:vertAlign w:val="superscript"/>
        </w:rPr>
        <w:t>[</w:t>
      </w:r>
      <w:r>
        <w:rPr>
          <w:vertAlign w:val="superscript"/>
        </w:rPr>
        <w:t>11]</w:t>
      </w:r>
      <w:r>
        <w:rPr>
          <w:rFonts w:hint="eastAsia"/>
        </w:rPr>
        <w:t>提出</w:t>
      </w:r>
      <w:proofErr w:type="gramStart"/>
      <w:r>
        <w:rPr>
          <w:rFonts w:hint="eastAsia"/>
        </w:rPr>
        <w:t>类距离</w:t>
      </w:r>
      <w:proofErr w:type="gramEnd"/>
      <w:r>
        <w:rPr>
          <w:rFonts w:hint="eastAsia"/>
        </w:rPr>
        <w:t>损失，帮助教师网络形成密集聚类的向量空间，使学生网络更容易从中学习。</w:t>
      </w:r>
    </w:p>
    <w:p w14:paraId="6E1B94AD" w14:textId="77777777" w:rsidR="009F151B" w:rsidRDefault="00A24E16">
      <w:pPr>
        <w:pStyle w:val="3"/>
      </w:pPr>
      <w:proofErr w:type="gramStart"/>
      <w:r>
        <w:t>自知识</w:t>
      </w:r>
      <w:proofErr w:type="gramEnd"/>
      <w:r>
        <w:t>蒸馏</w:t>
      </w:r>
      <w:r>
        <w:rPr>
          <w:rFonts w:hint="eastAsia"/>
        </w:rPr>
        <w:t>模型</w:t>
      </w:r>
    </w:p>
    <w:p w14:paraId="3323AA76" w14:textId="78FC3BBD" w:rsidR="009F151B" w:rsidRDefault="00A24E16">
      <w:pPr>
        <w:ind w:firstLineChars="200" w:firstLine="480"/>
      </w:pPr>
      <w:r>
        <w:t>虽然传统的知识蒸馏</w:t>
      </w:r>
      <w:r>
        <w:rPr>
          <w:rFonts w:hint="eastAsia"/>
        </w:rPr>
        <w:t>模型</w:t>
      </w:r>
      <w:r>
        <w:t>取得了</w:t>
      </w:r>
      <w:r>
        <w:rPr>
          <w:rFonts w:hint="eastAsia"/>
        </w:rPr>
        <w:t>优异</w:t>
      </w:r>
      <w:r>
        <w:t>的</w:t>
      </w:r>
      <w:r w:rsidR="00417692">
        <w:rPr>
          <w:rFonts w:hint="eastAsia"/>
        </w:rPr>
        <w:t>成果</w:t>
      </w:r>
      <w:r>
        <w:t>，但是它们还是有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为了解决这些问题，</w:t>
      </w:r>
      <w:r w:rsidR="00CC1630">
        <w:rPr>
          <w:rFonts w:hint="eastAsia"/>
        </w:rPr>
        <w:t>研究者</w:t>
      </w:r>
      <w:r>
        <w:t>提出</w:t>
      </w:r>
      <w:r w:rsidR="00170915">
        <w:rPr>
          <w:rFonts w:hint="eastAsia"/>
        </w:rPr>
        <w:t>了</w:t>
      </w:r>
      <w:proofErr w:type="gramStart"/>
      <w:r>
        <w:t>自知识</w:t>
      </w:r>
      <w:proofErr w:type="gramEnd"/>
      <w:r>
        <w:t>蒸馏的</w:t>
      </w:r>
      <w:r>
        <w:rPr>
          <w:rFonts w:hint="eastAsia"/>
        </w:rPr>
        <w:t>模型</w:t>
      </w:r>
      <w:r>
        <w:t>。</w:t>
      </w:r>
      <w:proofErr w:type="gramStart"/>
      <w:r>
        <w:t>自知识</w:t>
      </w:r>
      <w:proofErr w:type="gramEnd"/>
      <w:r>
        <w:t>蒸馏的目标是让学生模型蒸馏自己内部的知识，而不需要借助</w:t>
      </w:r>
      <w:r>
        <w:rPr>
          <w:rFonts w:hint="eastAsia"/>
        </w:rPr>
        <w:t>外部的教师</w:t>
      </w:r>
      <w:r>
        <w:t>模型。</w:t>
      </w:r>
    </w:p>
    <w:p w14:paraId="7A4F33C6" w14:textId="2EAC8555" w:rsidR="009F151B" w:rsidRDefault="00DB6004">
      <w:pPr>
        <w:pStyle w:val="12"/>
        <w:ind w:firstLineChars="200" w:firstLine="480"/>
        <w:rPr>
          <w:rFonts w:ascii="宋体" w:hAnsi="宋体"/>
        </w:rPr>
      </w:pPr>
      <w:r>
        <w:rPr>
          <w:rFonts w:ascii="宋体" w:hAnsi="宋体" w:hint="eastAsia"/>
        </w:rPr>
        <w:t>第一种类型</w:t>
      </w:r>
      <w:r w:rsidR="00DF48B9">
        <w:rPr>
          <w:rFonts w:ascii="宋体" w:hAnsi="宋体" w:hint="eastAsia"/>
        </w:rPr>
        <w:t>的</w:t>
      </w:r>
      <w:proofErr w:type="gramStart"/>
      <w:r w:rsidR="00DF48B9">
        <w:rPr>
          <w:rFonts w:ascii="宋体" w:hAnsi="宋体" w:hint="eastAsia"/>
        </w:rPr>
        <w:t>自知识</w:t>
      </w:r>
      <w:proofErr w:type="gramEnd"/>
      <w:r w:rsidR="00DF48B9">
        <w:rPr>
          <w:rFonts w:ascii="宋体" w:hAnsi="宋体" w:hint="eastAsia"/>
        </w:rPr>
        <w:t>蒸馏模型</w:t>
      </w:r>
      <w:r w:rsidR="00A24E16">
        <w:rPr>
          <w:rFonts w:ascii="宋体" w:hAnsi="宋体" w:hint="eastAsia"/>
        </w:rPr>
        <w:t>是基于</w:t>
      </w:r>
      <w:r w:rsidR="00F41089">
        <w:rPr>
          <w:rFonts w:ascii="宋体" w:hAnsi="宋体" w:hint="eastAsia"/>
        </w:rPr>
        <w:t>特征</w:t>
      </w:r>
      <w:r w:rsidR="00A24E16">
        <w:rPr>
          <w:rFonts w:ascii="宋体" w:hAnsi="宋体" w:hint="eastAsia"/>
        </w:rPr>
        <w:t>的</w:t>
      </w:r>
      <w:proofErr w:type="gramStart"/>
      <w:r w:rsidR="00A24E16">
        <w:rPr>
          <w:rFonts w:ascii="宋体" w:hAnsi="宋体" w:hint="eastAsia"/>
        </w:rPr>
        <w:t>自知识</w:t>
      </w:r>
      <w:proofErr w:type="gramEnd"/>
      <w:r w:rsidR="00A24E16">
        <w:rPr>
          <w:rFonts w:ascii="宋体" w:hAnsi="宋体" w:hint="eastAsia"/>
        </w:rPr>
        <w:t>蒸馏</w:t>
      </w:r>
      <w:r w:rsidR="005A68A7">
        <w:rPr>
          <w:rFonts w:ascii="宋体" w:hAnsi="宋体" w:hint="eastAsia"/>
        </w:rPr>
        <w:t>模型</w:t>
      </w:r>
      <w:r w:rsidR="007C73AF">
        <w:rPr>
          <w:rFonts w:ascii="宋体" w:hAnsi="宋体" w:hint="eastAsia"/>
        </w:rPr>
        <w:t>，其原</w:t>
      </w:r>
      <w:r w:rsidR="007C73AF" w:rsidRPr="004E7200">
        <w:rPr>
          <w:rFonts w:ascii="宋体" w:hAnsi="宋体" w:hint="eastAsia"/>
        </w:rPr>
        <w:t>理如</w:t>
      </w:r>
      <w:r w:rsidR="007C73AF" w:rsidRPr="004E7200">
        <w:rPr>
          <w:rFonts w:ascii="宋体" w:hAnsi="宋体"/>
        </w:rPr>
        <w:fldChar w:fldCharType="begin"/>
      </w:r>
      <w:r w:rsidR="007C73AF" w:rsidRPr="004E7200">
        <w:rPr>
          <w:rFonts w:ascii="宋体" w:hAnsi="宋体"/>
        </w:rPr>
        <w:instrText xml:space="preserve"> </w:instrText>
      </w:r>
      <w:r w:rsidR="007C73AF" w:rsidRPr="004E7200">
        <w:rPr>
          <w:rFonts w:ascii="宋体" w:hAnsi="宋体" w:hint="eastAsia"/>
        </w:rPr>
        <w:instrText>REF _Ref100571510 \h</w:instrText>
      </w:r>
      <w:r w:rsidR="007C73AF" w:rsidRPr="004E7200">
        <w:rPr>
          <w:rFonts w:ascii="宋体" w:hAnsi="宋体"/>
        </w:rPr>
        <w:instrText xml:space="preserve"> </w:instrText>
      </w:r>
      <w:r w:rsidR="007C73AF">
        <w:rPr>
          <w:rFonts w:ascii="宋体" w:hAnsi="宋体"/>
        </w:rPr>
        <w:instrText xml:space="preserve"> \* MERGEFORMAT </w:instrText>
      </w:r>
      <w:r w:rsidR="007C73AF" w:rsidRPr="004E7200">
        <w:rPr>
          <w:rFonts w:ascii="宋体" w:hAnsi="宋体"/>
        </w:rPr>
      </w:r>
      <w:r w:rsidR="007C73AF" w:rsidRPr="004E7200">
        <w:rPr>
          <w:rFonts w:ascii="宋体" w:hAnsi="宋体"/>
        </w:rPr>
        <w:fldChar w:fldCharType="separate"/>
      </w:r>
      <w:r w:rsidR="007C73AF" w:rsidRPr="004E7200">
        <w:rPr>
          <w:rFonts w:eastAsiaTheme="minorEastAsia"/>
        </w:rPr>
        <w:t>图</w:t>
      </w:r>
      <w:r w:rsidR="007C73AF" w:rsidRPr="004E7200">
        <w:rPr>
          <w:rFonts w:eastAsiaTheme="minorEastAsia"/>
          <w:noProof/>
        </w:rPr>
        <w:t>1</w:t>
      </w:r>
      <w:r w:rsidR="007C73AF" w:rsidRPr="004E7200">
        <w:rPr>
          <w:rFonts w:eastAsiaTheme="minorEastAsia"/>
        </w:rPr>
        <w:t>.</w:t>
      </w:r>
      <w:r w:rsidR="007C73AF" w:rsidRPr="004E7200">
        <w:rPr>
          <w:rFonts w:eastAsiaTheme="minorEastAsia"/>
          <w:noProof/>
        </w:rPr>
        <w:t>2</w:t>
      </w:r>
      <w:r w:rsidR="007C73AF" w:rsidRPr="004E7200">
        <w:rPr>
          <w:rFonts w:ascii="宋体" w:hAnsi="宋体"/>
        </w:rPr>
        <w:fldChar w:fldCharType="end"/>
      </w:r>
      <w:r w:rsidR="007C73AF" w:rsidRPr="004E7200">
        <w:rPr>
          <w:rFonts w:ascii="宋体" w:hAnsi="宋体" w:hint="eastAsia"/>
        </w:rPr>
        <w:t>所</w:t>
      </w:r>
      <w:r w:rsidR="007C73AF">
        <w:rPr>
          <w:rFonts w:ascii="宋体" w:hAnsi="宋体" w:hint="eastAsia"/>
        </w:rPr>
        <w:t>示</w:t>
      </w:r>
      <w:r w:rsidR="00A24E16">
        <w:rPr>
          <w:rFonts w:ascii="宋体" w:hAnsi="宋体" w:hint="eastAsia"/>
        </w:rPr>
        <w:t>。</w:t>
      </w:r>
      <w:r w:rsidR="00A24E16">
        <w:rPr>
          <w:rFonts w:ascii="宋体" w:hAnsi="宋体"/>
        </w:rPr>
        <w:t>由于</w:t>
      </w:r>
      <w:r w:rsidR="00B17378">
        <w:rPr>
          <w:rFonts w:ascii="宋体" w:hAnsi="宋体" w:hint="eastAsia"/>
        </w:rPr>
        <w:t>深度</w:t>
      </w:r>
      <w:r w:rsidR="00A24E16">
        <w:rPr>
          <w:rFonts w:ascii="宋体" w:hAnsi="宋体"/>
        </w:rPr>
        <w:t>神经网络的深层</w:t>
      </w:r>
      <w:r w:rsidR="00870B15">
        <w:rPr>
          <w:rFonts w:ascii="宋体" w:hAnsi="宋体" w:hint="eastAsia"/>
        </w:rPr>
        <w:t>网络</w:t>
      </w:r>
      <w:r w:rsidR="00A24E16">
        <w:rPr>
          <w:rFonts w:ascii="宋体" w:hAnsi="宋体"/>
        </w:rPr>
        <w:t>比浅层</w:t>
      </w:r>
      <w:r w:rsidR="002B31C8">
        <w:rPr>
          <w:rFonts w:ascii="宋体" w:hAnsi="宋体" w:hint="eastAsia"/>
        </w:rPr>
        <w:t>网络</w:t>
      </w:r>
      <w:r w:rsidR="00A24E16">
        <w:rPr>
          <w:rFonts w:ascii="宋体" w:hAnsi="宋体"/>
        </w:rPr>
        <w:t>包含更</w:t>
      </w:r>
      <w:r w:rsidR="00A24E16">
        <w:rPr>
          <w:rFonts w:ascii="宋体" w:hAnsi="宋体" w:hint="eastAsia"/>
        </w:rPr>
        <w:t>高阶、更抽象</w:t>
      </w:r>
      <w:r w:rsidR="00A24E16">
        <w:rPr>
          <w:rFonts w:ascii="宋体" w:hAnsi="宋体"/>
        </w:rPr>
        <w:t>的信息，深层部分可以用来向浅层部分蒸馏知识</w:t>
      </w:r>
      <w:r w:rsidR="00A24E16">
        <w:rPr>
          <w:rFonts w:ascii="宋体" w:hAnsi="宋体" w:hint="eastAsia"/>
        </w:rPr>
        <w:t>。换言之，基于特征的</w:t>
      </w:r>
      <w:proofErr w:type="gramStart"/>
      <w:r w:rsidR="00A24E16">
        <w:rPr>
          <w:rFonts w:ascii="宋体" w:hAnsi="宋体" w:hint="eastAsia"/>
        </w:rPr>
        <w:t>自知识</w:t>
      </w:r>
      <w:proofErr w:type="gramEnd"/>
      <w:r w:rsidR="00A24E16">
        <w:rPr>
          <w:rFonts w:ascii="宋体" w:hAnsi="宋体" w:hint="eastAsia"/>
        </w:rPr>
        <w:t>蒸馏</w:t>
      </w:r>
      <w:r w:rsidR="00A24E16">
        <w:rPr>
          <w:rFonts w:ascii="宋体" w:hAnsi="宋体"/>
        </w:rPr>
        <w:t>通过在不同神经网络层之间添加</w:t>
      </w:r>
      <w:r w:rsidR="0001641D">
        <w:rPr>
          <w:rFonts w:ascii="宋体" w:hAnsi="宋体" w:hint="eastAsia"/>
        </w:rPr>
        <w:t>辅助</w:t>
      </w:r>
      <w:r w:rsidR="00A24E16">
        <w:rPr>
          <w:rFonts w:ascii="宋体" w:hAnsi="宋体"/>
        </w:rPr>
        <w:t>连接来实现利用中间层信息的目的。</w:t>
      </w:r>
      <w:r w:rsidR="00A24E16">
        <w:rPr>
          <w:rFonts w:hint="eastAsia"/>
        </w:rPr>
        <w:t>BYOT</w:t>
      </w:r>
      <w:r w:rsidR="00A24E16">
        <w:t>模型</w:t>
      </w:r>
      <w:r w:rsidR="00A24E16">
        <w:rPr>
          <w:rFonts w:hint="eastAsia"/>
          <w:vertAlign w:val="superscript"/>
        </w:rPr>
        <w:t>[</w:t>
      </w:r>
      <w:r w:rsidR="00A24E16">
        <w:rPr>
          <w:vertAlign w:val="superscript"/>
        </w:rPr>
        <w:t>6]</w:t>
      </w:r>
      <w:r w:rsidR="005A7D69">
        <w:rPr>
          <w:rFonts w:ascii="宋体" w:hAnsi="宋体" w:hint="eastAsia"/>
        </w:rPr>
        <w:t>根据深度</w:t>
      </w:r>
      <w:r w:rsidR="003A46C7">
        <w:rPr>
          <w:rFonts w:ascii="宋体" w:hAnsi="宋体" w:hint="eastAsia"/>
        </w:rPr>
        <w:t>将</w:t>
      </w:r>
      <w:r w:rsidR="004C21BE">
        <w:rPr>
          <w:rFonts w:ascii="宋体" w:hAnsi="宋体" w:hint="eastAsia"/>
        </w:rPr>
        <w:t>神经网络分成若干个</w:t>
      </w:r>
      <w:r w:rsidR="001A724A">
        <w:rPr>
          <w:rFonts w:ascii="宋体" w:hAnsi="宋体" w:hint="eastAsia"/>
        </w:rPr>
        <w:t>浅层块，</w:t>
      </w:r>
      <w:r w:rsidR="00020DF1">
        <w:rPr>
          <w:rFonts w:ascii="宋体" w:hAnsi="宋体" w:hint="eastAsia"/>
        </w:rPr>
        <w:t>通</w:t>
      </w:r>
      <w:r w:rsidR="00A24E16">
        <w:rPr>
          <w:rFonts w:ascii="宋体" w:hAnsi="宋体"/>
        </w:rPr>
        <w:t>过</w:t>
      </w:r>
      <w:r w:rsidR="00330585">
        <w:rPr>
          <w:rFonts w:ascii="宋体" w:hAnsi="宋体" w:hint="eastAsia"/>
        </w:rPr>
        <w:t>给浅层</w:t>
      </w:r>
      <w:proofErr w:type="gramStart"/>
      <w:r w:rsidR="00330585">
        <w:rPr>
          <w:rFonts w:ascii="宋体" w:hAnsi="宋体" w:hint="eastAsia"/>
        </w:rPr>
        <w:t>块</w:t>
      </w:r>
      <w:r w:rsidR="002F739B">
        <w:rPr>
          <w:rFonts w:ascii="宋体" w:hAnsi="宋体" w:hint="eastAsia"/>
        </w:rPr>
        <w:t>增加</w:t>
      </w:r>
      <w:proofErr w:type="gramEnd"/>
      <w:r w:rsidR="00A24E16">
        <w:rPr>
          <w:rFonts w:ascii="宋体" w:hAnsi="宋体"/>
        </w:rPr>
        <w:t>一系列辅助的</w:t>
      </w:r>
      <w:r w:rsidR="00247560">
        <w:rPr>
          <w:rFonts w:ascii="宋体" w:hAnsi="宋体" w:hint="eastAsia"/>
        </w:rPr>
        <w:t>分类器</w:t>
      </w:r>
      <w:r w:rsidR="00A24E16">
        <w:rPr>
          <w:rFonts w:ascii="宋体" w:hAnsi="宋体"/>
        </w:rPr>
        <w:t>来进行</w:t>
      </w:r>
      <w:proofErr w:type="gramStart"/>
      <w:r w:rsidR="00A24E16">
        <w:rPr>
          <w:rFonts w:ascii="宋体" w:hAnsi="宋体"/>
        </w:rPr>
        <w:t>自知识</w:t>
      </w:r>
      <w:proofErr w:type="gramEnd"/>
      <w:r w:rsidR="00A24E16">
        <w:rPr>
          <w:rFonts w:ascii="宋体" w:hAnsi="宋体"/>
        </w:rPr>
        <w:t>蒸馏，以</w:t>
      </w:r>
      <w:r w:rsidR="00A24E16">
        <w:rPr>
          <w:rFonts w:ascii="宋体" w:hAnsi="宋体"/>
        </w:rPr>
        <w:lastRenderedPageBreak/>
        <w:t>便把信息从神经网络深层传递到神经网络浅层</w:t>
      </w:r>
      <w:r w:rsidR="001924D8">
        <w:rPr>
          <w:rFonts w:ascii="宋体" w:hAnsi="宋体" w:hint="eastAsia"/>
        </w:rPr>
        <w:t>。</w:t>
      </w:r>
      <w:r w:rsidR="00F21882">
        <w:t>Ji</w:t>
      </w:r>
      <w:r w:rsidR="00F21882">
        <w:rPr>
          <w:rFonts w:hint="eastAsia"/>
        </w:rPr>
        <w:t>等人</w:t>
      </w:r>
      <w:r w:rsidR="00F21882">
        <w:rPr>
          <w:rFonts w:hint="eastAsia"/>
          <w:vertAlign w:val="superscript"/>
        </w:rPr>
        <w:t>[</w:t>
      </w:r>
      <w:r w:rsidR="00F21882">
        <w:rPr>
          <w:vertAlign w:val="superscript"/>
        </w:rPr>
        <w:t>8]</w:t>
      </w:r>
      <w:r w:rsidR="00F21882">
        <w:rPr>
          <w:rFonts w:hint="eastAsia"/>
        </w:rPr>
        <w:t>提出了通过</w:t>
      </w:r>
      <w:proofErr w:type="gramStart"/>
      <w:r w:rsidR="00F21882">
        <w:rPr>
          <w:rFonts w:hint="eastAsia"/>
        </w:rPr>
        <w:t>自知识</w:t>
      </w:r>
      <w:proofErr w:type="gramEnd"/>
      <w:r w:rsidR="00F21882">
        <w:rPr>
          <w:rFonts w:hint="eastAsia"/>
        </w:rPr>
        <w:t>蒸馏进行特征精炼模型（</w:t>
      </w:r>
      <w:r w:rsidR="00F21882">
        <w:t>Feature Refinement via Self-Knowledge Distillation, FRSKD</w:t>
      </w:r>
      <w:r w:rsidR="00F21882">
        <w:rPr>
          <w:rFonts w:hint="eastAsia"/>
        </w:rPr>
        <w:t>）。</w:t>
      </w:r>
      <w:r w:rsidR="00F21882">
        <w:rPr>
          <w:rFonts w:hint="eastAsia"/>
        </w:rPr>
        <w:t>FRSKD</w:t>
      </w:r>
      <w:r w:rsidR="00F21882">
        <w:rPr>
          <w:rFonts w:hint="eastAsia"/>
        </w:rPr>
        <w:t>模型引入了一个辅助的</w:t>
      </w:r>
      <w:proofErr w:type="gramStart"/>
      <w:r w:rsidR="00F21882">
        <w:rPr>
          <w:rFonts w:hint="eastAsia"/>
        </w:rPr>
        <w:t>自教师</w:t>
      </w:r>
      <w:proofErr w:type="gramEnd"/>
      <w:r w:rsidR="00F21882">
        <w:rPr>
          <w:rFonts w:hint="eastAsia"/>
        </w:rPr>
        <w:t>模块，先将分类器输出的特征输入</w:t>
      </w:r>
      <w:proofErr w:type="gramStart"/>
      <w:r w:rsidR="00F21882">
        <w:rPr>
          <w:rFonts w:hint="eastAsia"/>
        </w:rPr>
        <w:t>自教师</w:t>
      </w:r>
      <w:proofErr w:type="gramEnd"/>
      <w:r w:rsidR="00F21882">
        <w:rPr>
          <w:rFonts w:hint="eastAsia"/>
        </w:rPr>
        <w:t>模块，再将</w:t>
      </w:r>
      <w:proofErr w:type="gramStart"/>
      <w:r w:rsidR="00F21882">
        <w:rPr>
          <w:rFonts w:hint="eastAsia"/>
        </w:rPr>
        <w:t>自教师</w:t>
      </w:r>
      <w:proofErr w:type="gramEnd"/>
      <w:r w:rsidR="00F21882">
        <w:rPr>
          <w:rFonts w:hint="eastAsia"/>
        </w:rPr>
        <w:t>模块提炼出的特征图返回分类器网络</w:t>
      </w:r>
      <w:r w:rsidR="00A24E16">
        <w:rPr>
          <w:rFonts w:ascii="宋体" w:hAnsi="宋体" w:hint="eastAsia"/>
        </w:rPr>
        <w:t>。而</w:t>
      </w:r>
      <w:r w:rsidR="00E90990">
        <w:rPr>
          <w:rFonts w:ascii="宋体" w:hAnsi="宋体" w:hint="eastAsia"/>
        </w:rPr>
        <w:t>在</w:t>
      </w:r>
      <w:r w:rsidR="00A24E16">
        <w:rPr>
          <w:rFonts w:hint="eastAsia"/>
        </w:rPr>
        <w:t>Hou</w:t>
      </w:r>
      <w:r w:rsidR="00A24E16">
        <w:rPr>
          <w:rFonts w:ascii="宋体" w:hAnsi="宋体" w:hint="eastAsia"/>
        </w:rPr>
        <w:t>等人</w:t>
      </w:r>
      <w:r w:rsidR="00A24E16">
        <w:rPr>
          <w:rFonts w:hint="eastAsia"/>
          <w:vertAlign w:val="superscript"/>
        </w:rPr>
        <w:t>[</w:t>
      </w:r>
      <w:r w:rsidR="00A24E16">
        <w:rPr>
          <w:vertAlign w:val="superscript"/>
        </w:rPr>
        <w:t>12</w:t>
      </w:r>
      <w:r w:rsidR="00A24E16">
        <w:rPr>
          <w:rFonts w:hint="eastAsia"/>
          <w:vertAlign w:val="superscript"/>
        </w:rPr>
        <w:t>]</w:t>
      </w:r>
      <w:r w:rsidR="00A24E16">
        <w:rPr>
          <w:rFonts w:ascii="宋体" w:hAnsi="宋体" w:hint="eastAsia"/>
        </w:rPr>
        <w:t>的工作中，相比于直接蒸馏特征，他们使用基于注意力的模型来迫使神经网络浅层去模仿神经网络深层的注意力图。</w:t>
      </w:r>
      <w:r w:rsidR="00A24E16">
        <w:rPr>
          <w:rFonts w:hint="eastAsia"/>
        </w:rPr>
        <w:t>Luan</w:t>
      </w:r>
      <w:r w:rsidR="00A24E16">
        <w:rPr>
          <w:rFonts w:ascii="宋体" w:hAnsi="宋体" w:hint="eastAsia"/>
        </w:rPr>
        <w:t>等人</w:t>
      </w:r>
      <w:r w:rsidR="00A24E16">
        <w:rPr>
          <w:rFonts w:ascii="宋体" w:hAnsi="宋体"/>
        </w:rPr>
        <w:t>‍</w:t>
      </w:r>
      <w:r w:rsidR="00A24E16">
        <w:rPr>
          <w:rFonts w:hint="eastAsia"/>
          <w:vertAlign w:val="superscript"/>
        </w:rPr>
        <w:t>[</w:t>
      </w:r>
      <w:r w:rsidR="00A24E16">
        <w:rPr>
          <w:vertAlign w:val="superscript"/>
        </w:rPr>
        <w:t>13</w:t>
      </w:r>
      <w:r w:rsidR="00A24E16">
        <w:rPr>
          <w:rFonts w:hint="eastAsia"/>
          <w:vertAlign w:val="superscript"/>
        </w:rPr>
        <w:t>]</w:t>
      </w:r>
      <w:r w:rsidR="00A24E16">
        <w:rPr>
          <w:rFonts w:ascii="宋体" w:hAnsi="宋体" w:hint="eastAsia"/>
        </w:rPr>
        <w:t>将每个层分支打造成一个分类器，</w:t>
      </w:r>
      <w:r w:rsidR="00BB4B09">
        <w:rPr>
          <w:rFonts w:ascii="宋体" w:hAnsi="宋体" w:hint="eastAsia"/>
        </w:rPr>
        <w:t>把</w:t>
      </w:r>
      <w:r w:rsidR="00A24E16">
        <w:rPr>
          <w:rFonts w:ascii="宋体" w:hAnsi="宋体" w:hint="eastAsia"/>
        </w:rPr>
        <w:t>最深层的分类器的特征图和</w:t>
      </w:r>
      <w:r w:rsidR="00A24E16">
        <w:rPr>
          <w:rFonts w:hint="eastAsia"/>
        </w:rPr>
        <w:t>logits</w:t>
      </w:r>
      <w:r w:rsidR="00A24E16">
        <w:rPr>
          <w:rFonts w:ascii="宋体" w:hAnsi="宋体" w:hint="eastAsia"/>
        </w:rPr>
        <w:t>蒸馏到浅层分类器</w:t>
      </w:r>
      <w:r w:rsidR="00A24E16">
        <w:rPr>
          <w:rFonts w:ascii="宋体" w:hAnsi="宋体"/>
        </w:rPr>
        <w:t>。</w:t>
      </w:r>
    </w:p>
    <w:p w14:paraId="6732783E" w14:textId="25668033" w:rsidR="008B190D" w:rsidRDefault="00E86818" w:rsidP="008B190D">
      <w:pPr>
        <w:keepNext/>
        <w:ind w:firstLineChars="200" w:firstLine="480"/>
        <w:jc w:val="center"/>
      </w:pPr>
      <w:r w:rsidRPr="00E86818">
        <w:t xml:space="preserve"> </w:t>
      </w:r>
      <w:r>
        <w:rPr>
          <w:noProof/>
        </w:rPr>
        <w:drawing>
          <wp:inline distT="0" distB="0" distL="0" distR="0" wp14:anchorId="740F3A00" wp14:editId="60741290">
            <wp:extent cx="5174908" cy="2545076"/>
            <wp:effectExtent l="0" t="0" r="6985"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93826" cy="2554380"/>
                    </a:xfrm>
                    <a:prstGeom prst="rect">
                      <a:avLst/>
                    </a:prstGeom>
                    <a:noFill/>
                    <a:ln>
                      <a:noFill/>
                    </a:ln>
                  </pic:spPr>
                </pic:pic>
              </a:graphicData>
            </a:graphic>
          </wp:inline>
        </w:drawing>
      </w:r>
    </w:p>
    <w:p w14:paraId="4B823B00" w14:textId="00648D60" w:rsidR="009F151B" w:rsidRPr="00EB236C" w:rsidRDefault="00A21F69" w:rsidP="008B190D">
      <w:pPr>
        <w:pStyle w:val="a8"/>
        <w:ind w:left="210" w:hanging="210"/>
        <w:jc w:val="center"/>
        <w:rPr>
          <w:rFonts w:ascii="Times New Roman" w:eastAsiaTheme="minorEastAsia" w:hAnsi="Times New Roman"/>
          <w:sz w:val="21"/>
          <w:szCs w:val="21"/>
        </w:rPr>
      </w:pPr>
      <w:bookmarkStart w:id="439" w:name="_Ref100571510"/>
      <w:r w:rsidRPr="00EB236C">
        <w:rPr>
          <w:rFonts w:ascii="Times New Roman" w:eastAsiaTheme="minorEastAsia" w:hAnsi="Times New Roman"/>
          <w:sz w:val="21"/>
          <w:szCs w:val="21"/>
        </w:rPr>
        <w:t>图</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STYLEREF 1 \s </w:instrText>
      </w:r>
      <w:r w:rsidR="00B8697E">
        <w:rPr>
          <w:rFonts w:ascii="Times New Roman" w:eastAsiaTheme="minorEastAsia" w:hAnsi="Times New Roman"/>
          <w:sz w:val="21"/>
          <w:szCs w:val="21"/>
        </w:rPr>
        <w:fldChar w:fldCharType="separate"/>
      </w:r>
      <w:r w:rsidR="00C047E4">
        <w:rPr>
          <w:rFonts w:ascii="Times New Roman" w:eastAsiaTheme="minorEastAsia" w:hAnsi="Times New Roman"/>
          <w:noProof/>
          <w:sz w:val="21"/>
          <w:szCs w:val="21"/>
        </w:rPr>
        <w:t>1</w:t>
      </w:r>
      <w:r w:rsidR="00B8697E">
        <w:rPr>
          <w:rFonts w:ascii="Times New Roman" w:eastAsiaTheme="minorEastAsia" w:hAnsi="Times New Roman"/>
          <w:sz w:val="21"/>
          <w:szCs w:val="21"/>
        </w:rPr>
        <w:fldChar w:fldCharType="end"/>
      </w:r>
      <w:r w:rsidR="00B8697E">
        <w:rPr>
          <w:rFonts w:ascii="Times New Roman" w:eastAsiaTheme="minorEastAsia" w:hAnsi="Times New Roman"/>
          <w:sz w:val="21"/>
          <w:szCs w:val="21"/>
        </w:rPr>
        <w:t>.</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SEQ Figure \* ARABIC \s 1 </w:instrText>
      </w:r>
      <w:r w:rsidR="00B8697E">
        <w:rPr>
          <w:rFonts w:ascii="Times New Roman" w:eastAsiaTheme="minorEastAsia" w:hAnsi="Times New Roman"/>
          <w:sz w:val="21"/>
          <w:szCs w:val="21"/>
        </w:rPr>
        <w:fldChar w:fldCharType="separate"/>
      </w:r>
      <w:r w:rsidR="00C047E4">
        <w:rPr>
          <w:rFonts w:ascii="Times New Roman" w:eastAsiaTheme="minorEastAsia" w:hAnsi="Times New Roman"/>
          <w:noProof/>
          <w:sz w:val="21"/>
          <w:szCs w:val="21"/>
        </w:rPr>
        <w:t>2</w:t>
      </w:r>
      <w:r w:rsidR="00B8697E">
        <w:rPr>
          <w:rFonts w:ascii="Times New Roman" w:eastAsiaTheme="minorEastAsia" w:hAnsi="Times New Roman"/>
          <w:sz w:val="21"/>
          <w:szCs w:val="21"/>
        </w:rPr>
        <w:fldChar w:fldCharType="end"/>
      </w:r>
      <w:bookmarkEnd w:id="439"/>
      <w:r w:rsidR="008B190D" w:rsidRPr="00EB236C">
        <w:rPr>
          <w:rFonts w:ascii="Times New Roman" w:eastAsiaTheme="minorEastAsia" w:hAnsi="Times New Roman"/>
          <w:sz w:val="21"/>
          <w:szCs w:val="21"/>
        </w:rPr>
        <w:t xml:space="preserve">  </w:t>
      </w:r>
      <w:r w:rsidR="008B190D" w:rsidRPr="00EB236C">
        <w:rPr>
          <w:rFonts w:ascii="Times New Roman" w:eastAsiaTheme="minorEastAsia" w:hAnsi="Times New Roman"/>
          <w:sz w:val="21"/>
          <w:szCs w:val="21"/>
        </w:rPr>
        <w:t>深层教导浅层的</w:t>
      </w:r>
      <w:proofErr w:type="gramStart"/>
      <w:r w:rsidR="008B190D" w:rsidRPr="00EB236C">
        <w:rPr>
          <w:rFonts w:ascii="Times New Roman" w:eastAsiaTheme="minorEastAsia" w:hAnsi="Times New Roman"/>
          <w:sz w:val="21"/>
          <w:szCs w:val="21"/>
        </w:rPr>
        <w:t>自知识</w:t>
      </w:r>
      <w:proofErr w:type="gramEnd"/>
      <w:r w:rsidR="008B190D" w:rsidRPr="00EB236C">
        <w:rPr>
          <w:rFonts w:ascii="Times New Roman" w:eastAsiaTheme="minorEastAsia" w:hAnsi="Times New Roman"/>
          <w:sz w:val="21"/>
          <w:szCs w:val="21"/>
        </w:rPr>
        <w:t>蒸馏</w:t>
      </w:r>
    </w:p>
    <w:p w14:paraId="1E5841E9" w14:textId="374B3E9B" w:rsidR="00DE79AB" w:rsidRPr="00EA4274" w:rsidRDefault="00856718" w:rsidP="00EA4274">
      <w:pPr>
        <w:pStyle w:val="12"/>
        <w:ind w:firstLineChars="200" w:firstLine="480"/>
        <w:rPr>
          <w:rFonts w:ascii="宋体" w:hAnsi="宋体"/>
        </w:rPr>
      </w:pPr>
      <w:r>
        <w:rPr>
          <w:rFonts w:ascii="宋体" w:hAnsi="宋体" w:hint="eastAsia"/>
        </w:rPr>
        <w:t>另</w:t>
      </w:r>
      <w:r w:rsidR="00853E94">
        <w:rPr>
          <w:rFonts w:ascii="宋体" w:hAnsi="宋体" w:hint="eastAsia"/>
        </w:rPr>
        <w:t>一种类型的</w:t>
      </w:r>
      <w:proofErr w:type="gramStart"/>
      <w:r w:rsidR="00853E94">
        <w:rPr>
          <w:rFonts w:ascii="宋体" w:hAnsi="宋体" w:hint="eastAsia"/>
        </w:rPr>
        <w:t>自知识</w:t>
      </w:r>
      <w:proofErr w:type="gramEnd"/>
      <w:r w:rsidR="00853E94">
        <w:rPr>
          <w:rFonts w:ascii="宋体" w:hAnsi="宋体" w:hint="eastAsia"/>
        </w:rPr>
        <w:t>蒸馏模型</w:t>
      </w:r>
      <w:r w:rsidR="00D26E5F">
        <w:rPr>
          <w:rFonts w:ascii="宋体" w:hAnsi="宋体" w:hint="eastAsia"/>
        </w:rPr>
        <w:t>则</w:t>
      </w:r>
      <w:r w:rsidR="006B0FC3">
        <w:rPr>
          <w:rFonts w:ascii="宋体" w:hAnsi="宋体" w:hint="eastAsia"/>
        </w:rPr>
        <w:t>是</w:t>
      </w:r>
      <w:r w:rsidR="001859E9">
        <w:rPr>
          <w:rFonts w:ascii="宋体" w:hAnsi="宋体" w:hint="eastAsia"/>
        </w:rPr>
        <w:t>基于</w:t>
      </w:r>
      <w:r w:rsidR="00C4197F">
        <w:rPr>
          <w:rFonts w:ascii="宋体" w:hAnsi="宋体"/>
        </w:rPr>
        <w:t>训练样本的数据增强</w:t>
      </w:r>
      <w:r w:rsidR="00397FBC">
        <w:rPr>
          <w:rFonts w:ascii="宋体" w:hAnsi="宋体" w:hint="eastAsia"/>
        </w:rPr>
        <w:t>，</w:t>
      </w:r>
      <w:r w:rsidR="00F925B7">
        <w:rPr>
          <w:rFonts w:ascii="宋体" w:hAnsi="宋体" w:hint="eastAsia"/>
        </w:rPr>
        <w:t>其</w:t>
      </w:r>
      <w:r w:rsidR="00397FBC">
        <w:rPr>
          <w:rFonts w:ascii="宋体" w:hAnsi="宋体" w:hint="eastAsia"/>
        </w:rPr>
        <w:t>原</w:t>
      </w:r>
      <w:r w:rsidR="00397FBC" w:rsidRPr="00EB09D7">
        <w:rPr>
          <w:rFonts w:ascii="宋体" w:hAnsi="宋体" w:hint="eastAsia"/>
        </w:rPr>
        <w:t>理如</w:t>
      </w:r>
      <w:r w:rsidR="005516CF" w:rsidRPr="00EB09D7">
        <w:rPr>
          <w:rFonts w:ascii="宋体" w:hAnsi="宋体"/>
        </w:rPr>
        <w:fldChar w:fldCharType="begin"/>
      </w:r>
      <w:r w:rsidR="005516CF" w:rsidRPr="00EB09D7">
        <w:rPr>
          <w:rFonts w:ascii="宋体" w:hAnsi="宋体"/>
        </w:rPr>
        <w:instrText xml:space="preserve"> </w:instrText>
      </w:r>
      <w:r w:rsidR="005516CF" w:rsidRPr="00EB09D7">
        <w:rPr>
          <w:rFonts w:ascii="宋体" w:hAnsi="宋体" w:hint="eastAsia"/>
        </w:rPr>
        <w:instrText>REF _Ref100571959 \h</w:instrText>
      </w:r>
      <w:r w:rsidR="005516CF" w:rsidRPr="00EB09D7">
        <w:rPr>
          <w:rFonts w:ascii="宋体" w:hAnsi="宋体"/>
        </w:rPr>
        <w:instrText xml:space="preserve"> </w:instrText>
      </w:r>
      <w:r w:rsidR="00EB09D7">
        <w:rPr>
          <w:rFonts w:ascii="宋体" w:hAnsi="宋体"/>
        </w:rPr>
        <w:instrText xml:space="preserve"> \* MERGEFORMAT </w:instrText>
      </w:r>
      <w:r w:rsidR="005516CF" w:rsidRPr="00EB09D7">
        <w:rPr>
          <w:rFonts w:ascii="宋体" w:hAnsi="宋体"/>
        </w:rPr>
      </w:r>
      <w:r w:rsidR="005516CF" w:rsidRPr="00EB09D7">
        <w:rPr>
          <w:rFonts w:ascii="宋体" w:hAnsi="宋体"/>
        </w:rPr>
        <w:fldChar w:fldCharType="separate"/>
      </w:r>
      <w:r w:rsidR="005516CF" w:rsidRPr="00EB09D7">
        <w:rPr>
          <w:rFonts w:eastAsiaTheme="minorEastAsia"/>
        </w:rPr>
        <w:t>图</w:t>
      </w:r>
      <w:r w:rsidR="005516CF" w:rsidRPr="00EB09D7">
        <w:rPr>
          <w:rFonts w:eastAsiaTheme="minorEastAsia"/>
          <w:noProof/>
        </w:rPr>
        <w:t>1</w:t>
      </w:r>
      <w:r w:rsidR="005516CF" w:rsidRPr="00EB09D7">
        <w:rPr>
          <w:rFonts w:eastAsiaTheme="minorEastAsia"/>
        </w:rPr>
        <w:t>.</w:t>
      </w:r>
      <w:r w:rsidR="005516CF" w:rsidRPr="00EB09D7">
        <w:rPr>
          <w:rFonts w:eastAsiaTheme="minorEastAsia"/>
          <w:noProof/>
        </w:rPr>
        <w:t>3</w:t>
      </w:r>
      <w:r w:rsidR="005516CF" w:rsidRPr="00EB09D7">
        <w:rPr>
          <w:rFonts w:ascii="宋体" w:hAnsi="宋体"/>
        </w:rPr>
        <w:fldChar w:fldCharType="end"/>
      </w:r>
      <w:r w:rsidR="00B30797" w:rsidRPr="00EB09D7">
        <w:rPr>
          <w:rFonts w:ascii="宋体" w:hAnsi="宋体" w:hint="eastAsia"/>
        </w:rPr>
        <w:t>所</w:t>
      </w:r>
      <w:r w:rsidR="00B30797">
        <w:rPr>
          <w:rFonts w:ascii="宋体" w:hAnsi="宋体" w:hint="eastAsia"/>
        </w:rPr>
        <w:t>示</w:t>
      </w:r>
      <w:r w:rsidR="00C4197F">
        <w:rPr>
          <w:rFonts w:ascii="宋体" w:hAnsi="宋体"/>
        </w:rPr>
        <w:t>。</w:t>
      </w:r>
      <w:r w:rsidR="00EF34B7">
        <w:rPr>
          <w:rFonts w:hint="eastAsia"/>
        </w:rPr>
        <w:t>Y</w:t>
      </w:r>
      <w:r w:rsidR="00EF34B7">
        <w:t>un</w:t>
      </w:r>
      <w:r w:rsidR="00EF34B7">
        <w:rPr>
          <w:rFonts w:hint="eastAsia"/>
        </w:rPr>
        <w:t>等人</w:t>
      </w:r>
      <w:r w:rsidR="00EF34B7">
        <w:rPr>
          <w:rFonts w:hint="eastAsia"/>
          <w:vertAlign w:val="superscript"/>
        </w:rPr>
        <w:t>[</w:t>
      </w:r>
      <w:r w:rsidR="00EF34B7">
        <w:rPr>
          <w:vertAlign w:val="superscript"/>
        </w:rPr>
        <w:t>7]</w:t>
      </w:r>
      <w:r w:rsidR="00EF34B7">
        <w:rPr>
          <w:rFonts w:hint="eastAsia"/>
        </w:rPr>
        <w:t>提出按类别预测的正则化方法，并在此基础上提出了基于按类别预测正则化方法的</w:t>
      </w:r>
      <w:proofErr w:type="gramStart"/>
      <w:r w:rsidR="00EF34B7">
        <w:rPr>
          <w:rFonts w:hint="eastAsia"/>
        </w:rPr>
        <w:t>自知识</w:t>
      </w:r>
      <w:proofErr w:type="gramEnd"/>
      <w:r w:rsidR="00EF34B7">
        <w:rPr>
          <w:rFonts w:hint="eastAsia"/>
        </w:rPr>
        <w:t>蒸馏模型（</w:t>
      </w:r>
      <w:r w:rsidR="00EF34B7" w:rsidRPr="00D517DE">
        <w:t>Regularizing Class-wise Predictions via Self-knowledge Distillation</w:t>
      </w:r>
      <w:r w:rsidR="00EF34B7">
        <w:t xml:space="preserve">, </w:t>
      </w:r>
      <w:r w:rsidR="00EF34B7">
        <w:rPr>
          <w:rFonts w:hint="eastAsia"/>
        </w:rPr>
        <w:t>CS-KD</w:t>
      </w:r>
      <w:r w:rsidR="00EF34B7">
        <w:rPr>
          <w:rFonts w:hint="eastAsia"/>
        </w:rPr>
        <w:t>）。按类别预测的正则化方法迫使标签相同的不同样本所输出的概率分布尽可能接近，具有防止过度自信预测的优点。</w:t>
      </w:r>
      <w:r w:rsidR="00EF34B7">
        <w:rPr>
          <w:rFonts w:hint="eastAsia"/>
        </w:rPr>
        <w:t>CS-KD</w:t>
      </w:r>
      <w:r w:rsidR="00EF34B7">
        <w:rPr>
          <w:rFonts w:hint="eastAsia"/>
        </w:rPr>
        <w:t>模型将传统知识蒸馏模型中的损失函数由教师模型和学生模型对同一张图像的预测差异替换为由教师模型和学生模型对同一类图像的预测差异，</w:t>
      </w:r>
      <w:r w:rsidR="00BE5585">
        <w:rPr>
          <w:rFonts w:hint="eastAsia"/>
        </w:rPr>
        <w:t>从而</w:t>
      </w:r>
      <w:r w:rsidR="00EF34B7">
        <w:rPr>
          <w:rFonts w:hint="eastAsia"/>
        </w:rPr>
        <w:t>显著提升了模型性能。</w:t>
      </w:r>
      <w:r w:rsidR="00A24E16">
        <w:t>Xu</w:t>
      </w:r>
      <w:r w:rsidR="00A24E16">
        <w:rPr>
          <w:rFonts w:ascii="宋体" w:hAnsi="宋体"/>
        </w:rPr>
        <w:t>等人</w:t>
      </w:r>
      <w:r w:rsidR="00A24E16">
        <w:rPr>
          <w:vertAlign w:val="superscript"/>
        </w:rPr>
        <w:t>[14]</w:t>
      </w:r>
      <w:r w:rsidR="00FB0B6E">
        <w:rPr>
          <w:rFonts w:ascii="宋体" w:hAnsi="宋体" w:hint="eastAsia"/>
        </w:rPr>
        <w:t>提出</w:t>
      </w:r>
      <w:r w:rsidR="00A24E16">
        <w:rPr>
          <w:rFonts w:ascii="宋体" w:hAnsi="宋体"/>
        </w:rPr>
        <w:t>了</w:t>
      </w:r>
      <w:r w:rsidR="00285C6B">
        <w:rPr>
          <w:rFonts w:ascii="宋体" w:hAnsi="宋体" w:hint="eastAsia"/>
        </w:rPr>
        <w:t>基于</w:t>
      </w:r>
      <w:r w:rsidR="003B4512">
        <w:rPr>
          <w:rFonts w:ascii="宋体" w:hAnsi="宋体" w:hint="eastAsia"/>
        </w:rPr>
        <w:t>“</w:t>
      </w:r>
      <w:r w:rsidR="00A24E16">
        <w:rPr>
          <w:rFonts w:ascii="宋体" w:hAnsi="宋体"/>
        </w:rPr>
        <w:t>数据</w:t>
      </w:r>
      <w:r w:rsidR="002D6B72">
        <w:rPr>
          <w:rFonts w:ascii="宋体" w:hAnsi="宋体" w:hint="eastAsia"/>
        </w:rPr>
        <w:t>扭曲</w:t>
      </w:r>
      <w:r w:rsidR="009560C0">
        <w:rPr>
          <w:rFonts w:ascii="宋体" w:hAnsi="宋体"/>
        </w:rPr>
        <w:t>”</w:t>
      </w:r>
      <w:r w:rsidR="00822D9A">
        <w:rPr>
          <w:rFonts w:ascii="宋体" w:hAnsi="宋体" w:hint="eastAsia"/>
        </w:rPr>
        <w:t>的</w:t>
      </w:r>
      <w:proofErr w:type="gramStart"/>
      <w:r w:rsidR="00A24E16">
        <w:rPr>
          <w:rFonts w:ascii="宋体" w:hAnsi="宋体"/>
        </w:rPr>
        <w:t>自知识</w:t>
      </w:r>
      <w:proofErr w:type="gramEnd"/>
      <w:r w:rsidR="00A24E16">
        <w:rPr>
          <w:rFonts w:ascii="宋体" w:hAnsi="宋体"/>
        </w:rPr>
        <w:t>蒸馏</w:t>
      </w:r>
      <w:r w:rsidR="00C96366">
        <w:rPr>
          <w:rFonts w:ascii="宋体" w:hAnsi="宋体" w:hint="eastAsia"/>
        </w:rPr>
        <w:t>模型</w:t>
      </w:r>
      <w:r w:rsidR="003826BC">
        <w:rPr>
          <w:rFonts w:ascii="宋体" w:hAnsi="宋体" w:hint="eastAsia"/>
        </w:rPr>
        <w:t>（</w:t>
      </w:r>
      <w:r w:rsidR="00C96366">
        <w:t>Data-Distortion Guided Self-Distillation for Deep Neural Networks, DDSGD</w:t>
      </w:r>
      <w:r w:rsidR="00C96366">
        <w:rPr>
          <w:rFonts w:hint="eastAsia"/>
        </w:rPr>
        <w:t>）</w:t>
      </w:r>
      <w:r w:rsidR="00A24E16">
        <w:rPr>
          <w:rFonts w:ascii="宋体" w:hAnsi="宋体"/>
        </w:rPr>
        <w:t>，</w:t>
      </w:r>
      <w:r w:rsidR="00D70EC1">
        <w:rPr>
          <w:rFonts w:ascii="宋体" w:hAnsi="宋体" w:hint="eastAsia"/>
        </w:rPr>
        <w:t>尽可能缩小</w:t>
      </w:r>
      <w:r w:rsidR="00A24E16">
        <w:rPr>
          <w:rFonts w:ascii="宋体" w:hAnsi="宋体"/>
        </w:rPr>
        <w:t>输入</w:t>
      </w:r>
      <w:r w:rsidR="00B82691">
        <w:rPr>
          <w:rFonts w:ascii="宋体" w:hAnsi="宋体" w:hint="eastAsia"/>
        </w:rPr>
        <w:t>数据</w:t>
      </w:r>
      <w:r w:rsidR="00A24E16">
        <w:rPr>
          <w:rFonts w:ascii="宋体" w:hAnsi="宋体"/>
        </w:rPr>
        <w:t>和它的</w:t>
      </w:r>
      <w:r w:rsidR="004B60E1">
        <w:rPr>
          <w:rFonts w:ascii="宋体" w:hAnsi="宋体" w:hint="eastAsia"/>
        </w:rPr>
        <w:t>“</w:t>
      </w:r>
      <w:r w:rsidR="00F0536C">
        <w:rPr>
          <w:rFonts w:ascii="宋体" w:hAnsi="宋体" w:hint="eastAsia"/>
        </w:rPr>
        <w:t>扭曲</w:t>
      </w:r>
      <w:r w:rsidR="00F5155F">
        <w:rPr>
          <w:rFonts w:ascii="宋体" w:hAnsi="宋体" w:hint="eastAsia"/>
        </w:rPr>
        <w:t>版本</w:t>
      </w:r>
      <w:r w:rsidR="004B60E1">
        <w:rPr>
          <w:rFonts w:ascii="宋体" w:hAnsi="宋体" w:hint="eastAsia"/>
        </w:rPr>
        <w:t>”</w:t>
      </w:r>
      <w:r w:rsidR="00EA7F75">
        <w:rPr>
          <w:rFonts w:ascii="宋体" w:hAnsi="宋体" w:hint="eastAsia"/>
        </w:rPr>
        <w:t>后验概率分布</w:t>
      </w:r>
      <w:r w:rsidR="00EA7F75">
        <w:rPr>
          <w:rFonts w:ascii="宋体" w:hAnsi="宋体" w:hint="eastAsia"/>
        </w:rPr>
        <w:lastRenderedPageBreak/>
        <w:t>之间的差异</w:t>
      </w:r>
      <w:r w:rsidR="00A24E16">
        <w:rPr>
          <w:rFonts w:ascii="宋体" w:hAnsi="宋体"/>
        </w:rPr>
        <w:t>。</w:t>
      </w:r>
      <w:r w:rsidR="00A24E16">
        <w:t>Lee</w:t>
      </w:r>
      <w:r w:rsidR="00A24E16">
        <w:rPr>
          <w:rFonts w:ascii="宋体" w:hAnsi="宋体"/>
        </w:rPr>
        <w:t>等人</w:t>
      </w:r>
      <w:r w:rsidR="00A24E16">
        <w:rPr>
          <w:vertAlign w:val="superscript"/>
        </w:rPr>
        <w:t>[15]</w:t>
      </w:r>
      <w:r w:rsidR="00A24E16">
        <w:rPr>
          <w:rFonts w:ascii="宋体" w:hAnsi="宋体"/>
        </w:rPr>
        <w:t>利用了两种类型的数据增强方式</w:t>
      </w:r>
      <w:r w:rsidR="007B5D27">
        <w:rPr>
          <w:rFonts w:hint="eastAsia"/>
        </w:rPr>
        <w:t>（</w:t>
      </w:r>
      <w:r w:rsidR="00A24E16">
        <w:rPr>
          <w:rFonts w:ascii="宋体" w:hAnsi="宋体" w:hint="eastAsia"/>
        </w:rPr>
        <w:t>图像</w:t>
      </w:r>
      <w:r w:rsidR="00A24E16">
        <w:rPr>
          <w:rFonts w:ascii="宋体" w:hAnsi="宋体"/>
        </w:rPr>
        <w:t>旋转和颜色变化</w:t>
      </w:r>
      <w:r w:rsidR="006620E4">
        <w:rPr>
          <w:rFonts w:hint="eastAsia"/>
        </w:rPr>
        <w:t>）</w:t>
      </w:r>
      <w:r w:rsidR="00A24E16">
        <w:rPr>
          <w:rFonts w:ascii="宋体" w:hAnsi="宋体"/>
        </w:rPr>
        <w:t>，又用集成学习把学生模型的</w:t>
      </w:r>
      <w:r w:rsidR="00A24E16">
        <w:t>logits</w:t>
      </w:r>
      <w:r w:rsidR="00A24E16">
        <w:rPr>
          <w:rFonts w:ascii="宋体" w:hAnsi="宋体"/>
        </w:rPr>
        <w:t>聚合到一起，再由学生模型进行</w:t>
      </w:r>
      <w:proofErr w:type="gramStart"/>
      <w:r w:rsidR="00A24E16">
        <w:rPr>
          <w:rFonts w:ascii="宋体" w:hAnsi="宋体"/>
        </w:rPr>
        <w:t>自知识</w:t>
      </w:r>
      <w:proofErr w:type="gramEnd"/>
      <w:r w:rsidR="00A24E16">
        <w:rPr>
          <w:rFonts w:ascii="宋体" w:hAnsi="宋体"/>
        </w:rPr>
        <w:t>蒸馏。</w:t>
      </w:r>
    </w:p>
    <w:p w14:paraId="60A7C904" w14:textId="445CFC24" w:rsidR="00300705" w:rsidRDefault="00CC3279" w:rsidP="00300705">
      <w:pPr>
        <w:keepNext/>
        <w:ind w:firstLineChars="200" w:firstLine="480"/>
        <w:jc w:val="center"/>
      </w:pPr>
      <w:r w:rsidRPr="00CC3279">
        <w:t xml:space="preserve"> </w:t>
      </w:r>
      <w:r w:rsidR="00C902FB" w:rsidRPr="00C902FB">
        <w:t xml:space="preserve"> </w:t>
      </w:r>
      <w:r w:rsidR="00C902FB">
        <w:rPr>
          <w:noProof/>
        </w:rPr>
        <w:drawing>
          <wp:inline distT="0" distB="0" distL="0" distR="0" wp14:anchorId="35320F67" wp14:editId="377866E4">
            <wp:extent cx="2632644" cy="4724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62267" cy="4777561"/>
                    </a:xfrm>
                    <a:prstGeom prst="rect">
                      <a:avLst/>
                    </a:prstGeom>
                    <a:noFill/>
                    <a:ln>
                      <a:noFill/>
                    </a:ln>
                  </pic:spPr>
                </pic:pic>
              </a:graphicData>
            </a:graphic>
          </wp:inline>
        </w:drawing>
      </w:r>
    </w:p>
    <w:p w14:paraId="1EFDB08F" w14:textId="2B0F0DE5" w:rsidR="009F151B" w:rsidRPr="00D206DF" w:rsidRDefault="002C706C" w:rsidP="00300705">
      <w:pPr>
        <w:pStyle w:val="a8"/>
        <w:ind w:left="210" w:hanging="210"/>
        <w:jc w:val="center"/>
        <w:rPr>
          <w:rFonts w:ascii="Times New Roman" w:eastAsiaTheme="minorEastAsia" w:hAnsi="Times New Roman"/>
          <w:sz w:val="21"/>
          <w:szCs w:val="21"/>
        </w:rPr>
      </w:pPr>
      <w:bookmarkStart w:id="440" w:name="_Ref100571959"/>
      <w:r w:rsidRPr="00D206DF">
        <w:rPr>
          <w:rFonts w:ascii="Times New Roman" w:eastAsiaTheme="minorEastAsia" w:hAnsi="Times New Roman"/>
          <w:sz w:val="21"/>
          <w:szCs w:val="21"/>
        </w:rPr>
        <w:t>图</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STYLEREF 1 \s </w:instrText>
      </w:r>
      <w:r w:rsidR="00B8697E">
        <w:rPr>
          <w:rFonts w:ascii="Times New Roman" w:eastAsiaTheme="minorEastAsia" w:hAnsi="Times New Roman"/>
          <w:sz w:val="21"/>
          <w:szCs w:val="21"/>
        </w:rPr>
        <w:fldChar w:fldCharType="separate"/>
      </w:r>
      <w:r w:rsidR="00664F2E">
        <w:rPr>
          <w:rFonts w:ascii="Times New Roman" w:eastAsiaTheme="minorEastAsia" w:hAnsi="Times New Roman"/>
          <w:noProof/>
          <w:sz w:val="21"/>
          <w:szCs w:val="21"/>
        </w:rPr>
        <w:t>1</w:t>
      </w:r>
      <w:r w:rsidR="00B8697E">
        <w:rPr>
          <w:rFonts w:ascii="Times New Roman" w:eastAsiaTheme="minorEastAsia" w:hAnsi="Times New Roman"/>
          <w:sz w:val="21"/>
          <w:szCs w:val="21"/>
        </w:rPr>
        <w:fldChar w:fldCharType="end"/>
      </w:r>
      <w:r w:rsidR="00B8697E">
        <w:rPr>
          <w:rFonts w:ascii="Times New Roman" w:eastAsiaTheme="minorEastAsia" w:hAnsi="Times New Roman"/>
          <w:sz w:val="21"/>
          <w:szCs w:val="21"/>
        </w:rPr>
        <w:t>.</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SEQ Figure \* ARABIC \s 1 </w:instrText>
      </w:r>
      <w:r w:rsidR="00B8697E">
        <w:rPr>
          <w:rFonts w:ascii="Times New Roman" w:eastAsiaTheme="minorEastAsia" w:hAnsi="Times New Roman"/>
          <w:sz w:val="21"/>
          <w:szCs w:val="21"/>
        </w:rPr>
        <w:fldChar w:fldCharType="separate"/>
      </w:r>
      <w:r w:rsidR="00664F2E">
        <w:rPr>
          <w:rFonts w:ascii="Times New Roman" w:eastAsiaTheme="minorEastAsia" w:hAnsi="Times New Roman"/>
          <w:noProof/>
          <w:sz w:val="21"/>
          <w:szCs w:val="21"/>
        </w:rPr>
        <w:t>3</w:t>
      </w:r>
      <w:r w:rsidR="00B8697E">
        <w:rPr>
          <w:rFonts w:ascii="Times New Roman" w:eastAsiaTheme="minorEastAsia" w:hAnsi="Times New Roman"/>
          <w:sz w:val="21"/>
          <w:szCs w:val="21"/>
        </w:rPr>
        <w:fldChar w:fldCharType="end"/>
      </w:r>
      <w:bookmarkEnd w:id="440"/>
      <w:r w:rsidR="00300705" w:rsidRPr="00D206DF">
        <w:rPr>
          <w:rFonts w:ascii="Times New Roman" w:eastAsiaTheme="minorEastAsia" w:hAnsi="Times New Roman"/>
          <w:sz w:val="21"/>
          <w:szCs w:val="21"/>
        </w:rPr>
        <w:t xml:space="preserve">  </w:t>
      </w:r>
      <w:r w:rsidR="00300705" w:rsidRPr="00D206DF">
        <w:rPr>
          <w:rFonts w:ascii="Times New Roman" w:eastAsiaTheme="minorEastAsia" w:hAnsi="Times New Roman"/>
          <w:sz w:val="21"/>
          <w:szCs w:val="21"/>
        </w:rPr>
        <w:t>基于数据增强的</w:t>
      </w:r>
      <w:proofErr w:type="gramStart"/>
      <w:r w:rsidR="00300705" w:rsidRPr="00D206DF">
        <w:rPr>
          <w:rFonts w:ascii="Times New Roman" w:eastAsiaTheme="minorEastAsia" w:hAnsi="Times New Roman"/>
          <w:sz w:val="21"/>
          <w:szCs w:val="21"/>
        </w:rPr>
        <w:t>自知识</w:t>
      </w:r>
      <w:proofErr w:type="gramEnd"/>
      <w:r w:rsidR="00300705" w:rsidRPr="00D206DF">
        <w:rPr>
          <w:rFonts w:ascii="Times New Roman" w:eastAsiaTheme="minorEastAsia" w:hAnsi="Times New Roman"/>
          <w:sz w:val="21"/>
          <w:szCs w:val="21"/>
        </w:rPr>
        <w:t>蒸馏</w:t>
      </w:r>
    </w:p>
    <w:p w14:paraId="777FB4A8" w14:textId="77777777" w:rsidR="009F151B" w:rsidRDefault="00A24E16">
      <w:pPr>
        <w:pStyle w:val="3"/>
      </w:pPr>
      <w:r>
        <w:t>自注意力</w:t>
      </w:r>
      <w:r>
        <w:rPr>
          <w:rFonts w:hint="eastAsia"/>
        </w:rPr>
        <w:t>模型</w:t>
      </w:r>
    </w:p>
    <w:p w14:paraId="794276C8" w14:textId="016F3C86" w:rsidR="009F151B" w:rsidRDefault="00D36BFE">
      <w:pPr>
        <w:ind w:firstLine="480"/>
      </w:pPr>
      <w:r>
        <w:rPr>
          <w:rFonts w:hint="eastAsia"/>
        </w:rPr>
        <w:t>基于</w:t>
      </w:r>
      <w:r w:rsidR="008812D0">
        <w:rPr>
          <w:rFonts w:hint="eastAsia"/>
        </w:rPr>
        <w:t>神经网络</w:t>
      </w:r>
      <w:r w:rsidR="0027275E">
        <w:rPr>
          <w:rFonts w:hint="eastAsia"/>
        </w:rPr>
        <w:t>的</w:t>
      </w:r>
      <w:r w:rsidR="00A24E16">
        <w:t>注意力机制最早由</w:t>
      </w:r>
      <w:proofErr w:type="spellStart"/>
      <w:r w:rsidR="00A24E16">
        <w:rPr>
          <w:color w:val="000000" w:themeColor="text1"/>
        </w:rPr>
        <w:t>Bahdanau</w:t>
      </w:r>
      <w:proofErr w:type="spellEnd"/>
      <w:r w:rsidR="00A24E16">
        <w:rPr>
          <w:color w:val="000000" w:themeColor="text1"/>
        </w:rPr>
        <w:t>等人</w:t>
      </w:r>
      <w:r w:rsidR="00A24E16">
        <w:rPr>
          <w:vertAlign w:val="superscript"/>
        </w:rPr>
        <w:t>[16]</w:t>
      </w:r>
      <w:r w:rsidR="00A24E16">
        <w:t>提出，现已变成</w:t>
      </w:r>
      <w:r w:rsidR="00CC684C">
        <w:rPr>
          <w:rFonts w:hint="eastAsia"/>
        </w:rPr>
        <w:t>深度学习</w:t>
      </w:r>
      <w:r w:rsidR="00A24E16">
        <w:t>中的一种流行的</w:t>
      </w:r>
      <w:r w:rsidR="00A24E16">
        <w:rPr>
          <w:rFonts w:hint="eastAsia"/>
        </w:rPr>
        <w:t>架构</w:t>
      </w:r>
      <w:r w:rsidR="00A24E16">
        <w:t>。注意力在人工智能的诸多方向已经有了广泛的应用，比如自然语言处理，语音识别和计算机视觉。注意力机制</w:t>
      </w:r>
      <w:r w:rsidR="00542EF6">
        <w:rPr>
          <w:rFonts w:hint="eastAsia"/>
        </w:rPr>
        <w:t>类比于</w:t>
      </w:r>
      <w:r w:rsidR="00A1506A">
        <w:rPr>
          <w:rFonts w:hint="eastAsia"/>
        </w:rPr>
        <w:t>人体</w:t>
      </w:r>
      <w:r w:rsidR="00A24E16">
        <w:t>的生物学机制。比如，人体视觉系统倾向于选择性地关注</w:t>
      </w:r>
      <w:r w:rsidR="00A24E16">
        <w:rPr>
          <w:rFonts w:hint="eastAsia"/>
        </w:rPr>
        <w:t>图像</w:t>
      </w:r>
      <w:r w:rsidR="00A24E16">
        <w:t>的某些部分，同时忽视其他不相关的信息。类似的，在语言、语音或图像等任务中，输入的某些部分比其他部分更重要。比如，在机器翻译或摘要提取的任务中，只有输入里面的某些特定单词对预测下一个单词有帮</w:t>
      </w:r>
      <w:r w:rsidR="00A24E16">
        <w:lastRenderedPageBreak/>
        <w:t>助。在图像处理任务中，输入图像只有的某些部分和图像标签有关联</w:t>
      </w:r>
      <w:r w:rsidR="00A24E16">
        <w:t>(</w:t>
      </w:r>
      <w:r w:rsidR="00A24E16">
        <w:t>比如</w:t>
      </w:r>
      <w:proofErr w:type="gramStart"/>
      <w:r w:rsidR="00A24E16">
        <w:t>一</w:t>
      </w:r>
      <w:proofErr w:type="gramEnd"/>
      <w:r w:rsidR="00A24E16">
        <w:t>张大熊猫的</w:t>
      </w:r>
      <w:r w:rsidR="00A24E16">
        <w:rPr>
          <w:rFonts w:hint="eastAsia"/>
        </w:rPr>
        <w:t>图像</w:t>
      </w:r>
      <w:r w:rsidR="00A24E16">
        <w:t>里，大熊猫只占</w:t>
      </w:r>
      <w:r w:rsidR="00A24E16">
        <w:rPr>
          <w:rFonts w:hint="eastAsia"/>
        </w:rPr>
        <w:t>全图像</w:t>
      </w:r>
      <w:r w:rsidR="00A24E16">
        <w:t>的一部分</w:t>
      </w:r>
      <w:r w:rsidR="00A24E16">
        <w:t>)</w:t>
      </w:r>
      <w:r w:rsidR="00A24E16">
        <w:t>。注意力机制能够</w:t>
      </w:r>
      <w:r w:rsidR="00CF379E">
        <w:rPr>
          <w:rFonts w:hint="eastAsia"/>
        </w:rPr>
        <w:t>使</w:t>
      </w:r>
      <w:r w:rsidR="00A24E16">
        <w:t>模型</w:t>
      </w:r>
      <w:r w:rsidR="00A24E16">
        <w:rPr>
          <w:rFonts w:hint="eastAsia"/>
        </w:rPr>
        <w:t>格外</w:t>
      </w:r>
      <w:r w:rsidR="00A24E16">
        <w:t>关注输入的重点部分，从而使模型更加有效。</w:t>
      </w:r>
    </w:p>
    <w:p w14:paraId="05D3CA46" w14:textId="77777777" w:rsidR="009F151B" w:rsidRDefault="00A24E16">
      <w:pPr>
        <w:ind w:firstLine="480"/>
      </w:pPr>
      <w:r>
        <w:rPr>
          <w:rFonts w:hint="eastAsia"/>
        </w:rPr>
        <w:t>在自然语言处理领域，注意力机制在很多任务中都扮演着至关重要的角色，比如机器翻译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Pr>
          <w:rFonts w:hint="eastAsia"/>
          <w:vertAlign w:val="superscript"/>
        </w:rPr>
        <w:t>[</w:t>
      </w:r>
      <w:r>
        <w:rPr>
          <w:vertAlign w:val="superscript"/>
        </w:rPr>
        <w:t>22]</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Pr>
          <w:rFonts w:hint="eastAsia"/>
        </w:rPr>
        <w:t>Transformer</w:t>
      </w:r>
      <w:r>
        <w:rPr>
          <w:rFonts w:hint="eastAsia"/>
        </w:rPr>
        <w:t>架构具有划时代的意义：它彻底摒弃了递归和卷积，完全基于注意力机制进行建模。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 (UT)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Pr>
          <w:rFonts w:hint="eastAsia"/>
        </w:rPr>
        <w:t>RNN</w:t>
      </w:r>
      <w:r>
        <w:rPr>
          <w:rFonts w:hint="eastAsia"/>
        </w:rPr>
        <w:t>模型结合起来。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rPr>
          <w:rFonts w:hint="eastAsia"/>
        </w:rPr>
        <w:t xml:space="preserve"> </w:t>
      </w:r>
      <w:r>
        <w:rPr>
          <w:rFonts w:hint="eastAsia"/>
        </w:rPr>
        <w:t>（</w:t>
      </w:r>
      <w:r>
        <w:t xml:space="preserve">Directional </w:t>
      </w:r>
      <w:proofErr w:type="spellStart"/>
      <w:r>
        <w:t>selfattention</w:t>
      </w:r>
      <w:proofErr w:type="spellEnd"/>
      <w:r>
        <w:t xml:space="preserve"> network, </w:t>
      </w:r>
      <w:proofErr w:type="spellStart"/>
      <w:r>
        <w:rPr>
          <w:rFonts w:hint="eastAsia"/>
        </w:rPr>
        <w:t>DiSAN</w:t>
      </w:r>
      <w:proofErr w:type="spellEnd"/>
      <w:r>
        <w:rPr>
          <w:rFonts w:hint="eastAsia"/>
        </w:rPr>
        <w:t>）来学习句子嵌入，它仅基于所提出的注意力而没有任何</w:t>
      </w:r>
      <w:r>
        <w:rPr>
          <w:rFonts w:hint="eastAsia"/>
        </w:rPr>
        <w:t xml:space="preserve"> RNN/CNN </w:t>
      </w:r>
      <w:r>
        <w:rPr>
          <w:rFonts w:hint="eastAsia"/>
        </w:rPr>
        <w:t>结构。</w:t>
      </w:r>
      <w:proofErr w:type="spellStart"/>
      <w:r>
        <w:rPr>
          <w:rFonts w:hint="eastAsia"/>
        </w:rPr>
        <w:t>DiSAN</w:t>
      </w:r>
      <w:proofErr w:type="spellEnd"/>
      <w:r>
        <w:rPr>
          <w:rFonts w:hint="eastAsia"/>
        </w:rPr>
        <w:t>由具有时间顺序编码的定向自注意力组成，然后将序列压缩为向量表示的多维注意力。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提出了“分层循环注意网络”（</w:t>
      </w:r>
      <w:r>
        <w:t xml:space="preserve">Hierarchical recurrent attention network, </w:t>
      </w:r>
      <w:r>
        <w:rPr>
          <w:rFonts w:hint="eastAsia"/>
        </w:rPr>
        <w:t>HRAN</w:t>
      </w:r>
      <w:r>
        <w:rPr>
          <w:rFonts w:hint="eastAsia"/>
        </w:rPr>
        <w:t>）来在一个统一的框架中对这上下文和关联回答进行建模。</w:t>
      </w:r>
      <w:r>
        <w:rPr>
          <w:rFonts w:hint="eastAsia"/>
        </w:rPr>
        <w:t>HRAN</w:t>
      </w:r>
      <w:r>
        <w:rPr>
          <w:rFonts w:hint="eastAsia"/>
        </w:rPr>
        <w:t>分别使用单词级别的注意力和话语级别的注意力来提取话语内部和话语之间的重点。</w:t>
      </w:r>
    </w:p>
    <w:p w14:paraId="29039D66" w14:textId="230FE767" w:rsidR="009F151B" w:rsidRDefault="00A24E16">
      <w:pPr>
        <w:ind w:firstLine="480"/>
      </w:pPr>
      <w:r>
        <w:rPr>
          <w:rFonts w:hint="eastAsia"/>
        </w:rPr>
        <w:t>注意力机制同样可以应用在计算机视觉任务中，比如动作识别、图像分类</w:t>
      </w:r>
      <w:r>
        <w:rPr>
          <w:rFonts w:hint="eastAsia"/>
          <w:vertAlign w:val="superscript"/>
        </w:rPr>
        <w:t>[</w:t>
      </w:r>
      <w:r>
        <w:rPr>
          <w:vertAlign w:val="superscript"/>
        </w:rPr>
        <w:t>24][25][26][27]</w:t>
      </w:r>
      <w:r>
        <w:rPr>
          <w:rFonts w:hint="eastAsia"/>
        </w:rPr>
        <w:t>、图像生成</w:t>
      </w:r>
      <w:r>
        <w:rPr>
          <w:rFonts w:hint="eastAsia"/>
          <w:vertAlign w:val="superscript"/>
        </w:rPr>
        <w:t>[</w:t>
      </w:r>
      <w:r>
        <w:rPr>
          <w:vertAlign w:val="superscript"/>
        </w:rPr>
        <w:t>28]</w:t>
      </w:r>
      <w:r>
        <w:rPr>
          <w:rFonts w:hint="eastAsia"/>
        </w:rPr>
        <w:t>、目标检测</w:t>
      </w:r>
      <w:r>
        <w:rPr>
          <w:rFonts w:hint="eastAsia"/>
          <w:vertAlign w:val="superscript"/>
        </w:rPr>
        <w:t>[</w:t>
      </w:r>
      <w:r>
        <w:rPr>
          <w:vertAlign w:val="superscript"/>
        </w:rPr>
        <w:t>29]</w:t>
      </w:r>
      <w:r>
        <w:rPr>
          <w:rFonts w:hint="eastAsia"/>
        </w:rPr>
        <w:t>、人物识别</w:t>
      </w:r>
      <w:r>
        <w:rPr>
          <w:rFonts w:hint="eastAsia"/>
          <w:vertAlign w:val="superscript"/>
        </w:rPr>
        <w:t>[</w:t>
      </w:r>
      <w:r>
        <w:rPr>
          <w:vertAlign w:val="superscript"/>
        </w:rPr>
        <w:t>30][31]</w:t>
      </w:r>
      <w:r>
        <w:rPr>
          <w:rFonts w:hint="eastAsia"/>
        </w:rPr>
        <w:t>、分割</w:t>
      </w:r>
      <w:r>
        <w:rPr>
          <w:rFonts w:hint="eastAsia"/>
          <w:vertAlign w:val="superscript"/>
        </w:rPr>
        <w:t>[</w:t>
      </w:r>
      <w:r>
        <w:rPr>
          <w:vertAlign w:val="superscript"/>
        </w:rPr>
        <w:t>32]</w:t>
      </w:r>
      <w:r>
        <w:rPr>
          <w:rFonts w:hint="eastAsia"/>
        </w:rPr>
        <w:t>、显着性检测</w:t>
      </w:r>
      <w:r>
        <w:rPr>
          <w:rFonts w:hint="eastAsia"/>
          <w:vertAlign w:val="superscript"/>
        </w:rPr>
        <w:t>[</w:t>
      </w:r>
      <w:r>
        <w:rPr>
          <w:vertAlign w:val="superscript"/>
        </w:rPr>
        <w:t>33]</w:t>
      </w:r>
      <w:r>
        <w:rPr>
          <w:rFonts w:hint="eastAsia"/>
        </w:rPr>
        <w:t>等等。</w:t>
      </w:r>
      <w:r>
        <w:rPr>
          <w:rFonts w:hint="eastAsia"/>
        </w:rPr>
        <w:t>F</w:t>
      </w:r>
      <w:r>
        <w:t>u</w:t>
      </w:r>
      <w:r>
        <w:rPr>
          <w:rFonts w:hint="eastAsia"/>
        </w:rPr>
        <w:t>等人</w:t>
      </w:r>
      <w:r>
        <w:rPr>
          <w:rFonts w:hint="eastAsia"/>
          <w:vertAlign w:val="superscript"/>
        </w:rPr>
        <w:t>[</w:t>
      </w:r>
      <w:r>
        <w:rPr>
          <w:vertAlign w:val="superscript"/>
        </w:rPr>
        <w:t>24]</w:t>
      </w:r>
      <w:r>
        <w:rPr>
          <w:rFonts w:hint="eastAsia"/>
        </w:rPr>
        <w:t>提出了循环注意卷积神经网络，它用强化学习在多个尺度上递归地学习的判别区域注意力和基于区域的特征表示。</w:t>
      </w:r>
      <w:r>
        <w:rPr>
          <w:rFonts w:hint="eastAsia"/>
        </w:rPr>
        <w:t>Z</w:t>
      </w:r>
      <w:r>
        <w:t>hang</w:t>
      </w:r>
      <w:r>
        <w:rPr>
          <w:rFonts w:hint="eastAsia"/>
        </w:rPr>
        <w:t>等人</w:t>
      </w:r>
      <w:r>
        <w:rPr>
          <w:rFonts w:hint="eastAsia"/>
          <w:vertAlign w:val="superscript"/>
        </w:rPr>
        <w:t>[</w:t>
      </w:r>
      <w:r>
        <w:rPr>
          <w:vertAlign w:val="superscript"/>
        </w:rPr>
        <w:t>28]</w:t>
      </w:r>
      <w:r>
        <w:rPr>
          <w:rFonts w:hint="eastAsia"/>
        </w:rPr>
        <w:t>提出</w:t>
      </w:r>
      <w:r w:rsidR="00D7616B">
        <w:rPr>
          <w:rFonts w:hint="eastAsia"/>
        </w:rPr>
        <w:t>基于自注意力的</w:t>
      </w:r>
      <w:r w:rsidR="00863A23">
        <w:rPr>
          <w:rFonts w:hint="eastAsia"/>
        </w:rPr>
        <w:t>生成对抗网络</w:t>
      </w:r>
      <w:r>
        <w:rPr>
          <w:rFonts w:hint="eastAsia"/>
        </w:rPr>
        <w:t>，它能够完成基于注意力的、远距离依赖的图像生成任务。</w:t>
      </w:r>
      <w:r>
        <w:t>Kong</w:t>
      </w:r>
      <w:r>
        <w:rPr>
          <w:rFonts w:hint="eastAsia"/>
        </w:rPr>
        <w:t>等人</w:t>
      </w:r>
      <w:r>
        <w:rPr>
          <w:vertAlign w:val="superscript"/>
        </w:rPr>
        <w:t>[29]</w:t>
      </w:r>
      <w:r>
        <w:rPr>
          <w:rFonts w:hint="eastAsia"/>
        </w:rPr>
        <w:t>提出特征重配架构，以高度非线性但有效的方式将低级表示与高级语义特征相结合。他们的架构由全局注意力和局部重构组成，能够在全局和局部的不同空间位置和尺度上收集面向任务的特征。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Pr>
          <w:vertAlign w:val="superscript"/>
        </w:rPr>
        <w:t>30]</w:t>
      </w:r>
      <w:r>
        <w:rPr>
          <w:rFonts w:hint="eastAsia"/>
        </w:rPr>
        <w:t>提出</w:t>
      </w:r>
      <w:r>
        <w:rPr>
          <w:rFonts w:hint="eastAsia"/>
        </w:rPr>
        <w:t>Harmonious Attention CNN (HA-CNN)</w:t>
      </w:r>
      <w:r>
        <w:rPr>
          <w:rFonts w:hint="eastAsia"/>
        </w:rPr>
        <w:t>模型，通过联合学习软像素注意力和</w:t>
      </w:r>
      <w:proofErr w:type="gramStart"/>
      <w:r>
        <w:rPr>
          <w:rFonts w:hint="eastAsia"/>
        </w:rPr>
        <w:t>硬区域</w:t>
      </w:r>
      <w:proofErr w:type="gramEnd"/>
      <w:r>
        <w:rPr>
          <w:rFonts w:hint="eastAsia"/>
        </w:rPr>
        <w:t>注意力以及同时优化特征表示，以便优化不受控制图像中人员的识别。</w:t>
      </w:r>
    </w:p>
    <w:p w14:paraId="1EB215BA" w14:textId="553AC225" w:rsidR="009F151B" w:rsidRDefault="00A24E16">
      <w:pPr>
        <w:ind w:firstLine="480"/>
      </w:pPr>
      <w:r>
        <w:rPr>
          <w:rFonts w:hint="eastAsia"/>
        </w:rPr>
        <w:t>对于注意力模块结构的改进也有了一系列的探讨</w:t>
      </w:r>
      <w:r>
        <w:rPr>
          <w:rFonts w:hint="eastAsia"/>
          <w:vertAlign w:val="superscript"/>
        </w:rPr>
        <w:t>[</w:t>
      </w:r>
      <w:r>
        <w:rPr>
          <w:vertAlign w:val="superscript"/>
        </w:rPr>
        <w:t>34][35]</w:t>
      </w:r>
      <w:r>
        <w:rPr>
          <w:rFonts w:hint="eastAsia"/>
        </w:rPr>
        <w:t>。</w:t>
      </w:r>
      <w:r>
        <w:rPr>
          <w:rFonts w:hint="eastAsia"/>
        </w:rPr>
        <w:t>Huang</w:t>
      </w:r>
      <w:r>
        <w:rPr>
          <w:rFonts w:hint="eastAsia"/>
        </w:rPr>
        <w:t>等人</w:t>
      </w:r>
      <w:r>
        <w:rPr>
          <w:rFonts w:hint="eastAsia"/>
          <w:vertAlign w:val="superscript"/>
        </w:rPr>
        <w:t>[34]</w:t>
      </w:r>
      <w:r>
        <w:rPr>
          <w:rFonts w:hint="eastAsia"/>
        </w:rPr>
        <w:t>提出的密集隐式注意网络</w:t>
      </w:r>
      <w:r>
        <w:rPr>
          <w:rFonts w:hint="eastAsia"/>
        </w:rPr>
        <w:t>(</w:t>
      </w:r>
      <w:r w:rsidR="00F34FBB" w:rsidRPr="00F34FBB">
        <w:t>Dense-and-Implicit Attention Network</w:t>
      </w:r>
      <w:r w:rsidR="00F34FBB">
        <w:t xml:space="preserve">, </w:t>
      </w:r>
      <w:proofErr w:type="spellStart"/>
      <w:r>
        <w:t>DIANet</w:t>
      </w:r>
      <w:proofErr w:type="spellEnd"/>
      <w:r>
        <w:t>)</w:t>
      </w:r>
      <w:r>
        <w:rPr>
          <w:rFonts w:hint="eastAsia"/>
          <w:vertAlign w:val="superscript"/>
        </w:rPr>
        <w:t>[</w:t>
      </w:r>
      <w:r>
        <w:rPr>
          <w:vertAlign w:val="superscript"/>
        </w:rPr>
        <w:t>34]</w:t>
      </w:r>
      <w:r>
        <w:rPr>
          <w:rFonts w:hint="eastAsia"/>
        </w:rPr>
        <w:t>。已有的注意力模</w:t>
      </w:r>
      <w:r>
        <w:rPr>
          <w:rFonts w:hint="eastAsia"/>
        </w:rPr>
        <w:lastRenderedPageBreak/>
        <w:t>型将注意力模块插入深度神经网络的每一层，而</w:t>
      </w:r>
      <w:proofErr w:type="spellStart"/>
      <w:r>
        <w:t>DIANet</w:t>
      </w:r>
      <w:proofErr w:type="spellEnd"/>
      <w:r>
        <w:rPr>
          <w:rFonts w:hint="eastAsia"/>
        </w:rPr>
        <w:t>模型则在不同的网络层中共享一个注意力模块，以减少深度神经网络的参数，加强网络层之间信息的集成。</w:t>
      </w:r>
      <w:r w:rsidR="000105CE">
        <w:t>Zhao</w:t>
      </w:r>
      <w:r w:rsidR="000105CE">
        <w:rPr>
          <w:rFonts w:hint="eastAsia"/>
        </w:rPr>
        <w:t>等人</w:t>
      </w:r>
      <w:r w:rsidR="000105CE">
        <w:rPr>
          <w:rFonts w:hint="eastAsia"/>
          <w:vertAlign w:val="superscript"/>
        </w:rPr>
        <w:t>[</w:t>
      </w:r>
      <w:r w:rsidR="000105CE">
        <w:rPr>
          <w:vertAlign w:val="superscript"/>
        </w:rPr>
        <w:t>35]</w:t>
      </w:r>
      <w:r w:rsidR="00E73B66">
        <w:rPr>
          <w:rFonts w:hint="eastAsia"/>
        </w:rPr>
        <w:t>探讨</w:t>
      </w:r>
      <w:r w:rsidR="000105CE">
        <w:rPr>
          <w:rFonts w:hint="eastAsia"/>
        </w:rPr>
        <w:t>了自注意</w:t>
      </w:r>
      <w:r w:rsidR="00D62B65">
        <w:rPr>
          <w:rFonts w:hint="eastAsia"/>
        </w:rPr>
        <w:t>结构</w:t>
      </w:r>
      <w:r w:rsidR="00E54FCC">
        <w:rPr>
          <w:rFonts w:hint="eastAsia"/>
        </w:rPr>
        <w:t>两种类型</w:t>
      </w:r>
      <w:r w:rsidR="000105CE">
        <w:rPr>
          <w:rFonts w:hint="eastAsia"/>
        </w:rPr>
        <w:t>的变体。第一</w:t>
      </w:r>
      <w:r w:rsidR="009E17C6">
        <w:rPr>
          <w:rFonts w:hint="eastAsia"/>
        </w:rPr>
        <w:t>种</w:t>
      </w:r>
      <w:r w:rsidR="009D56FA">
        <w:rPr>
          <w:rFonts w:hint="eastAsia"/>
        </w:rPr>
        <w:t>变体</w:t>
      </w:r>
      <w:r w:rsidR="000105CE">
        <w:rPr>
          <w:rFonts w:hint="eastAsia"/>
        </w:rPr>
        <w:t>是成对自注意力。成对注意力与卷积不同</w:t>
      </w:r>
      <w:r w:rsidR="000E2056">
        <w:rPr>
          <w:rFonts w:hint="eastAsia"/>
        </w:rPr>
        <w:t>有</w:t>
      </w:r>
      <w:r w:rsidR="00554E39">
        <w:rPr>
          <w:rFonts w:hint="eastAsia"/>
        </w:rPr>
        <w:t>两点</w:t>
      </w:r>
      <w:r w:rsidR="000E2056">
        <w:rPr>
          <w:rFonts w:hint="eastAsia"/>
        </w:rPr>
        <w:t>不同</w:t>
      </w:r>
      <w:r w:rsidR="00A63A1B">
        <w:rPr>
          <w:rFonts w:hint="eastAsia"/>
        </w:rPr>
        <w:t>：第一，</w:t>
      </w:r>
      <w:r w:rsidR="005113CB">
        <w:rPr>
          <w:rFonts w:hint="eastAsia"/>
        </w:rPr>
        <w:t>成对注意力</w:t>
      </w:r>
      <w:r w:rsidR="000105CE">
        <w:rPr>
          <w:rFonts w:hint="eastAsia"/>
        </w:rPr>
        <w:t>本质上是一个集合算子，而不是一个序列算子</w:t>
      </w:r>
      <w:r w:rsidR="00417003">
        <w:rPr>
          <w:rFonts w:hint="eastAsia"/>
        </w:rPr>
        <w:t>；</w:t>
      </w:r>
      <w:r w:rsidR="00D2579B">
        <w:rPr>
          <w:rFonts w:hint="eastAsia"/>
        </w:rPr>
        <w:t>第二</w:t>
      </w:r>
      <w:r w:rsidR="000105CE">
        <w:rPr>
          <w:rFonts w:hint="eastAsia"/>
        </w:rPr>
        <w:t>，</w:t>
      </w:r>
      <w:r w:rsidR="00F55EDC">
        <w:rPr>
          <w:rFonts w:hint="eastAsia"/>
        </w:rPr>
        <w:t>成对注意力</w:t>
      </w:r>
      <w:r w:rsidR="000105CE">
        <w:rPr>
          <w:rFonts w:hint="eastAsia"/>
        </w:rPr>
        <w:t>不会将固定权重附加到特定位置，并且对排列和基数保持不变。这使得自注意力的</w:t>
      </w:r>
      <w:r w:rsidR="0030528C">
        <w:rPr>
          <w:rFonts w:hint="eastAsia"/>
        </w:rPr>
        <w:t>“</w:t>
      </w:r>
      <w:r w:rsidR="000105CE">
        <w:rPr>
          <w:rFonts w:hint="eastAsia"/>
        </w:rPr>
        <w:t>足迹</w:t>
      </w:r>
      <w:r w:rsidR="0030528C">
        <w:rPr>
          <w:rFonts w:hint="eastAsia"/>
        </w:rPr>
        <w:t>”</w:t>
      </w:r>
      <w:r w:rsidR="000105CE">
        <w:rPr>
          <w:rFonts w:hint="eastAsia"/>
        </w:rPr>
        <w:t>可以增加甚至变得不规则，而不会对参数数量产生任何影响。</w:t>
      </w:r>
      <w:r w:rsidR="004D1E9D">
        <w:rPr>
          <w:rFonts w:hint="eastAsia"/>
        </w:rPr>
        <w:t>第二种变体</w:t>
      </w:r>
      <w:r w:rsidR="000105CE">
        <w:rPr>
          <w:rFonts w:hint="eastAsia"/>
        </w:rPr>
        <w:t>是互补注意力。互补注意力</w:t>
      </w:r>
      <w:r w:rsidR="006573C2">
        <w:rPr>
          <w:rFonts w:hint="eastAsia"/>
        </w:rPr>
        <w:t>是卷积的一种推广</w:t>
      </w:r>
      <w:r w:rsidR="000105CE">
        <w:rPr>
          <w:rFonts w:hint="eastAsia"/>
        </w:rPr>
        <w:t>。它没有成对注意力的排列和基数不变性，但</w:t>
      </w:r>
      <w:r w:rsidR="00767A95">
        <w:rPr>
          <w:rFonts w:hint="eastAsia"/>
        </w:rPr>
        <w:t>具有比原始残差网络更强大的性能</w:t>
      </w:r>
      <w:r w:rsidR="000105CE">
        <w:rPr>
          <w:rFonts w:hint="eastAsia"/>
        </w:rPr>
        <w:t>。</w:t>
      </w:r>
    </w:p>
    <w:p w14:paraId="15ABB9CC" w14:textId="77777777" w:rsidR="00136C00" w:rsidRDefault="00136C00" w:rsidP="00136C00">
      <w:pPr>
        <w:pStyle w:val="3"/>
      </w:pPr>
      <w:r>
        <w:rPr>
          <w:rFonts w:hint="eastAsia"/>
        </w:rPr>
        <w:t>卷积网络模型</w:t>
      </w:r>
    </w:p>
    <w:p w14:paraId="78038107" w14:textId="77777777" w:rsidR="00136C00" w:rsidRPr="006E0CA6" w:rsidRDefault="00136C00" w:rsidP="00136C00">
      <w:r>
        <w:rPr>
          <w:rFonts w:hint="eastAsia"/>
        </w:rPr>
        <w:t xml:space="preserve"> </w:t>
      </w:r>
      <w:r>
        <w:t xml:space="preserve">   </w:t>
      </w:r>
      <w:r>
        <w:rPr>
          <w:rFonts w:hint="eastAsia"/>
        </w:rPr>
        <w:t>卷积神经网络已成为计算机图像识别的主要方法。随着软硬件水平的提升，卷积神经网络的层数也越来越多。然而，随着神经网络层数的不断增加，传统卷积网络越来越难以训练。为此，研究者对卷积网络提出一系列改进，包括残差神经网络</w:t>
      </w:r>
      <w:r>
        <w:rPr>
          <w:rFonts w:hint="eastAsia"/>
          <w:vertAlign w:val="superscript"/>
        </w:rPr>
        <w:t>[</w:t>
      </w:r>
      <w:r>
        <w:rPr>
          <w:vertAlign w:val="superscript"/>
        </w:rPr>
        <w:t>36]</w:t>
      </w:r>
      <w:r>
        <w:rPr>
          <w:rFonts w:hint="eastAsia"/>
        </w:rPr>
        <w:t>，宽残差神经网络</w:t>
      </w:r>
      <w:r>
        <w:rPr>
          <w:vertAlign w:val="superscript"/>
        </w:rPr>
        <w:t>[37]</w:t>
      </w:r>
      <w:r>
        <w:rPr>
          <w:rFonts w:hint="eastAsia"/>
        </w:rPr>
        <w:t>，残差密集网络</w:t>
      </w:r>
      <w:r>
        <w:rPr>
          <w:rFonts w:hint="eastAsia"/>
          <w:vertAlign w:val="superscript"/>
        </w:rPr>
        <w:t>[</w:t>
      </w:r>
      <w:r>
        <w:rPr>
          <w:vertAlign w:val="superscript"/>
        </w:rPr>
        <w:t>38]</w:t>
      </w:r>
      <w:r>
        <w:rPr>
          <w:rFonts w:hint="eastAsia"/>
        </w:rPr>
        <w:t>等等。</w:t>
      </w:r>
    </w:p>
    <w:p w14:paraId="3979D30B" w14:textId="77777777" w:rsidR="00136C00" w:rsidRDefault="00136C00" w:rsidP="00136C00">
      <w:pPr>
        <w:ind w:firstLineChars="200" w:firstLine="480"/>
      </w:pPr>
      <w:r>
        <w:rPr>
          <w:rFonts w:hint="eastAsia"/>
        </w:rPr>
        <w:t>（</w:t>
      </w:r>
      <w:r>
        <w:rPr>
          <w:rFonts w:hint="eastAsia"/>
        </w:rPr>
        <w:t>1</w:t>
      </w:r>
      <w:r>
        <w:rPr>
          <w:rFonts w:hint="eastAsia"/>
        </w:rPr>
        <w:t>）残差网络模型</w:t>
      </w:r>
    </w:p>
    <w:p w14:paraId="11A21D3F" w14:textId="12263B98" w:rsidR="00136C00" w:rsidRDefault="00136C00" w:rsidP="00136C00">
      <w:pPr>
        <w:ind w:firstLineChars="200" w:firstLine="480"/>
      </w:pPr>
      <w:r>
        <w:rPr>
          <w:rFonts w:hint="eastAsia"/>
        </w:rPr>
        <w:t>越深的神经网络具有越强的表征能力。然而，一方面受困于梯度消失和爆炸问题，训练深层神经网络面临严重的困难；另一方面，随着网络层数的增加，神经网络的性能开始饱和甚至退化</w:t>
      </w:r>
      <w:r w:rsidRPr="00976339">
        <w:rPr>
          <w:rFonts w:hint="eastAsia"/>
        </w:rPr>
        <w:t>（如</w:t>
      </w:r>
      <w:r w:rsidR="00976339" w:rsidRPr="00976339">
        <w:fldChar w:fldCharType="begin"/>
      </w:r>
      <w:r w:rsidR="00976339" w:rsidRPr="00976339">
        <w:instrText xml:space="preserve"> </w:instrText>
      </w:r>
      <w:r w:rsidR="00976339" w:rsidRPr="00976339">
        <w:rPr>
          <w:rFonts w:hint="eastAsia"/>
        </w:rPr>
        <w:instrText>REF _Ref100572732 \h</w:instrText>
      </w:r>
      <w:r w:rsidR="00976339" w:rsidRPr="00976339">
        <w:instrText xml:space="preserve">  \* MERGEFORMAT </w:instrText>
      </w:r>
      <w:r w:rsidR="00976339" w:rsidRPr="00976339">
        <w:fldChar w:fldCharType="separate"/>
      </w:r>
      <w:r w:rsidR="00976339" w:rsidRPr="00976339">
        <w:rPr>
          <w:rFonts w:eastAsiaTheme="majorEastAsia"/>
        </w:rPr>
        <w:t>图</w:t>
      </w:r>
      <w:r w:rsidR="00976339" w:rsidRPr="00976339">
        <w:rPr>
          <w:rFonts w:eastAsiaTheme="majorEastAsia"/>
          <w:noProof/>
        </w:rPr>
        <w:t>1</w:t>
      </w:r>
      <w:r w:rsidR="00976339" w:rsidRPr="00976339">
        <w:rPr>
          <w:rFonts w:eastAsiaTheme="majorEastAsia"/>
        </w:rPr>
        <w:t>.</w:t>
      </w:r>
      <w:r w:rsidR="00976339" w:rsidRPr="00976339">
        <w:rPr>
          <w:rFonts w:eastAsiaTheme="majorEastAsia"/>
          <w:noProof/>
        </w:rPr>
        <w:t>4</w:t>
      </w:r>
      <w:r w:rsidR="00976339" w:rsidRPr="00976339">
        <w:fldChar w:fldCharType="end"/>
      </w:r>
      <w:r w:rsidRPr="00976339">
        <w:rPr>
          <w:rFonts w:hint="eastAsia"/>
        </w:rPr>
        <w:t>所示）。因</w:t>
      </w:r>
      <w:r>
        <w:rPr>
          <w:rFonts w:hint="eastAsia"/>
        </w:rPr>
        <w:t>此，如何训练越来越深的卷积网络成为了一个研究热点。</w:t>
      </w:r>
    </w:p>
    <w:p w14:paraId="1348C1F9" w14:textId="77777777" w:rsidR="00136C00" w:rsidRDefault="00136C00" w:rsidP="00136C00">
      <w:pPr>
        <w:keepNext/>
        <w:ind w:firstLineChars="200" w:firstLine="480"/>
        <w:jc w:val="center"/>
      </w:pPr>
      <w:r>
        <w:rPr>
          <w:noProof/>
        </w:rPr>
        <w:drawing>
          <wp:inline distT="0" distB="0" distL="0" distR="0" wp14:anchorId="41B0E8A9" wp14:editId="3ADA6679">
            <wp:extent cx="4153535" cy="144589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5"/>
                    <a:stretch>
                      <a:fillRect/>
                    </a:stretch>
                  </pic:blipFill>
                  <pic:spPr>
                    <a:xfrm>
                      <a:off x="0" y="0"/>
                      <a:ext cx="4182305" cy="1455735"/>
                    </a:xfrm>
                    <a:prstGeom prst="rect">
                      <a:avLst/>
                    </a:prstGeom>
                  </pic:spPr>
                </pic:pic>
              </a:graphicData>
            </a:graphic>
          </wp:inline>
        </w:drawing>
      </w:r>
    </w:p>
    <w:p w14:paraId="694616E4" w14:textId="4ABA5181" w:rsidR="00136C00" w:rsidRPr="005E76BD" w:rsidRDefault="00136C00" w:rsidP="00136C00">
      <w:pPr>
        <w:pStyle w:val="a8"/>
        <w:ind w:left="210" w:hanging="210"/>
        <w:jc w:val="center"/>
        <w:rPr>
          <w:rFonts w:ascii="Times New Roman" w:eastAsiaTheme="majorEastAsia" w:hAnsi="Times New Roman"/>
          <w:sz w:val="21"/>
          <w:szCs w:val="21"/>
        </w:rPr>
      </w:pPr>
      <w:bookmarkStart w:id="441" w:name="_Ref100572732"/>
      <w:r w:rsidRPr="005E76BD">
        <w:rPr>
          <w:rFonts w:ascii="Times New Roman" w:eastAsiaTheme="majorEastAsia" w:hAnsi="Times New Roman"/>
          <w:sz w:val="21"/>
          <w:szCs w:val="21"/>
        </w:rPr>
        <w:t>图</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STYLEREF 1 \s </w:instrText>
      </w:r>
      <w:r>
        <w:rPr>
          <w:rFonts w:ascii="Times New Roman" w:eastAsiaTheme="majorEastAsia" w:hAnsi="Times New Roman"/>
          <w:sz w:val="21"/>
          <w:szCs w:val="21"/>
        </w:rPr>
        <w:fldChar w:fldCharType="separate"/>
      </w:r>
      <w:r w:rsidR="00D23AAD">
        <w:rPr>
          <w:rFonts w:ascii="Times New Roman" w:eastAsiaTheme="majorEastAsia" w:hAnsi="Times New Roman"/>
          <w:noProof/>
          <w:sz w:val="21"/>
          <w:szCs w:val="21"/>
        </w:rPr>
        <w:t>1</w:t>
      </w:r>
      <w:r>
        <w:rPr>
          <w:rFonts w:ascii="Times New Roman" w:eastAsiaTheme="majorEastAsia" w:hAnsi="Times New Roman"/>
          <w:sz w:val="21"/>
          <w:szCs w:val="21"/>
        </w:rPr>
        <w:fldChar w:fldCharType="end"/>
      </w:r>
      <w:r>
        <w:rPr>
          <w:rFonts w:ascii="Times New Roman" w:eastAsiaTheme="majorEastAsia" w:hAnsi="Times New Roman"/>
          <w:sz w:val="21"/>
          <w:szCs w:val="21"/>
        </w:rPr>
        <w:t>.</w:t>
      </w:r>
      <w:r>
        <w:rPr>
          <w:rFonts w:ascii="Times New Roman" w:eastAsiaTheme="majorEastAsia" w:hAnsi="Times New Roman"/>
          <w:sz w:val="21"/>
          <w:szCs w:val="21"/>
        </w:rPr>
        <w:fldChar w:fldCharType="begin"/>
      </w:r>
      <w:r>
        <w:rPr>
          <w:rFonts w:ascii="Times New Roman" w:eastAsiaTheme="majorEastAsia" w:hAnsi="Times New Roman"/>
          <w:sz w:val="21"/>
          <w:szCs w:val="21"/>
        </w:rPr>
        <w:instrText xml:space="preserve"> SEQ Figure \* ARABIC \s 1 </w:instrText>
      </w:r>
      <w:r>
        <w:rPr>
          <w:rFonts w:ascii="Times New Roman" w:eastAsiaTheme="majorEastAsia" w:hAnsi="Times New Roman"/>
          <w:sz w:val="21"/>
          <w:szCs w:val="21"/>
        </w:rPr>
        <w:fldChar w:fldCharType="separate"/>
      </w:r>
      <w:r w:rsidR="00D23AAD">
        <w:rPr>
          <w:rFonts w:ascii="Times New Roman" w:eastAsiaTheme="majorEastAsia" w:hAnsi="Times New Roman"/>
          <w:noProof/>
          <w:sz w:val="21"/>
          <w:szCs w:val="21"/>
        </w:rPr>
        <w:t>4</w:t>
      </w:r>
      <w:r>
        <w:rPr>
          <w:rFonts w:ascii="Times New Roman" w:eastAsiaTheme="majorEastAsia" w:hAnsi="Times New Roman"/>
          <w:sz w:val="21"/>
          <w:szCs w:val="21"/>
        </w:rPr>
        <w:fldChar w:fldCharType="end"/>
      </w:r>
      <w:bookmarkEnd w:id="441"/>
      <w:r w:rsidRPr="005E76BD">
        <w:rPr>
          <w:rFonts w:ascii="Times New Roman" w:eastAsiaTheme="majorEastAsia" w:hAnsi="Times New Roman"/>
          <w:sz w:val="21"/>
          <w:szCs w:val="21"/>
        </w:rPr>
        <w:t xml:space="preserve">  </w:t>
      </w:r>
      <w:r w:rsidRPr="005E76BD">
        <w:rPr>
          <w:rFonts w:ascii="Times New Roman" w:eastAsiaTheme="majorEastAsia" w:hAnsi="Times New Roman"/>
          <w:sz w:val="21"/>
          <w:szCs w:val="21"/>
        </w:rPr>
        <w:t>神经网络层数的增加导致</w:t>
      </w:r>
      <w:ins w:id="442" w:author="微软用户" w:date="2022-04-11T21:01:00Z">
        <w:r w:rsidR="00A1464A">
          <w:rPr>
            <w:rFonts w:ascii="Times New Roman" w:eastAsiaTheme="majorEastAsia" w:hAnsi="Times New Roman" w:hint="eastAsia"/>
            <w:sz w:val="21"/>
            <w:szCs w:val="21"/>
          </w:rPr>
          <w:t>模型</w:t>
        </w:r>
        <w:r w:rsidR="00A1464A">
          <w:rPr>
            <w:rFonts w:ascii="Times New Roman" w:eastAsiaTheme="majorEastAsia" w:hAnsi="Times New Roman"/>
            <w:sz w:val="21"/>
            <w:szCs w:val="21"/>
          </w:rPr>
          <w:t>的</w:t>
        </w:r>
      </w:ins>
      <w:r w:rsidRPr="005E76BD">
        <w:rPr>
          <w:rFonts w:ascii="Times New Roman" w:eastAsiaTheme="majorEastAsia" w:hAnsi="Times New Roman"/>
          <w:sz w:val="21"/>
          <w:szCs w:val="21"/>
        </w:rPr>
        <w:t>性能</w:t>
      </w:r>
      <w:del w:id="443" w:author="微软用户" w:date="2022-04-11T21:01:00Z">
        <w:r w:rsidRPr="005E76BD" w:rsidDel="00A1464A">
          <w:rPr>
            <w:rFonts w:ascii="Times New Roman" w:eastAsiaTheme="majorEastAsia" w:hAnsi="Times New Roman"/>
            <w:sz w:val="21"/>
            <w:szCs w:val="21"/>
          </w:rPr>
          <w:delText>的</w:delText>
        </w:r>
      </w:del>
      <w:r w:rsidRPr="005E76BD">
        <w:rPr>
          <w:rFonts w:ascii="Times New Roman" w:eastAsiaTheme="majorEastAsia" w:hAnsi="Times New Roman"/>
          <w:sz w:val="21"/>
          <w:szCs w:val="21"/>
        </w:rPr>
        <w:t>退化</w:t>
      </w:r>
      <w:r w:rsidRPr="003F6EB8">
        <w:rPr>
          <w:rFonts w:ascii="Times New Roman" w:eastAsiaTheme="majorEastAsia" w:hAnsi="Times New Roman"/>
          <w:sz w:val="21"/>
          <w:szCs w:val="21"/>
          <w:vertAlign w:val="superscript"/>
        </w:rPr>
        <w:t>[36]</w:t>
      </w:r>
    </w:p>
    <w:p w14:paraId="40E913D3" w14:textId="388CF1E5" w:rsidR="00136C00" w:rsidRDefault="00136C00" w:rsidP="00136C00">
      <w:pPr>
        <w:ind w:firstLineChars="200" w:firstLine="480"/>
      </w:pPr>
      <w:r>
        <w:rPr>
          <w:rFonts w:hint="eastAsia"/>
        </w:rPr>
        <w:t>H</w:t>
      </w:r>
      <w:r>
        <w:t>e</w:t>
      </w:r>
      <w:r>
        <w:rPr>
          <w:rFonts w:hint="eastAsia"/>
        </w:rPr>
        <w:t>等人</w:t>
      </w:r>
      <w:r>
        <w:rPr>
          <w:rFonts w:hint="eastAsia"/>
          <w:vertAlign w:val="superscript"/>
        </w:rPr>
        <w:t>[</w:t>
      </w:r>
      <w:r>
        <w:rPr>
          <w:vertAlign w:val="superscript"/>
        </w:rPr>
        <w:t>36]</w:t>
      </w:r>
      <w:r w:rsidR="00F000DA">
        <w:rPr>
          <w:rFonts w:hint="eastAsia"/>
        </w:rPr>
        <w:t>提出</w:t>
      </w:r>
      <w:r w:rsidR="0033245B">
        <w:rPr>
          <w:rFonts w:hint="eastAsia"/>
        </w:rPr>
        <w:t>了</w:t>
      </w:r>
      <w:r>
        <w:rPr>
          <w:rFonts w:hint="eastAsia"/>
        </w:rPr>
        <w:t>深度残差网络来解决性能退化问题。残差模型不是期望每个网络层直接适配所需的底层映射，而是明确地让这些层去适配残差映射。记所需的底层</w:t>
      </w:r>
      <w:r>
        <w:rPr>
          <w:rFonts w:hint="eastAsia"/>
        </w:rPr>
        <w:lastRenderedPageBreak/>
        <w:t>映射为</w:t>
      </w:r>
      <w:r>
        <w:rPr>
          <w:rFonts w:hint="eastAsia"/>
          <w:position w:val="-10"/>
        </w:rPr>
        <w:object w:dxaOrig="583" w:dyaOrig="317" w14:anchorId="5B2090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pt;height:18pt" o:ole="">
            <v:imagedata r:id="rId26" o:title=""/>
          </v:shape>
          <o:OLEObject Type="Embed" ProgID="Equation.3" ShapeID="_x0000_i1025" DrawAspect="Content" ObjectID="_1711303283" r:id="rId27"/>
        </w:object>
      </w:r>
      <w:r>
        <w:rPr>
          <w:rFonts w:hint="eastAsia"/>
        </w:rPr>
        <w:t>，残差模型让堆叠的非线性层拟合另一个映射</w:t>
      </w:r>
      <w:r>
        <w:rPr>
          <w:rFonts w:hint="eastAsia"/>
          <w:position w:val="-10"/>
        </w:rPr>
        <w:object w:dxaOrig="1663" w:dyaOrig="317" w14:anchorId="0B6678E0">
          <v:shape id="_x0000_i1026" type="#_x0000_t75" style="width:84pt;height:18pt" o:ole="">
            <v:imagedata r:id="rId28" o:title=""/>
          </v:shape>
          <o:OLEObject Type="Embed" ProgID="Equation.3" ShapeID="_x0000_i1026" DrawAspect="Content" ObjectID="_1711303284" r:id="rId29"/>
        </w:object>
      </w:r>
      <w:r>
        <w:rPr>
          <w:rFonts w:hint="eastAsia"/>
        </w:rPr>
        <w:t>。原始映射因此表示为</w:t>
      </w:r>
      <w:r>
        <w:rPr>
          <w:rFonts w:hint="eastAsia"/>
          <w:position w:val="-10"/>
        </w:rPr>
        <w:object w:dxaOrig="883" w:dyaOrig="317" w14:anchorId="7537E9BC">
          <v:shape id="_x0000_i1027" type="#_x0000_t75" style="width:42pt;height:18pt" o:ole="">
            <v:imagedata r:id="rId30" o:title=""/>
          </v:shape>
          <o:OLEObject Type="Embed" ProgID="Equation.3" ShapeID="_x0000_i1027" DrawAspect="Content" ObjectID="_1711303285" r:id="rId31"/>
        </w:object>
      </w:r>
      <w:r>
        <w:rPr>
          <w:rFonts w:hint="eastAsia"/>
        </w:rPr>
        <w:t>。假设优化残差映射比优化原始映射容易。在极端情况下，如果恒等映射是最优的，则将残差设为零要比通过一系列非线性层拟合恒等映射更容易。</w:t>
      </w:r>
    </w:p>
    <w:p w14:paraId="48AA6E2D" w14:textId="77777777" w:rsidR="00136C00" w:rsidRDefault="00136C00" w:rsidP="00136C00">
      <w:pPr>
        <w:ind w:firstLineChars="200" w:firstLine="480"/>
      </w:pPr>
      <w:r>
        <w:rPr>
          <w:rFonts w:hint="eastAsia"/>
        </w:rPr>
        <w:t>如图</w:t>
      </w:r>
      <w:r>
        <w:rPr>
          <w:rFonts w:hint="eastAsia"/>
        </w:rPr>
        <w:t>2.2</w:t>
      </w:r>
      <w:r>
        <w:rPr>
          <w:rFonts w:hint="eastAsia"/>
        </w:rPr>
        <w:t>所示，</w:t>
      </w:r>
      <w:r>
        <w:rPr>
          <w:rFonts w:hint="eastAsia"/>
          <w:position w:val="-10"/>
        </w:rPr>
        <w:object w:dxaOrig="883" w:dyaOrig="317" w14:anchorId="7D0ED29F">
          <v:shape id="_x0000_i1028" type="#_x0000_t75" style="width:42pt;height:18pt" o:ole="">
            <v:imagedata r:id="rId30" o:title=""/>
          </v:shape>
          <o:OLEObject Type="Embed" ProgID="Equation.3" ShapeID="_x0000_i1028" DrawAspect="Content" ObjectID="_1711303286" r:id="rId32"/>
        </w:object>
      </w:r>
      <w:r>
        <w:rPr>
          <w:rFonts w:hint="eastAsia"/>
        </w:rPr>
        <w:t>可以通过具有“快捷连接”的前馈神经网络来实现。快捷连接是指跳过一层或多层的连接。在残差网络中，快捷连接只是简单地执行恒等映射，它们的输出被添加到堆叠层的输出中。恒等快捷连接既不增加额外的参数，也不增加计算复杂性。</w:t>
      </w:r>
    </w:p>
    <w:p w14:paraId="4D519D19" w14:textId="77777777" w:rsidR="00136C00" w:rsidRDefault="00136C00" w:rsidP="00136C00">
      <w:pPr>
        <w:keepNext/>
        <w:ind w:firstLineChars="200" w:firstLine="480"/>
        <w:jc w:val="center"/>
      </w:pPr>
      <w:r>
        <w:rPr>
          <w:noProof/>
        </w:rPr>
        <w:drawing>
          <wp:inline distT="0" distB="0" distL="0" distR="0" wp14:anchorId="679A09F2" wp14:editId="1B7C6886">
            <wp:extent cx="2912110" cy="16764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3"/>
                    <a:stretch>
                      <a:fillRect/>
                    </a:stretch>
                  </pic:blipFill>
                  <pic:spPr>
                    <a:xfrm>
                      <a:off x="0" y="0"/>
                      <a:ext cx="2947030" cy="1696463"/>
                    </a:xfrm>
                    <a:prstGeom prst="rect">
                      <a:avLst/>
                    </a:prstGeom>
                  </pic:spPr>
                </pic:pic>
              </a:graphicData>
            </a:graphic>
          </wp:inline>
        </w:drawing>
      </w:r>
    </w:p>
    <w:p w14:paraId="4F049F5F" w14:textId="7FD4DE40" w:rsidR="00136C00" w:rsidRPr="00DE5D49" w:rsidRDefault="00136C00" w:rsidP="00136C00">
      <w:pPr>
        <w:pStyle w:val="a8"/>
        <w:ind w:left="210" w:hanging="210"/>
        <w:jc w:val="center"/>
        <w:rPr>
          <w:rFonts w:ascii="Times New Roman" w:eastAsiaTheme="minorEastAsia" w:hAnsi="Times New Roman"/>
          <w:sz w:val="21"/>
          <w:szCs w:val="21"/>
        </w:rPr>
      </w:pPr>
      <w:r w:rsidRPr="00DE5D49">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F57DCC">
        <w:rPr>
          <w:rFonts w:ascii="Times New Roman" w:eastAsiaTheme="minorEastAsia" w:hAnsi="Times New Roman"/>
          <w:noProof/>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F57DCC">
        <w:rPr>
          <w:rFonts w:ascii="Times New Roman" w:eastAsiaTheme="minorEastAsia" w:hAnsi="Times New Roman"/>
          <w:noProof/>
          <w:sz w:val="21"/>
          <w:szCs w:val="21"/>
        </w:rPr>
        <w:t>5</w:t>
      </w:r>
      <w:r>
        <w:rPr>
          <w:rFonts w:ascii="Times New Roman" w:eastAsiaTheme="minorEastAsia" w:hAnsi="Times New Roman"/>
          <w:sz w:val="21"/>
          <w:szCs w:val="21"/>
        </w:rPr>
        <w:fldChar w:fldCharType="end"/>
      </w:r>
      <w:r w:rsidRPr="00DE5D49">
        <w:rPr>
          <w:rFonts w:ascii="Times New Roman" w:eastAsiaTheme="minorEastAsia" w:hAnsi="Times New Roman"/>
          <w:sz w:val="21"/>
          <w:szCs w:val="21"/>
        </w:rPr>
        <w:t xml:space="preserve">  </w:t>
      </w:r>
      <w:r w:rsidRPr="00DE5D49">
        <w:rPr>
          <w:rFonts w:ascii="Times New Roman" w:eastAsiaTheme="minorEastAsia" w:hAnsi="Times New Roman"/>
          <w:sz w:val="21"/>
          <w:szCs w:val="21"/>
        </w:rPr>
        <w:t>残差块的结构</w:t>
      </w:r>
      <w:r w:rsidRPr="000570D9">
        <w:rPr>
          <w:rFonts w:ascii="Times New Roman" w:eastAsiaTheme="minorEastAsia" w:hAnsi="Times New Roman"/>
          <w:sz w:val="21"/>
          <w:szCs w:val="21"/>
          <w:vertAlign w:val="superscript"/>
        </w:rPr>
        <w:t>[36]</w:t>
      </w:r>
    </w:p>
    <w:p w14:paraId="7F62F0CD" w14:textId="77777777" w:rsidR="00136C00" w:rsidRDefault="00136C00" w:rsidP="00136C00">
      <w:pPr>
        <w:ind w:firstLine="480"/>
      </w:pPr>
      <w:r>
        <w:rPr>
          <w:rFonts w:hint="eastAsia"/>
        </w:rPr>
        <w:t>（</w:t>
      </w:r>
      <w:r>
        <w:rPr>
          <w:rFonts w:hint="eastAsia"/>
        </w:rPr>
        <w:t>2</w:t>
      </w:r>
      <w:r>
        <w:rPr>
          <w:rFonts w:hint="eastAsia"/>
        </w:rPr>
        <w:t>）宽残差网络模型</w:t>
      </w:r>
    </w:p>
    <w:p w14:paraId="15261E65" w14:textId="78E9FC80" w:rsidR="00136C00" w:rsidRDefault="00136C00" w:rsidP="00136C00">
      <w:pPr>
        <w:ind w:firstLineChars="200" w:firstLine="480"/>
      </w:pPr>
      <w:r>
        <w:t>深度残差神经网络被证明能够扩展到数千层并且仍然具有改进性能的空间。然而，每提高百分之一的准确率都会增加几乎一倍的层数，因此训练非常深的残差神经网络存在减少特征重用的问题，这使得这些神经网络的训练速度非常慢。为了解决这些问题，宽残差神经网络</w:t>
      </w:r>
      <w:r>
        <w:rPr>
          <w:vertAlign w:val="superscript"/>
        </w:rPr>
        <w:t>[37]</w:t>
      </w:r>
      <w:r>
        <w:t>在残差神经网络块的架构的基础上，使用了一种减少深度和增加残差神经网络宽度的新架构。实验证实即使是一个简单的</w:t>
      </w:r>
      <w:r>
        <w:t xml:space="preserve"> 16 </w:t>
      </w:r>
      <w:r>
        <w:t>层的宽残差神经网络在准确性和效率上也优于所有以前的残差神经网络在多个数据集上的结果。</w:t>
      </w:r>
    </w:p>
    <w:p w14:paraId="34FFBA91" w14:textId="08C64928" w:rsidR="00AC69D4" w:rsidRDefault="00AC69D4" w:rsidP="00100A77">
      <w:pPr>
        <w:ind w:firstLine="480"/>
      </w:pPr>
      <w:r>
        <w:rPr>
          <w:rFonts w:hint="eastAsia"/>
        </w:rPr>
        <w:t>宽残差网络的结构</w:t>
      </w:r>
      <w:r w:rsidRPr="009349AD">
        <w:rPr>
          <w:rFonts w:hint="eastAsia"/>
        </w:rPr>
        <w:t>如</w:t>
      </w:r>
      <w:r w:rsidR="009349AD" w:rsidRPr="009349AD">
        <w:fldChar w:fldCharType="begin"/>
      </w:r>
      <w:r w:rsidR="009349AD" w:rsidRPr="009349AD">
        <w:instrText xml:space="preserve"> </w:instrText>
      </w:r>
      <w:r w:rsidR="009349AD" w:rsidRPr="009349AD">
        <w:rPr>
          <w:rFonts w:hint="eastAsia"/>
        </w:rPr>
        <w:instrText>REF _Ref100572872 \h</w:instrText>
      </w:r>
      <w:r w:rsidR="009349AD" w:rsidRPr="009349AD">
        <w:instrText xml:space="preserve"> </w:instrText>
      </w:r>
      <w:r w:rsidR="009349AD">
        <w:instrText xml:space="preserve"> \* MERGEFORMAT </w:instrText>
      </w:r>
      <w:r w:rsidR="009349AD" w:rsidRPr="009349AD">
        <w:fldChar w:fldCharType="separate"/>
      </w:r>
      <w:r w:rsidR="009349AD" w:rsidRPr="009349AD">
        <w:rPr>
          <w:rFonts w:eastAsiaTheme="minorEastAsia"/>
        </w:rPr>
        <w:t>图</w:t>
      </w:r>
      <w:r w:rsidR="009349AD" w:rsidRPr="009349AD">
        <w:rPr>
          <w:rFonts w:eastAsiaTheme="minorEastAsia"/>
          <w:noProof/>
        </w:rPr>
        <w:t>1</w:t>
      </w:r>
      <w:r w:rsidR="009349AD" w:rsidRPr="009349AD">
        <w:rPr>
          <w:rFonts w:eastAsiaTheme="minorEastAsia"/>
        </w:rPr>
        <w:t>.</w:t>
      </w:r>
      <w:r w:rsidR="009349AD" w:rsidRPr="009349AD">
        <w:rPr>
          <w:rFonts w:eastAsiaTheme="minorEastAsia"/>
          <w:noProof/>
        </w:rPr>
        <w:t>6</w:t>
      </w:r>
      <w:r w:rsidR="009349AD" w:rsidRPr="009349AD">
        <w:fldChar w:fldCharType="end"/>
      </w:r>
      <w:r w:rsidRPr="009349AD">
        <w:rPr>
          <w:rFonts w:hint="eastAsia"/>
        </w:rPr>
        <w:t>所示</w:t>
      </w:r>
      <w:r>
        <w:rPr>
          <w:rFonts w:hint="eastAsia"/>
        </w:rPr>
        <w:t>。神经网络的宽度由因子</w:t>
      </w:r>
      <m:oMath>
        <m:r>
          <w:rPr>
            <w:rFonts w:ascii="Cambria Math"/>
          </w:rPr>
          <m:t>k</m:t>
        </m:r>
      </m:oMath>
      <w:r>
        <w:rPr>
          <w:rFonts w:hint="eastAsia"/>
        </w:rPr>
        <w:t>决定。原始残差网络的宽度默认为</w:t>
      </w:r>
      <w:r>
        <w:rPr>
          <w:rFonts w:hint="eastAsia"/>
        </w:rPr>
        <w:t>1</w:t>
      </w:r>
      <w:r>
        <w:rPr>
          <w:rFonts w:hint="eastAsia"/>
        </w:rPr>
        <w:t>。方括号中的内容代表一组又一组的卷积结构，乘数</w:t>
      </w:r>
      <m:oMath>
        <m:r>
          <w:rPr>
            <w:rFonts w:ascii="Cambria Math"/>
          </w:rPr>
          <m:t>N</m:t>
        </m:r>
      </m:oMath>
      <w:r>
        <w:rPr>
          <w:rFonts w:hint="eastAsia"/>
        </w:rPr>
        <w:t>代表一组中块的个数。为了表示方便最终的分类层被省略。</w:t>
      </w:r>
    </w:p>
    <w:p w14:paraId="7268B9B1" w14:textId="77777777" w:rsidR="00136C00" w:rsidRDefault="00136C00" w:rsidP="00136C00">
      <w:pPr>
        <w:keepNext/>
        <w:ind w:firstLineChars="200" w:firstLine="480"/>
        <w:jc w:val="center"/>
      </w:pPr>
      <w:r>
        <w:rPr>
          <w:noProof/>
        </w:rPr>
        <w:lastRenderedPageBreak/>
        <w:drawing>
          <wp:inline distT="0" distB="0" distL="0" distR="0" wp14:anchorId="0EC2ADD5" wp14:editId="102201C5">
            <wp:extent cx="3151847" cy="1744542"/>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4"/>
                    <a:stretch>
                      <a:fillRect/>
                    </a:stretch>
                  </pic:blipFill>
                  <pic:spPr>
                    <a:xfrm>
                      <a:off x="0" y="0"/>
                      <a:ext cx="3179536" cy="1759868"/>
                    </a:xfrm>
                    <a:prstGeom prst="rect">
                      <a:avLst/>
                    </a:prstGeom>
                  </pic:spPr>
                </pic:pic>
              </a:graphicData>
            </a:graphic>
          </wp:inline>
        </w:drawing>
      </w:r>
    </w:p>
    <w:p w14:paraId="36A8B390" w14:textId="4DBF5725" w:rsidR="00136C00" w:rsidRPr="006C6CE1" w:rsidRDefault="00136C00" w:rsidP="00136C00">
      <w:pPr>
        <w:pStyle w:val="a8"/>
        <w:ind w:left="210" w:hanging="210"/>
        <w:jc w:val="center"/>
        <w:rPr>
          <w:rFonts w:ascii="Times New Roman" w:eastAsiaTheme="minorEastAsia" w:hAnsi="Times New Roman"/>
          <w:sz w:val="21"/>
          <w:szCs w:val="21"/>
        </w:rPr>
      </w:pPr>
      <w:bookmarkStart w:id="444" w:name="_Ref100572872"/>
      <w:r w:rsidRPr="006C6CE1">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565352">
        <w:rPr>
          <w:rFonts w:ascii="Times New Roman" w:eastAsiaTheme="minorEastAsia" w:hAnsi="Times New Roman"/>
          <w:noProof/>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565352">
        <w:rPr>
          <w:rFonts w:ascii="Times New Roman" w:eastAsiaTheme="minorEastAsia" w:hAnsi="Times New Roman"/>
          <w:noProof/>
          <w:sz w:val="21"/>
          <w:szCs w:val="21"/>
        </w:rPr>
        <w:t>6</w:t>
      </w:r>
      <w:r>
        <w:rPr>
          <w:rFonts w:ascii="Times New Roman" w:eastAsiaTheme="minorEastAsia" w:hAnsi="Times New Roman"/>
          <w:sz w:val="21"/>
          <w:szCs w:val="21"/>
        </w:rPr>
        <w:fldChar w:fldCharType="end"/>
      </w:r>
      <w:bookmarkEnd w:id="444"/>
      <w:r w:rsidRPr="006C6CE1">
        <w:rPr>
          <w:rFonts w:ascii="Times New Roman" w:eastAsiaTheme="minorEastAsia" w:hAnsi="Times New Roman"/>
          <w:sz w:val="21"/>
          <w:szCs w:val="21"/>
        </w:rPr>
        <w:t xml:space="preserve">  </w:t>
      </w:r>
      <w:r w:rsidRPr="006C6CE1">
        <w:rPr>
          <w:rFonts w:ascii="Times New Roman" w:eastAsiaTheme="minorEastAsia" w:hAnsi="Times New Roman"/>
          <w:sz w:val="21"/>
          <w:szCs w:val="21"/>
        </w:rPr>
        <w:t>宽残差网络的结构</w:t>
      </w:r>
      <w:r w:rsidRPr="00C75CC9">
        <w:rPr>
          <w:rFonts w:ascii="Times New Roman" w:eastAsiaTheme="minorEastAsia" w:hAnsi="Times New Roman"/>
          <w:sz w:val="21"/>
          <w:szCs w:val="21"/>
          <w:vertAlign w:val="superscript"/>
        </w:rPr>
        <w:t>[37]</w:t>
      </w:r>
    </w:p>
    <w:p w14:paraId="00FD6353" w14:textId="4BE99CA6" w:rsidR="00136C00" w:rsidRDefault="00136C00" w:rsidP="00136C00">
      <w:pPr>
        <w:ind w:firstLine="480"/>
      </w:pPr>
      <w:r>
        <w:rPr>
          <w:rFonts w:hint="eastAsia"/>
        </w:rPr>
        <w:t>（</w:t>
      </w:r>
      <w:r>
        <w:rPr>
          <w:rFonts w:hint="eastAsia"/>
        </w:rPr>
        <w:t>3</w:t>
      </w:r>
      <w:r>
        <w:rPr>
          <w:rFonts w:hint="eastAsia"/>
        </w:rPr>
        <w:t>）残差密集网络</w:t>
      </w:r>
    </w:p>
    <w:p w14:paraId="13D8099F" w14:textId="77777777" w:rsidR="00136C00" w:rsidRDefault="00136C00" w:rsidP="00136C00">
      <w:pPr>
        <w:ind w:firstLineChars="200" w:firstLine="480"/>
      </w:pPr>
      <w:r>
        <w:rPr>
          <w:rFonts w:hint="eastAsia"/>
        </w:rPr>
        <w:t>研究表明，如果卷积网络在靠近输入的层和靠近输出的层之间包含较短的连接，则它们可以更有效地训练。</w:t>
      </w:r>
      <w:r>
        <w:rPr>
          <w:rFonts w:hint="eastAsia"/>
        </w:rPr>
        <w:t>H</w:t>
      </w:r>
      <w:r>
        <w:t>uang</w:t>
      </w:r>
      <w:r>
        <w:rPr>
          <w:rFonts w:hint="eastAsia"/>
        </w:rPr>
        <w:t>等人</w:t>
      </w:r>
      <w:r>
        <w:rPr>
          <w:rFonts w:hint="eastAsia"/>
          <w:vertAlign w:val="superscript"/>
        </w:rPr>
        <w:t>[</w:t>
      </w:r>
      <w:r>
        <w:rPr>
          <w:vertAlign w:val="superscript"/>
        </w:rPr>
        <w:t>38]</w:t>
      </w:r>
      <w:r>
        <w:rPr>
          <w:rFonts w:hint="eastAsia"/>
        </w:rPr>
        <w:t>根据这一观察提出残差密集卷积网络（</w:t>
      </w:r>
      <w:r>
        <w:rPr>
          <w:rFonts w:hint="eastAsia"/>
        </w:rPr>
        <w:t>DenseNet</w:t>
      </w:r>
      <w:r>
        <w:rPr>
          <w:rFonts w:hint="eastAsia"/>
        </w:rPr>
        <w:t>），它以前馈方式将每一层连接到其他每一层。对于每一层，所有前面层的特征图都被用作输入，它自己的特征图被用作所有后续层的输入。残差密集网络缓解了梯度消失问题，加强了特征传播，加强特征重用，并大大减少了参数的数量。</w:t>
      </w:r>
    </w:p>
    <w:p w14:paraId="61F5E184" w14:textId="479931E3" w:rsidR="00136C00" w:rsidRDefault="00136C00" w:rsidP="00136C00">
      <w:pPr>
        <w:ind w:firstLineChars="200" w:firstLine="480"/>
      </w:pPr>
      <w:r>
        <w:rPr>
          <w:rFonts w:hint="eastAsia"/>
        </w:rPr>
        <w:t>残差密集网络为了确保网络中各层之间的最大信息流，将所有层直接相互连接。残差密集网络为了保持前馈特性，每一层都从所有前面的</w:t>
      </w:r>
      <w:proofErr w:type="gramStart"/>
      <w:r>
        <w:rPr>
          <w:rFonts w:hint="eastAsia"/>
        </w:rPr>
        <w:t>层获得</w:t>
      </w:r>
      <w:proofErr w:type="gramEnd"/>
      <w:r>
        <w:rPr>
          <w:rFonts w:hint="eastAsia"/>
        </w:rPr>
        <w:t>额外的输入，并将其自己的特征图传递给所有后续层，这种</w:t>
      </w:r>
      <w:r w:rsidRPr="009831BB">
        <w:rPr>
          <w:rFonts w:hint="eastAsia"/>
        </w:rPr>
        <w:t>结构如</w:t>
      </w:r>
      <w:r w:rsidR="00D3400A" w:rsidRPr="009831BB">
        <w:fldChar w:fldCharType="begin"/>
      </w:r>
      <w:r w:rsidR="00D3400A" w:rsidRPr="009831BB">
        <w:instrText xml:space="preserve"> </w:instrText>
      </w:r>
      <w:r w:rsidR="00D3400A" w:rsidRPr="009831BB">
        <w:rPr>
          <w:rFonts w:hint="eastAsia"/>
        </w:rPr>
        <w:instrText>REF _Ref100572896 \h</w:instrText>
      </w:r>
      <w:r w:rsidR="00D3400A" w:rsidRPr="009831BB">
        <w:instrText xml:space="preserve"> </w:instrText>
      </w:r>
      <w:r w:rsidR="009831BB">
        <w:instrText xml:space="preserve"> \* MERGEFORMAT </w:instrText>
      </w:r>
      <w:r w:rsidR="00D3400A" w:rsidRPr="009831BB">
        <w:fldChar w:fldCharType="separate"/>
      </w:r>
      <w:r w:rsidR="00D3400A" w:rsidRPr="009831BB">
        <w:rPr>
          <w:rFonts w:eastAsiaTheme="minorEastAsia"/>
        </w:rPr>
        <w:t>图</w:t>
      </w:r>
      <w:r w:rsidR="00D3400A" w:rsidRPr="009831BB">
        <w:rPr>
          <w:rFonts w:eastAsiaTheme="minorEastAsia"/>
          <w:noProof/>
        </w:rPr>
        <w:t>1</w:t>
      </w:r>
      <w:r w:rsidR="00D3400A" w:rsidRPr="009831BB">
        <w:rPr>
          <w:rFonts w:eastAsiaTheme="minorEastAsia"/>
        </w:rPr>
        <w:t>.</w:t>
      </w:r>
      <w:r w:rsidR="00D3400A" w:rsidRPr="009831BB">
        <w:rPr>
          <w:rFonts w:eastAsiaTheme="minorEastAsia"/>
          <w:noProof/>
        </w:rPr>
        <w:t>7</w:t>
      </w:r>
      <w:r w:rsidR="00D3400A" w:rsidRPr="009831BB">
        <w:fldChar w:fldCharType="end"/>
      </w:r>
      <w:r w:rsidRPr="009831BB">
        <w:rPr>
          <w:rFonts w:hint="eastAsia"/>
        </w:rPr>
        <w:t>所示</w:t>
      </w:r>
      <w:r>
        <w:rPr>
          <w:rFonts w:hint="eastAsia"/>
        </w:rPr>
        <w:t>。和残差网络不同的是，残差密集网络在将特征传递到层之前不是通过求和来组合特征，而是通过连接来组合特征。因此，某一层的输入由所有先前卷积块的特征图组成。</w:t>
      </w:r>
      <w:r>
        <w:t xml:space="preserve"> </w:t>
      </w:r>
    </w:p>
    <w:p w14:paraId="30D9789B" w14:textId="77777777" w:rsidR="00136C00" w:rsidRDefault="00136C00" w:rsidP="00136C00">
      <w:pPr>
        <w:keepNext/>
        <w:ind w:firstLineChars="200" w:firstLine="480"/>
        <w:jc w:val="center"/>
      </w:pPr>
      <w:r>
        <w:rPr>
          <w:noProof/>
        </w:rPr>
        <w:drawing>
          <wp:inline distT="0" distB="0" distL="0" distR="0" wp14:anchorId="7BC910FB" wp14:editId="0B473DD8">
            <wp:extent cx="3296208" cy="2362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5"/>
                    <a:stretch>
                      <a:fillRect/>
                    </a:stretch>
                  </pic:blipFill>
                  <pic:spPr>
                    <a:xfrm>
                      <a:off x="0" y="0"/>
                      <a:ext cx="3345649" cy="2397632"/>
                    </a:xfrm>
                    <a:prstGeom prst="rect">
                      <a:avLst/>
                    </a:prstGeom>
                  </pic:spPr>
                </pic:pic>
              </a:graphicData>
            </a:graphic>
          </wp:inline>
        </w:drawing>
      </w:r>
    </w:p>
    <w:p w14:paraId="4A36E8B9" w14:textId="007575C2" w:rsidR="00136C00" w:rsidRPr="00136C00" w:rsidRDefault="00136C00" w:rsidP="005F1D36">
      <w:pPr>
        <w:pStyle w:val="a8"/>
        <w:ind w:left="210" w:hanging="210"/>
        <w:jc w:val="center"/>
      </w:pPr>
      <w:bookmarkStart w:id="445" w:name="_Ref100572896"/>
      <w:r w:rsidRPr="009979E6">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0F2373">
        <w:rPr>
          <w:rFonts w:ascii="Times New Roman" w:eastAsiaTheme="minorEastAsia" w:hAnsi="Times New Roman"/>
          <w:noProof/>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0F2373">
        <w:rPr>
          <w:rFonts w:ascii="Times New Roman" w:eastAsiaTheme="minorEastAsia" w:hAnsi="Times New Roman"/>
          <w:noProof/>
          <w:sz w:val="21"/>
          <w:szCs w:val="21"/>
        </w:rPr>
        <w:t>7</w:t>
      </w:r>
      <w:r>
        <w:rPr>
          <w:rFonts w:ascii="Times New Roman" w:eastAsiaTheme="minorEastAsia" w:hAnsi="Times New Roman"/>
          <w:sz w:val="21"/>
          <w:szCs w:val="21"/>
        </w:rPr>
        <w:fldChar w:fldCharType="end"/>
      </w:r>
      <w:bookmarkEnd w:id="445"/>
      <w:r w:rsidRPr="009979E6">
        <w:rPr>
          <w:rFonts w:ascii="Times New Roman" w:eastAsiaTheme="minorEastAsia" w:hAnsi="Times New Roman"/>
          <w:sz w:val="21"/>
          <w:szCs w:val="21"/>
        </w:rPr>
        <w:t xml:space="preserve">  </w:t>
      </w:r>
      <w:r w:rsidRPr="009979E6">
        <w:rPr>
          <w:rFonts w:ascii="Times New Roman" w:eastAsiaTheme="minorEastAsia" w:hAnsi="Times New Roman"/>
          <w:sz w:val="21"/>
          <w:szCs w:val="21"/>
        </w:rPr>
        <w:t>残差密集网络示意图</w:t>
      </w:r>
      <w:r w:rsidRPr="00863081">
        <w:rPr>
          <w:rFonts w:ascii="Times New Roman" w:eastAsiaTheme="minorEastAsia" w:hAnsi="Times New Roman"/>
          <w:sz w:val="21"/>
          <w:szCs w:val="21"/>
          <w:vertAlign w:val="superscript"/>
        </w:rPr>
        <w:t>[38]</w:t>
      </w:r>
    </w:p>
    <w:p w14:paraId="1642A298" w14:textId="77777777" w:rsidR="009F151B" w:rsidRDefault="00A24E16">
      <w:pPr>
        <w:pStyle w:val="2"/>
      </w:pPr>
      <w:bookmarkStart w:id="446" w:name="_Toc100573196"/>
      <w:bookmarkEnd w:id="424"/>
      <w:bookmarkEnd w:id="425"/>
      <w:bookmarkEnd w:id="426"/>
      <w:bookmarkEnd w:id="427"/>
      <w:bookmarkEnd w:id="428"/>
      <w:bookmarkEnd w:id="429"/>
      <w:bookmarkEnd w:id="430"/>
      <w:bookmarkEnd w:id="431"/>
      <w:bookmarkEnd w:id="432"/>
      <w:r>
        <w:rPr>
          <w:rFonts w:hint="eastAsia"/>
        </w:rPr>
        <w:lastRenderedPageBreak/>
        <w:t>论文主要内容</w:t>
      </w:r>
      <w:bookmarkEnd w:id="446"/>
    </w:p>
    <w:p w14:paraId="354B5727" w14:textId="2A8FF0AA" w:rsidR="003B6A0A" w:rsidRDefault="0001260B" w:rsidP="003B6A0A">
      <w:pPr>
        <w:ind w:firstLineChars="200" w:firstLine="480"/>
      </w:pPr>
      <w:bookmarkStart w:id="447" w:name="_Toc46962956"/>
      <w:bookmarkStart w:id="448" w:name="_Toc57978737"/>
      <w:bookmarkStart w:id="449" w:name="_Toc57189227"/>
      <w:bookmarkEnd w:id="416"/>
      <w:bookmarkEnd w:id="417"/>
      <w:bookmarkEnd w:id="418"/>
      <w:bookmarkEnd w:id="419"/>
      <w:bookmarkEnd w:id="420"/>
      <w:r>
        <w:rPr>
          <w:rFonts w:hint="eastAsia"/>
        </w:rPr>
        <w:t>基于</w:t>
      </w:r>
      <w:r w:rsidR="00791A6C">
        <w:rPr>
          <w:rFonts w:hint="eastAsia"/>
        </w:rPr>
        <w:t>特征</w:t>
      </w:r>
      <w:r w:rsidR="00B558DA">
        <w:rPr>
          <w:rFonts w:hint="eastAsia"/>
        </w:rPr>
        <w:t>的</w:t>
      </w:r>
      <w:r w:rsidR="004C0FD6">
        <w:rPr>
          <w:rFonts w:hint="eastAsia"/>
        </w:rPr>
        <w:t>自知识</w:t>
      </w:r>
      <w:r w:rsidR="00E15136">
        <w:rPr>
          <w:rFonts w:hint="eastAsia"/>
        </w:rPr>
        <w:t>蒸馏</w:t>
      </w:r>
      <w:r w:rsidR="004C0FD6">
        <w:rPr>
          <w:rFonts w:hint="eastAsia"/>
        </w:rPr>
        <w:t>模型</w:t>
      </w:r>
      <w:r w:rsidR="003B6A0A">
        <w:t>把神经网络</w:t>
      </w:r>
      <w:r w:rsidR="003B6A0A">
        <w:rPr>
          <w:rFonts w:hint="eastAsia"/>
        </w:rPr>
        <w:t>的</w:t>
      </w:r>
      <w:r w:rsidR="003B6A0A">
        <w:t>深层</w:t>
      </w:r>
      <w:r w:rsidR="003B6A0A">
        <w:rPr>
          <w:rFonts w:hint="eastAsia"/>
        </w:rPr>
        <w:t>块</w:t>
      </w:r>
      <w:r w:rsidR="003B6A0A">
        <w:t>视为教师模型，把神经网络</w:t>
      </w:r>
      <w:r w:rsidR="003B6A0A">
        <w:rPr>
          <w:rFonts w:hint="eastAsia"/>
        </w:rPr>
        <w:t>的</w:t>
      </w:r>
      <w:r w:rsidR="003B6A0A">
        <w:t>浅层</w:t>
      </w:r>
      <w:r w:rsidR="003B6A0A">
        <w:rPr>
          <w:rFonts w:hint="eastAsia"/>
        </w:rPr>
        <w:t>块</w:t>
      </w:r>
      <w:r w:rsidR="003B6A0A">
        <w:t>视为学生模型，用神经网络深层</w:t>
      </w:r>
      <w:r w:rsidR="003B6A0A">
        <w:rPr>
          <w:rFonts w:hint="eastAsia"/>
        </w:rPr>
        <w:t>块</w:t>
      </w:r>
      <w:r w:rsidR="003B6A0A">
        <w:t>的信息来训练神经网络</w:t>
      </w:r>
      <w:r w:rsidR="003B6A0A">
        <w:rPr>
          <w:rFonts w:hint="eastAsia"/>
        </w:rPr>
        <w:t>的</w:t>
      </w:r>
      <w:r w:rsidR="003B6A0A">
        <w:t>浅层</w:t>
      </w:r>
      <w:r w:rsidR="003B6A0A">
        <w:rPr>
          <w:rFonts w:hint="eastAsia"/>
        </w:rPr>
        <w:t>块</w:t>
      </w:r>
      <w:r w:rsidR="003B6A0A">
        <w:t>。然而，</w:t>
      </w:r>
      <w:r w:rsidR="00DA4C64">
        <w:rPr>
          <w:rFonts w:hint="eastAsia"/>
        </w:rPr>
        <w:t>现有的</w:t>
      </w:r>
      <w:r w:rsidR="003A072A">
        <w:rPr>
          <w:rFonts w:hint="eastAsia"/>
        </w:rPr>
        <w:t>基于</w:t>
      </w:r>
      <w:r w:rsidR="005247C1">
        <w:rPr>
          <w:rFonts w:hint="eastAsia"/>
        </w:rPr>
        <w:t>特征</w:t>
      </w:r>
      <w:r w:rsidR="003A072A">
        <w:rPr>
          <w:rFonts w:hint="eastAsia"/>
        </w:rPr>
        <w:t>的</w:t>
      </w:r>
      <w:r w:rsidR="002A2B86">
        <w:rPr>
          <w:rFonts w:hint="eastAsia"/>
        </w:rPr>
        <w:t>自知识蒸馏模型</w:t>
      </w:r>
      <w:r w:rsidR="003B6A0A">
        <w:t>将</w:t>
      </w:r>
      <w:r w:rsidR="003B6A0A">
        <w:rPr>
          <w:rFonts w:hint="eastAsia"/>
        </w:rPr>
        <w:t>作为</w:t>
      </w:r>
      <w:r w:rsidR="003B6A0A">
        <w:t>学生</w:t>
      </w:r>
      <w:r w:rsidR="000A7599">
        <w:rPr>
          <w:rFonts w:hint="eastAsia"/>
        </w:rPr>
        <w:t>模型</w:t>
      </w:r>
      <w:r w:rsidR="003B6A0A">
        <w:rPr>
          <w:rFonts w:hint="eastAsia"/>
        </w:rPr>
        <w:t>的</w:t>
      </w:r>
      <w:r w:rsidR="000B5EB9">
        <w:rPr>
          <w:rFonts w:hint="eastAsia"/>
        </w:rPr>
        <w:t>各个</w:t>
      </w:r>
      <w:r w:rsidR="003B6A0A">
        <w:rPr>
          <w:rFonts w:hint="eastAsia"/>
        </w:rPr>
        <w:t>浅</w:t>
      </w:r>
      <w:r w:rsidR="003B6A0A">
        <w:t>层</w:t>
      </w:r>
      <w:r w:rsidR="00BB4128">
        <w:rPr>
          <w:rFonts w:hint="eastAsia"/>
        </w:rPr>
        <w:t>块</w:t>
      </w:r>
      <w:r w:rsidR="003B6A0A">
        <w:t>的</w:t>
      </w:r>
      <w:r w:rsidR="00342238">
        <w:rPr>
          <w:rFonts w:hint="eastAsia"/>
        </w:rPr>
        <w:t>特征</w:t>
      </w:r>
      <w:r w:rsidR="003B6A0A">
        <w:t>一视同仁，</w:t>
      </w:r>
      <w:r w:rsidR="00FB2CBA">
        <w:rPr>
          <w:rFonts w:hint="eastAsia"/>
        </w:rPr>
        <w:t>忽略了各浅层块</w:t>
      </w:r>
      <w:r w:rsidR="00E43BA7">
        <w:rPr>
          <w:rFonts w:hint="eastAsia"/>
        </w:rPr>
        <w:t>特征</w:t>
      </w:r>
      <w:r w:rsidR="00FB2CBA">
        <w:rPr>
          <w:rFonts w:hint="eastAsia"/>
        </w:rPr>
        <w:t>对最深层块</w:t>
      </w:r>
      <w:r w:rsidR="002C329E">
        <w:rPr>
          <w:rFonts w:hint="eastAsia"/>
        </w:rPr>
        <w:t>特征</w:t>
      </w:r>
      <w:r w:rsidR="00FB2CBA">
        <w:rPr>
          <w:rFonts w:hint="eastAsia"/>
        </w:rPr>
        <w:t>的不同影响</w:t>
      </w:r>
      <w:r w:rsidR="003B6A0A">
        <w:t>。</w:t>
      </w:r>
    </w:p>
    <w:p w14:paraId="7BCAFCA6" w14:textId="78015327" w:rsidR="003B6A0A" w:rsidRDefault="008678D1" w:rsidP="003B6A0A">
      <w:pPr>
        <w:ind w:firstLine="420"/>
        <w:rPr>
          <w:color w:val="000000" w:themeColor="text1"/>
        </w:rPr>
      </w:pPr>
      <w:r>
        <w:rPr>
          <w:rFonts w:hint="eastAsia"/>
        </w:rPr>
        <w:t>为了提升</w:t>
      </w:r>
      <w:r>
        <w:rPr>
          <w:rFonts w:hint="eastAsia"/>
        </w:rPr>
        <w:t>BYOT</w:t>
      </w:r>
      <w:r>
        <w:rPr>
          <w:rFonts w:hint="eastAsia"/>
        </w:rPr>
        <w:t>模型的性能，首先提出衰减</w:t>
      </w:r>
      <w:r>
        <w:rPr>
          <w:rFonts w:hint="eastAsia"/>
        </w:rPr>
        <w:t>BYOT</w:t>
      </w:r>
      <w:r>
        <w:rPr>
          <w:rFonts w:hint="eastAsia"/>
        </w:rPr>
        <w:t>模型，通过给</w:t>
      </w:r>
      <w:r>
        <w:rPr>
          <w:rFonts w:hint="eastAsia"/>
        </w:rPr>
        <w:t>BYOT</w:t>
      </w:r>
      <w:r>
        <w:rPr>
          <w:rFonts w:hint="eastAsia"/>
        </w:rPr>
        <w:t>模型的各</w:t>
      </w:r>
      <w:r w:rsidR="00162F03">
        <w:rPr>
          <w:rFonts w:hint="eastAsia"/>
        </w:rPr>
        <w:t>浅层</w:t>
      </w:r>
      <w:r>
        <w:rPr>
          <w:rFonts w:hint="eastAsia"/>
        </w:rPr>
        <w:t>块</w:t>
      </w:r>
      <w:r w:rsidRPr="00591574">
        <w:rPr>
          <w:rFonts w:hint="eastAsia"/>
        </w:rPr>
        <w:t>添加衰减系数</w:t>
      </w:r>
      <w:r>
        <w:rPr>
          <w:rFonts w:hint="eastAsia"/>
        </w:rPr>
        <w:t>将</w:t>
      </w:r>
      <w:r w:rsidRPr="00591574">
        <w:rPr>
          <w:rFonts w:hint="eastAsia"/>
        </w:rPr>
        <w:t>各个浅层块对最深层块的影响用等比数列</w:t>
      </w:r>
      <w:r w:rsidR="006756D9">
        <w:rPr>
          <w:rFonts w:hint="eastAsia"/>
        </w:rPr>
        <w:t>的形式</w:t>
      </w:r>
      <w:r w:rsidRPr="00591574">
        <w:rPr>
          <w:rFonts w:hint="eastAsia"/>
        </w:rPr>
        <w:t>加以区分</w:t>
      </w:r>
      <w:r>
        <w:rPr>
          <w:rFonts w:hint="eastAsia"/>
        </w:rPr>
        <w:t>。</w:t>
      </w:r>
      <w:r w:rsidR="007E6F1E">
        <w:rPr>
          <w:rFonts w:hint="eastAsia"/>
        </w:rPr>
        <w:t>随后</w:t>
      </w:r>
      <w:r w:rsidR="00E6503A">
        <w:rPr>
          <w:rFonts w:hint="eastAsia"/>
        </w:rPr>
        <w:t>进一步</w:t>
      </w:r>
      <w:r w:rsidR="003B6A0A">
        <w:rPr>
          <w:rFonts w:hint="eastAsia"/>
        </w:rPr>
        <w:t>提出</w:t>
      </w:r>
      <w:r w:rsidR="003B6A0A">
        <w:t>一种新的基于自注意力机制的自知识蒸馏</w:t>
      </w:r>
      <w:r w:rsidR="001D392F">
        <w:rPr>
          <w:rFonts w:hint="eastAsia"/>
        </w:rPr>
        <w:t>模型</w:t>
      </w:r>
      <w:r w:rsidR="003B6A0A">
        <w:rPr>
          <w:rFonts w:hint="eastAsia"/>
        </w:rPr>
        <w:t>（</w:t>
      </w:r>
      <w:r w:rsidR="003B6A0A">
        <w:t>Self-Knowledge Distillation with Self-Attention</w:t>
      </w:r>
      <w:r w:rsidR="003B6A0A">
        <w:rPr>
          <w:rFonts w:hint="eastAsia"/>
        </w:rPr>
        <w:t>,</w:t>
      </w:r>
      <w:r w:rsidR="003B6A0A">
        <w:t xml:space="preserve"> </w:t>
      </w:r>
      <w:r w:rsidR="003B6A0A">
        <w:rPr>
          <w:rFonts w:hint="eastAsia"/>
        </w:rPr>
        <w:t>SKDSA</w:t>
      </w:r>
      <w:r w:rsidR="003B6A0A">
        <w:rPr>
          <w:rFonts w:hint="eastAsia"/>
        </w:rPr>
        <w:t>）</w:t>
      </w:r>
      <w:r w:rsidR="003B6A0A">
        <w:t>。</w:t>
      </w:r>
      <w:r w:rsidR="00494130">
        <w:rPr>
          <w:rFonts w:hint="eastAsia"/>
        </w:rPr>
        <w:t>SKDSA</w:t>
      </w:r>
      <w:r w:rsidR="00553C7E">
        <w:rPr>
          <w:rFonts w:hint="eastAsia"/>
        </w:rPr>
        <w:t>模型</w:t>
      </w:r>
      <w:r w:rsidR="003B6A0A">
        <w:t>可以计算出各个</w:t>
      </w:r>
      <w:r w:rsidR="00A52E8C">
        <w:rPr>
          <w:rFonts w:hint="eastAsia"/>
        </w:rPr>
        <w:t>浅层块</w:t>
      </w:r>
      <w:r w:rsidR="005B251F">
        <w:rPr>
          <w:rFonts w:hint="eastAsia"/>
        </w:rPr>
        <w:t>特征图</w:t>
      </w:r>
      <w:r w:rsidR="00916CF1">
        <w:rPr>
          <w:rFonts w:hint="eastAsia"/>
        </w:rPr>
        <w:t>重要性</w:t>
      </w:r>
      <w:r w:rsidR="003B6A0A">
        <w:t>的差异，</w:t>
      </w:r>
      <w:r w:rsidR="003B6A0A">
        <w:rPr>
          <w:rFonts w:hint="eastAsia"/>
        </w:rPr>
        <w:t>并</w:t>
      </w:r>
      <w:r w:rsidR="003B6A0A">
        <w:t>根据重要性的差异赋予它们不同的</w:t>
      </w:r>
      <w:r w:rsidR="003B6A0A">
        <w:rPr>
          <w:rFonts w:hint="eastAsia"/>
        </w:rPr>
        <w:t>注意力分数</w:t>
      </w:r>
      <w:r w:rsidR="003B6A0A">
        <w:t>。实验结果显示</w:t>
      </w:r>
      <w:r w:rsidR="003B6A0A">
        <w:rPr>
          <w:rFonts w:hint="eastAsia"/>
        </w:rPr>
        <w:t>SKDSA</w:t>
      </w:r>
      <w:r w:rsidR="003B6A0A">
        <w:rPr>
          <w:rFonts w:hint="eastAsia"/>
        </w:rPr>
        <w:t>模型</w:t>
      </w:r>
      <w:r w:rsidR="003B6A0A">
        <w:t>比</w:t>
      </w:r>
      <w:r w:rsidR="003B6A0A">
        <w:rPr>
          <w:rFonts w:hint="eastAsia"/>
        </w:rPr>
        <w:t>其他自蒸馏模型和自注意模型获得了更优异的分类准确性</w:t>
      </w:r>
      <w:r w:rsidR="003B6A0A">
        <w:t>。</w:t>
      </w:r>
    </w:p>
    <w:p w14:paraId="156450BA" w14:textId="41161A24" w:rsidR="009F151B" w:rsidRDefault="00A24E16">
      <w:pPr>
        <w:ind w:firstLine="420"/>
        <w:rPr>
          <w:color w:val="000000" w:themeColor="text1"/>
        </w:rPr>
      </w:pPr>
      <w:r>
        <w:rPr>
          <w:rFonts w:hint="eastAsia"/>
          <w:color w:val="000000" w:themeColor="text1"/>
        </w:rPr>
        <w:t>论文</w:t>
      </w:r>
      <w:r>
        <w:rPr>
          <w:color w:val="000000" w:themeColor="text1"/>
        </w:rPr>
        <w:t>共分为</w:t>
      </w:r>
      <w:r>
        <w:rPr>
          <w:color w:val="000000" w:themeColor="text1"/>
        </w:rPr>
        <w:t>5</w:t>
      </w:r>
      <w:r>
        <w:rPr>
          <w:color w:val="000000" w:themeColor="text1"/>
        </w:rPr>
        <w:t>章内容，章节内容之间的</w:t>
      </w:r>
      <w:r w:rsidRPr="00932739">
        <w:rPr>
          <w:color w:val="000000" w:themeColor="text1"/>
        </w:rPr>
        <w:t>关系</w:t>
      </w:r>
      <w:r w:rsidR="00BE3372" w:rsidRPr="00932739">
        <w:rPr>
          <w:rFonts w:hint="eastAsia"/>
          <w:color w:val="000000" w:themeColor="text1"/>
        </w:rPr>
        <w:t>如</w:t>
      </w:r>
      <w:r w:rsidR="00D23E07" w:rsidRPr="00932739">
        <w:rPr>
          <w:color w:val="000000" w:themeColor="text1"/>
        </w:rPr>
        <w:fldChar w:fldCharType="begin"/>
      </w:r>
      <w:r w:rsidR="00D23E07" w:rsidRPr="00932739">
        <w:rPr>
          <w:color w:val="000000" w:themeColor="text1"/>
        </w:rPr>
        <w:instrText xml:space="preserve"> REF _Ref100479078 \h </w:instrText>
      </w:r>
      <w:r w:rsidR="00932739">
        <w:rPr>
          <w:color w:val="000000" w:themeColor="text1"/>
        </w:rPr>
        <w:instrText xml:space="preserve"> \* MERGEFORMAT </w:instrText>
      </w:r>
      <w:r w:rsidR="00D23E07" w:rsidRPr="00932739">
        <w:rPr>
          <w:color w:val="000000" w:themeColor="text1"/>
        </w:rPr>
      </w:r>
      <w:r w:rsidR="00D23E07" w:rsidRPr="00932739">
        <w:rPr>
          <w:color w:val="000000" w:themeColor="text1"/>
        </w:rPr>
        <w:fldChar w:fldCharType="separate"/>
      </w:r>
      <w:r w:rsidR="00D23E07" w:rsidRPr="00932739">
        <w:rPr>
          <w:rFonts w:eastAsiaTheme="minorEastAsia"/>
        </w:rPr>
        <w:t>图</w:t>
      </w:r>
      <w:r w:rsidR="00D23E07" w:rsidRPr="00932739">
        <w:rPr>
          <w:rFonts w:eastAsiaTheme="minorEastAsia"/>
          <w:noProof/>
        </w:rPr>
        <w:t>1</w:t>
      </w:r>
      <w:r w:rsidR="00D23E07" w:rsidRPr="00932739">
        <w:rPr>
          <w:rFonts w:eastAsiaTheme="minorEastAsia"/>
        </w:rPr>
        <w:t>.</w:t>
      </w:r>
      <w:r w:rsidR="00D23E07" w:rsidRPr="00932739">
        <w:rPr>
          <w:rFonts w:eastAsiaTheme="minorEastAsia"/>
          <w:noProof/>
        </w:rPr>
        <w:t>8</w:t>
      </w:r>
      <w:r w:rsidR="00D23E07" w:rsidRPr="00932739">
        <w:rPr>
          <w:color w:val="000000" w:themeColor="text1"/>
        </w:rPr>
        <w:fldChar w:fldCharType="end"/>
      </w:r>
      <w:r w:rsidRPr="00932739">
        <w:rPr>
          <w:color w:val="000000" w:themeColor="text1"/>
        </w:rPr>
        <w:t>如所</w:t>
      </w:r>
      <w:r>
        <w:rPr>
          <w:color w:val="000000" w:themeColor="text1"/>
        </w:rPr>
        <w:t>示。</w:t>
      </w:r>
    </w:p>
    <w:p w14:paraId="244F5736" w14:textId="5470D830" w:rsidR="000F4C83" w:rsidRDefault="000F4C83" w:rsidP="000F4C83">
      <w:pPr>
        <w:ind w:firstLineChars="200" w:firstLine="480"/>
      </w:pPr>
      <w:r>
        <w:t>第一章</w:t>
      </w:r>
      <w:r>
        <w:t xml:space="preserve"> </w:t>
      </w:r>
      <w:r>
        <w:t>绪论：</w:t>
      </w:r>
      <w:r>
        <w:rPr>
          <w:rFonts w:hint="eastAsia"/>
        </w:rPr>
        <w:t>本章首先介绍知识蒸馏的提出背景和意义</w:t>
      </w:r>
      <w:r>
        <w:t>。接下来介绍了</w:t>
      </w:r>
      <w:r>
        <w:rPr>
          <w:rFonts w:hint="eastAsia"/>
        </w:rPr>
        <w:t>与文章内容相关的（包括</w:t>
      </w:r>
      <w:r>
        <w:t>知识蒸馏、自注意力机制</w:t>
      </w:r>
      <w:r>
        <w:rPr>
          <w:rFonts w:hint="eastAsia"/>
        </w:rPr>
        <w:t>、数据增强）</w:t>
      </w:r>
      <w:r>
        <w:t>的国内外研究现状</w:t>
      </w:r>
      <w:r>
        <w:rPr>
          <w:rFonts w:hint="eastAsia"/>
        </w:rPr>
        <w:t>。最后以图表和文字说明文章的组织结构</w:t>
      </w:r>
      <w:r>
        <w:t>。</w:t>
      </w:r>
    </w:p>
    <w:p w14:paraId="12D173CF" w14:textId="7AB5D990" w:rsidR="000F4C83" w:rsidRDefault="000F4C83" w:rsidP="000F4C83">
      <w:pPr>
        <w:ind w:firstLineChars="200" w:firstLine="480"/>
      </w:pPr>
      <w:r>
        <w:rPr>
          <w:rFonts w:hint="eastAsia"/>
        </w:rPr>
        <w:t>第二章</w:t>
      </w:r>
      <w:r>
        <w:rPr>
          <w:rFonts w:hint="eastAsia"/>
        </w:rPr>
        <w:t xml:space="preserve"> </w:t>
      </w:r>
      <w:r w:rsidR="00131C42">
        <w:rPr>
          <w:rFonts w:hint="eastAsia"/>
        </w:rPr>
        <w:t>BYOT</w:t>
      </w:r>
      <w:r w:rsidR="00131C42">
        <w:rPr>
          <w:rFonts w:hint="eastAsia"/>
        </w:rPr>
        <w:t>模型问题分析</w:t>
      </w:r>
      <w:r>
        <w:rPr>
          <w:rFonts w:hint="eastAsia"/>
        </w:rPr>
        <w:t>：</w:t>
      </w:r>
      <w:r w:rsidR="00CC12F2">
        <w:rPr>
          <w:rFonts w:hint="eastAsia"/>
        </w:rPr>
        <w:t>介绍</w:t>
      </w:r>
      <w:r w:rsidR="00CB266D">
        <w:rPr>
          <w:rFonts w:hint="eastAsia"/>
        </w:rPr>
        <w:t>了</w:t>
      </w:r>
      <w:r w:rsidR="00CC12F2">
        <w:rPr>
          <w:rFonts w:hint="eastAsia"/>
        </w:rPr>
        <w:t>BYOT</w:t>
      </w:r>
      <w:r w:rsidR="00CC12F2">
        <w:rPr>
          <w:rFonts w:hint="eastAsia"/>
        </w:rPr>
        <w:t>模型</w:t>
      </w:r>
      <w:r w:rsidR="00C90E8E">
        <w:rPr>
          <w:rFonts w:hint="eastAsia"/>
        </w:rPr>
        <w:t>的</w:t>
      </w:r>
      <w:r w:rsidR="003305E8">
        <w:rPr>
          <w:rFonts w:hint="eastAsia"/>
        </w:rPr>
        <w:t>网络结构</w:t>
      </w:r>
      <w:r w:rsidR="00B6172C">
        <w:rPr>
          <w:rFonts w:hint="eastAsia"/>
        </w:rPr>
        <w:t>和</w:t>
      </w:r>
      <w:r w:rsidR="007F50F0">
        <w:rPr>
          <w:rFonts w:hint="eastAsia"/>
        </w:rPr>
        <w:t>损失函数，</w:t>
      </w:r>
      <w:r w:rsidR="00D0310D">
        <w:rPr>
          <w:rFonts w:hint="eastAsia"/>
        </w:rPr>
        <w:t>分析了</w:t>
      </w:r>
      <w:r w:rsidR="00A265F6">
        <w:rPr>
          <w:rFonts w:hint="eastAsia"/>
        </w:rPr>
        <w:t>BYOT</w:t>
      </w:r>
      <w:r w:rsidR="00A265F6">
        <w:rPr>
          <w:rFonts w:hint="eastAsia"/>
        </w:rPr>
        <w:t>模型存在的问题，</w:t>
      </w:r>
      <w:r w:rsidR="007F4D43">
        <w:rPr>
          <w:rFonts w:hint="eastAsia"/>
        </w:rPr>
        <w:t>给</w:t>
      </w:r>
      <w:r w:rsidR="007F4D43">
        <w:rPr>
          <w:rFonts w:hint="eastAsia"/>
        </w:rPr>
        <w:t>BYOT</w:t>
      </w:r>
      <w:r w:rsidR="007F4D43">
        <w:rPr>
          <w:rFonts w:hint="eastAsia"/>
        </w:rPr>
        <w:t>模型</w:t>
      </w:r>
      <w:r w:rsidR="006C6299">
        <w:rPr>
          <w:rFonts w:hint="eastAsia"/>
        </w:rPr>
        <w:t>增加衰减系数作为</w:t>
      </w:r>
      <w:r w:rsidR="00F601C5">
        <w:rPr>
          <w:rFonts w:hint="eastAsia"/>
        </w:rPr>
        <w:t>改进</w:t>
      </w:r>
      <w:r w:rsidR="00DF4930">
        <w:rPr>
          <w:rFonts w:hint="eastAsia"/>
        </w:rPr>
        <w:t>方案</w:t>
      </w:r>
      <w:r w:rsidR="00F161C6">
        <w:rPr>
          <w:rFonts w:hint="eastAsia"/>
        </w:rPr>
        <w:t>，</w:t>
      </w:r>
      <w:r w:rsidR="00CD12DF">
        <w:rPr>
          <w:rFonts w:hint="eastAsia"/>
        </w:rPr>
        <w:t>并实验测试了</w:t>
      </w:r>
      <w:r w:rsidR="00F564B3">
        <w:rPr>
          <w:rFonts w:hint="eastAsia"/>
        </w:rPr>
        <w:t>衰减</w:t>
      </w:r>
      <w:r w:rsidR="00F564B3">
        <w:rPr>
          <w:rFonts w:hint="eastAsia"/>
        </w:rPr>
        <w:t>BYOT</w:t>
      </w:r>
      <w:r w:rsidR="00F564B3">
        <w:rPr>
          <w:rFonts w:hint="eastAsia"/>
        </w:rPr>
        <w:t>模型</w:t>
      </w:r>
      <w:r w:rsidR="00CD12DF">
        <w:rPr>
          <w:rFonts w:hint="eastAsia"/>
        </w:rPr>
        <w:t>的性能</w:t>
      </w:r>
      <w:r w:rsidR="00DF4930">
        <w:rPr>
          <w:rFonts w:hint="eastAsia"/>
        </w:rPr>
        <w:t>。</w:t>
      </w:r>
    </w:p>
    <w:p w14:paraId="44B3E523" w14:textId="4C83378E" w:rsidR="0089764A" w:rsidRDefault="0030276D" w:rsidP="0085703B">
      <w:pPr>
        <w:ind w:firstLineChars="200" w:firstLine="480"/>
      </w:pPr>
      <w:r>
        <w:t>第</w:t>
      </w:r>
      <w:r>
        <w:rPr>
          <w:rFonts w:hint="eastAsia"/>
        </w:rPr>
        <w:t>三</w:t>
      </w:r>
      <w:r>
        <w:t>章</w:t>
      </w:r>
      <w:r>
        <w:t xml:space="preserve"> </w:t>
      </w:r>
      <w:r>
        <w:rPr>
          <w:rFonts w:hint="eastAsia"/>
        </w:rPr>
        <w:t>基于自注意力机制的自知识蒸馏：在</w:t>
      </w:r>
      <w:r>
        <w:rPr>
          <w:rFonts w:hint="eastAsia"/>
        </w:rPr>
        <w:t>BYOT</w:t>
      </w:r>
      <w:r>
        <w:t>模型</w:t>
      </w:r>
      <w:r w:rsidR="00EF060F">
        <w:rPr>
          <w:rFonts w:hint="eastAsia"/>
        </w:rPr>
        <w:t>和衰减</w:t>
      </w:r>
      <w:r w:rsidR="00F6253F">
        <w:rPr>
          <w:rFonts w:hint="eastAsia"/>
        </w:rPr>
        <w:t>BYOT</w:t>
      </w:r>
      <w:r w:rsidR="00F6253F">
        <w:rPr>
          <w:rFonts w:hint="eastAsia"/>
        </w:rPr>
        <w:t>模型</w:t>
      </w:r>
      <w:r>
        <w:rPr>
          <w:rFonts w:hint="eastAsia"/>
        </w:rPr>
        <w:t>的基础上提出新模型</w:t>
      </w:r>
      <w:r>
        <w:rPr>
          <w:rFonts w:hint="eastAsia"/>
        </w:rPr>
        <w:t>SKDSA</w:t>
      </w:r>
      <w:r>
        <w:rPr>
          <w:rFonts w:hint="eastAsia"/>
        </w:rPr>
        <w:t>。详细介绍了</w:t>
      </w:r>
      <w:r w:rsidR="00E17445">
        <w:rPr>
          <w:rFonts w:hint="eastAsia"/>
        </w:rPr>
        <w:t>新</w:t>
      </w:r>
      <w:r>
        <w:rPr>
          <w:rFonts w:hint="eastAsia"/>
        </w:rPr>
        <w:t>模型的</w:t>
      </w:r>
      <w:r w:rsidR="00751739">
        <w:rPr>
          <w:rFonts w:hint="eastAsia"/>
        </w:rPr>
        <w:t>网络结构</w:t>
      </w:r>
      <w:r>
        <w:rPr>
          <w:rFonts w:hint="eastAsia"/>
        </w:rPr>
        <w:t>，损失函数，</w:t>
      </w:r>
      <w:r w:rsidR="003E7D8E">
        <w:rPr>
          <w:rFonts w:hint="eastAsia"/>
        </w:rPr>
        <w:t>训练</w:t>
      </w:r>
      <w:r>
        <w:rPr>
          <w:rFonts w:hint="eastAsia"/>
        </w:rPr>
        <w:t>流程</w:t>
      </w:r>
      <w:r w:rsidR="00B2500A">
        <w:rPr>
          <w:rFonts w:hint="eastAsia"/>
        </w:rPr>
        <w:t>，说明</w:t>
      </w:r>
      <w:r w:rsidR="00BB7C74">
        <w:rPr>
          <w:rFonts w:hint="eastAsia"/>
        </w:rPr>
        <w:t>新模型</w:t>
      </w:r>
      <w:r w:rsidR="00F46E7C">
        <w:rPr>
          <w:rFonts w:hint="eastAsia"/>
        </w:rPr>
        <w:t>相比</w:t>
      </w:r>
      <w:r w:rsidR="003B7B14">
        <w:rPr>
          <w:rFonts w:hint="eastAsia"/>
        </w:rPr>
        <w:t>BYOT</w:t>
      </w:r>
      <w:r w:rsidR="003B7B14">
        <w:rPr>
          <w:rFonts w:hint="eastAsia"/>
        </w:rPr>
        <w:t>模型</w:t>
      </w:r>
      <w:r w:rsidR="00BB7C74">
        <w:rPr>
          <w:rFonts w:hint="eastAsia"/>
        </w:rPr>
        <w:t>所做的改进</w:t>
      </w:r>
      <w:r>
        <w:t>。</w:t>
      </w:r>
      <w:r w:rsidR="003540B8">
        <w:rPr>
          <w:rFonts w:hint="eastAsia"/>
        </w:rPr>
        <w:t>随后</w:t>
      </w:r>
      <w:r>
        <w:t>证明</w:t>
      </w:r>
      <w:r>
        <w:rPr>
          <w:rFonts w:hint="eastAsia"/>
        </w:rPr>
        <w:t>SKDSA</w:t>
      </w:r>
      <w:r>
        <w:rPr>
          <w:rFonts w:hint="eastAsia"/>
        </w:rPr>
        <w:t>模型</w:t>
      </w:r>
      <w:r>
        <w:t>和</w:t>
      </w:r>
      <w:r>
        <w:rPr>
          <w:rFonts w:hint="eastAsia"/>
        </w:rPr>
        <w:t>袋装法</w:t>
      </w:r>
      <w:r>
        <w:t>‍</w:t>
      </w:r>
      <w:r>
        <w:rPr>
          <w:rFonts w:hint="eastAsia"/>
          <w:vertAlign w:val="superscript"/>
        </w:rPr>
        <w:t>[</w:t>
      </w:r>
      <w:r>
        <w:rPr>
          <w:vertAlign w:val="superscript"/>
        </w:rPr>
        <w:t>39]</w:t>
      </w:r>
      <w:r>
        <w:t>的等价性。</w:t>
      </w:r>
      <w:r>
        <w:rPr>
          <w:rFonts w:hint="eastAsia"/>
        </w:rPr>
        <w:t>最后将</w:t>
      </w:r>
      <w:r>
        <w:rPr>
          <w:rFonts w:hint="eastAsia"/>
        </w:rPr>
        <w:t>SKDSA</w:t>
      </w:r>
      <w:r>
        <w:rPr>
          <w:rFonts w:hint="eastAsia"/>
        </w:rPr>
        <w:t>方法和数据增强中的挖剪法</w:t>
      </w:r>
      <w:r>
        <w:rPr>
          <w:rFonts w:hint="eastAsia"/>
          <w:vertAlign w:val="superscript"/>
        </w:rPr>
        <w:t>[</w:t>
      </w:r>
      <w:r>
        <w:rPr>
          <w:vertAlign w:val="superscript"/>
        </w:rPr>
        <w:t>40]</w:t>
      </w:r>
      <w:r>
        <w:rPr>
          <w:rFonts w:hint="eastAsia"/>
        </w:rPr>
        <w:t>、</w:t>
      </w:r>
      <w:r>
        <w:rPr>
          <w:rFonts w:hint="eastAsia"/>
        </w:rPr>
        <w:t>SLA</w:t>
      </w:r>
      <w:r>
        <w:rPr>
          <w:rFonts w:hint="eastAsia"/>
        </w:rPr>
        <w:t>方法</w:t>
      </w:r>
      <w:r w:rsidRPr="00234F7C">
        <w:rPr>
          <w:rFonts w:hint="eastAsia"/>
          <w:vertAlign w:val="superscript"/>
        </w:rPr>
        <w:t>[</w:t>
      </w:r>
      <w:r w:rsidRPr="00234F7C">
        <w:rPr>
          <w:vertAlign w:val="superscript"/>
        </w:rPr>
        <w:t>9]</w:t>
      </w:r>
      <w:r>
        <w:rPr>
          <w:rFonts w:hint="eastAsia"/>
        </w:rPr>
        <w:t>、</w:t>
      </w:r>
      <w:r>
        <w:t>mixup</w:t>
      </w:r>
      <w:r>
        <w:rPr>
          <w:rFonts w:hint="eastAsia"/>
        </w:rPr>
        <w:t>方法</w:t>
      </w:r>
      <w:r w:rsidRPr="00355529">
        <w:rPr>
          <w:rFonts w:hint="eastAsia"/>
          <w:vertAlign w:val="superscript"/>
        </w:rPr>
        <w:t>[</w:t>
      </w:r>
      <w:r>
        <w:rPr>
          <w:vertAlign w:val="superscript"/>
        </w:rPr>
        <w:t>41</w:t>
      </w:r>
      <w:r w:rsidRPr="00355529">
        <w:rPr>
          <w:vertAlign w:val="superscript"/>
        </w:rPr>
        <w:t>]</w:t>
      </w:r>
      <w:r>
        <w:rPr>
          <w:rFonts w:hint="eastAsia"/>
        </w:rPr>
        <w:t>结合起来。</w:t>
      </w:r>
    </w:p>
    <w:p w14:paraId="4479A931" w14:textId="77777777" w:rsidR="009F151B" w:rsidRDefault="009F151B">
      <w:pPr>
        <w:pStyle w:val="aff"/>
        <w:keepNext/>
        <w:snapToGrid/>
        <w:spacing w:beforeLines="0" w:before="0" w:afterLines="0" w:after="0" w:line="360" w:lineRule="auto"/>
      </w:pPr>
    </w:p>
    <w:p w14:paraId="4326831F" w14:textId="77777777" w:rsidR="00B8697E" w:rsidRDefault="00A24E16" w:rsidP="00B8697E">
      <w:pPr>
        <w:pStyle w:val="aff"/>
        <w:keepNext/>
        <w:snapToGrid/>
        <w:spacing w:beforeLines="0" w:before="0" w:afterLines="0" w:after="0" w:line="360" w:lineRule="auto"/>
      </w:pPr>
      <w:r>
        <w:rPr>
          <w:rFonts w:hint="eastAsia"/>
          <w:noProof/>
        </w:rPr>
        <w:drawing>
          <wp:inline distT="0" distB="0" distL="0" distR="0" wp14:anchorId="28E649AB" wp14:editId="3F4D31C3">
            <wp:extent cx="5433695" cy="7319645"/>
            <wp:effectExtent l="0" t="0" r="0" b="14605"/>
            <wp:docPr id="27" name="图示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0A5C8A6E" w14:textId="68D58E96" w:rsidR="009F151B" w:rsidRDefault="00374C73" w:rsidP="00B8697E">
      <w:pPr>
        <w:pStyle w:val="a8"/>
        <w:ind w:left="210" w:hanging="210"/>
        <w:jc w:val="center"/>
        <w:rPr>
          <w:rFonts w:ascii="Times New Roman" w:eastAsiaTheme="minorEastAsia" w:hAnsi="Times New Roman"/>
          <w:sz w:val="21"/>
          <w:szCs w:val="21"/>
        </w:rPr>
      </w:pPr>
      <w:bookmarkStart w:id="450" w:name="_Ref100479078"/>
      <w:bookmarkStart w:id="451" w:name="_Ref100479072"/>
      <w:r w:rsidRPr="001657EB">
        <w:rPr>
          <w:rFonts w:ascii="Times New Roman" w:eastAsiaTheme="minorEastAsia" w:hAnsi="Times New Roman"/>
          <w:sz w:val="21"/>
          <w:szCs w:val="21"/>
        </w:rPr>
        <w:t>图</w:t>
      </w:r>
      <w:r w:rsidR="00B8697E" w:rsidRPr="001657EB">
        <w:rPr>
          <w:rFonts w:ascii="Times New Roman" w:eastAsiaTheme="minorEastAsia" w:hAnsi="Times New Roman"/>
          <w:sz w:val="21"/>
          <w:szCs w:val="21"/>
        </w:rPr>
        <w:fldChar w:fldCharType="begin"/>
      </w:r>
      <w:r w:rsidR="00B8697E" w:rsidRPr="001657EB">
        <w:rPr>
          <w:rFonts w:ascii="Times New Roman" w:eastAsiaTheme="minorEastAsia" w:hAnsi="Times New Roman"/>
          <w:sz w:val="21"/>
          <w:szCs w:val="21"/>
        </w:rPr>
        <w:instrText xml:space="preserve"> STYLEREF 1 \s </w:instrText>
      </w:r>
      <w:r w:rsidR="00B8697E" w:rsidRPr="001657EB">
        <w:rPr>
          <w:rFonts w:ascii="Times New Roman" w:eastAsiaTheme="minorEastAsia" w:hAnsi="Times New Roman"/>
          <w:sz w:val="21"/>
          <w:szCs w:val="21"/>
        </w:rPr>
        <w:fldChar w:fldCharType="separate"/>
      </w:r>
      <w:r w:rsidR="00D23E07">
        <w:rPr>
          <w:rFonts w:ascii="Times New Roman" w:eastAsiaTheme="minorEastAsia" w:hAnsi="Times New Roman"/>
          <w:noProof/>
          <w:sz w:val="21"/>
          <w:szCs w:val="21"/>
        </w:rPr>
        <w:t>1</w:t>
      </w:r>
      <w:r w:rsidR="00B8697E" w:rsidRPr="001657EB">
        <w:rPr>
          <w:rFonts w:ascii="Times New Roman" w:eastAsiaTheme="minorEastAsia" w:hAnsi="Times New Roman"/>
          <w:sz w:val="21"/>
          <w:szCs w:val="21"/>
        </w:rPr>
        <w:fldChar w:fldCharType="end"/>
      </w:r>
      <w:r w:rsidR="00B8697E" w:rsidRPr="001657EB">
        <w:rPr>
          <w:rFonts w:ascii="Times New Roman" w:eastAsiaTheme="minorEastAsia" w:hAnsi="Times New Roman"/>
          <w:sz w:val="21"/>
          <w:szCs w:val="21"/>
        </w:rPr>
        <w:t>.</w:t>
      </w:r>
      <w:r w:rsidR="00B8697E" w:rsidRPr="001657EB">
        <w:rPr>
          <w:rFonts w:ascii="Times New Roman" w:eastAsiaTheme="minorEastAsia" w:hAnsi="Times New Roman"/>
          <w:sz w:val="21"/>
          <w:szCs w:val="21"/>
        </w:rPr>
        <w:fldChar w:fldCharType="begin"/>
      </w:r>
      <w:r w:rsidR="00B8697E" w:rsidRPr="001657EB">
        <w:rPr>
          <w:rFonts w:ascii="Times New Roman" w:eastAsiaTheme="minorEastAsia" w:hAnsi="Times New Roman"/>
          <w:sz w:val="21"/>
          <w:szCs w:val="21"/>
        </w:rPr>
        <w:instrText xml:space="preserve"> SEQ Figure \* ARABIC \s 1 </w:instrText>
      </w:r>
      <w:r w:rsidR="00B8697E" w:rsidRPr="001657EB">
        <w:rPr>
          <w:rFonts w:ascii="Times New Roman" w:eastAsiaTheme="minorEastAsia" w:hAnsi="Times New Roman"/>
          <w:sz w:val="21"/>
          <w:szCs w:val="21"/>
        </w:rPr>
        <w:fldChar w:fldCharType="separate"/>
      </w:r>
      <w:r w:rsidR="00D23E07">
        <w:rPr>
          <w:rFonts w:ascii="Times New Roman" w:eastAsiaTheme="minorEastAsia" w:hAnsi="Times New Roman"/>
          <w:noProof/>
          <w:sz w:val="21"/>
          <w:szCs w:val="21"/>
        </w:rPr>
        <w:t>8</w:t>
      </w:r>
      <w:r w:rsidR="00B8697E" w:rsidRPr="001657EB">
        <w:rPr>
          <w:rFonts w:ascii="Times New Roman" w:eastAsiaTheme="minorEastAsia" w:hAnsi="Times New Roman"/>
          <w:sz w:val="21"/>
          <w:szCs w:val="21"/>
        </w:rPr>
        <w:fldChar w:fldCharType="end"/>
      </w:r>
      <w:bookmarkEnd w:id="450"/>
      <w:r w:rsidR="00B8697E" w:rsidRPr="001657EB">
        <w:rPr>
          <w:rFonts w:ascii="Times New Roman" w:eastAsiaTheme="minorEastAsia" w:hAnsi="Times New Roman"/>
          <w:sz w:val="21"/>
          <w:szCs w:val="21"/>
        </w:rPr>
        <w:t xml:space="preserve">  </w:t>
      </w:r>
      <w:r w:rsidR="00B8697E" w:rsidRPr="001657EB">
        <w:rPr>
          <w:rFonts w:ascii="Times New Roman" w:eastAsiaTheme="minorEastAsia" w:hAnsi="Times New Roman"/>
          <w:sz w:val="21"/>
          <w:szCs w:val="21"/>
        </w:rPr>
        <w:t>组织结构图</w:t>
      </w:r>
      <w:bookmarkEnd w:id="451"/>
      <w:ins w:id="452" w:author="微软用户" w:date="2022-04-11T21:03:00Z">
        <w:r w:rsidR="00A1464A" w:rsidRPr="00A1464A">
          <w:rPr>
            <w:rFonts w:ascii="Times New Roman" w:eastAsiaTheme="minorEastAsia" w:hAnsi="Times New Roman"/>
            <w:color w:val="FF0000"/>
            <w:sz w:val="21"/>
            <w:szCs w:val="21"/>
            <w:rPrChange w:id="453" w:author="微软用户" w:date="2022-04-11T21:03:00Z">
              <w:rPr>
                <w:rFonts w:ascii="Times New Roman" w:eastAsiaTheme="minorEastAsia" w:hAnsi="Times New Roman"/>
                <w:sz w:val="21"/>
                <w:szCs w:val="21"/>
              </w:rPr>
            </w:rPrChange>
          </w:rPr>
          <w:t>???</w:t>
        </w:r>
      </w:ins>
    </w:p>
    <w:p w14:paraId="15CEA746" w14:textId="77777777" w:rsidR="00CB514B" w:rsidRDefault="00CB514B" w:rsidP="00CB514B">
      <w:pPr>
        <w:ind w:firstLineChars="200" w:firstLine="480"/>
      </w:pPr>
      <w:r>
        <w:lastRenderedPageBreak/>
        <w:t>第</w:t>
      </w:r>
      <w:r>
        <w:rPr>
          <w:rFonts w:hint="eastAsia"/>
        </w:rPr>
        <w:t>四</w:t>
      </w:r>
      <w:r>
        <w:t>章</w:t>
      </w:r>
      <w:r>
        <w:t xml:space="preserve"> </w:t>
      </w:r>
      <w:r>
        <w:rPr>
          <w:rFonts w:hint="eastAsia"/>
        </w:rPr>
        <w:t>实验验证和分析</w:t>
      </w:r>
      <w:r>
        <w:t>：</w:t>
      </w:r>
      <w:r>
        <w:rPr>
          <w:rFonts w:hint="eastAsia"/>
        </w:rPr>
        <w:t>本章</w:t>
      </w:r>
      <w:r>
        <w:t>在</w:t>
      </w:r>
      <w:r>
        <w:rPr>
          <w:rFonts w:hint="eastAsia"/>
        </w:rPr>
        <w:t>多个</w:t>
      </w:r>
      <w:r>
        <w:t>数据集上</w:t>
      </w:r>
      <w:r>
        <w:rPr>
          <w:rFonts w:hint="eastAsia"/>
        </w:rPr>
        <w:t>（</w:t>
      </w:r>
      <w:r>
        <w:rPr>
          <w:rFonts w:eastAsiaTheme="minorEastAsia" w:hint="eastAsia"/>
          <w:bCs/>
          <w:szCs w:val="21"/>
        </w:rPr>
        <w:t>CIFAR-</w:t>
      </w:r>
      <w:r>
        <w:rPr>
          <w:rFonts w:eastAsiaTheme="minorEastAsia"/>
          <w:bCs/>
          <w:szCs w:val="21"/>
        </w:rPr>
        <w:t>100</w:t>
      </w:r>
      <w:r>
        <w:rPr>
          <w:rFonts w:eastAsiaTheme="minorEastAsia"/>
          <w:bCs/>
          <w:szCs w:val="21"/>
          <w:vertAlign w:val="superscript"/>
        </w:rPr>
        <w:t>[42]</w:t>
      </w:r>
      <w:r>
        <w:rPr>
          <w:rFonts w:eastAsiaTheme="minorEastAsia" w:hint="eastAsia"/>
          <w:bCs/>
          <w:szCs w:val="21"/>
        </w:rPr>
        <w:t>,</w:t>
      </w:r>
      <w:r>
        <w:rPr>
          <w:rFonts w:eastAsiaTheme="minorEastAsia"/>
          <w:bCs/>
          <w:szCs w:val="21"/>
        </w:rPr>
        <w:t xml:space="preserve"> </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[43]</w:t>
      </w:r>
      <w:r>
        <w:rPr>
          <w:rFonts w:eastAsiaTheme="minorEastAsia" w:hint="eastAsia"/>
          <w:bCs/>
          <w:szCs w:val="21"/>
        </w:rPr>
        <w:t>,</w:t>
      </w:r>
      <w:r>
        <w:rPr>
          <w:rFonts w:eastAsiaTheme="minorEastAsia"/>
          <w:bCs/>
          <w:szCs w:val="21"/>
        </w:rPr>
        <w:t xml:space="preserve"> </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[44]</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40</w:t>
      </w:r>
      <w:r>
        <w:rPr>
          <w:rFonts w:eastAsiaTheme="minorEastAsia"/>
          <w:bCs/>
          <w:szCs w:val="21"/>
          <w:vertAlign w:val="superscript"/>
        </w:rPr>
        <w:t>[45]</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[46]</w:t>
      </w:r>
      <w:r>
        <w:rPr>
          <w:rFonts w:eastAsiaTheme="minorEastAsia" w:hint="eastAsia"/>
          <w:bCs/>
          <w:szCs w:val="21"/>
        </w:rPr>
        <w:t>,</w:t>
      </w:r>
      <w:r>
        <w:rPr>
          <w:rFonts w:eastAsiaTheme="minorEastAsia"/>
          <w:bCs/>
          <w:szCs w:val="21"/>
        </w:rPr>
        <w:t xml:space="preserve"> </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[47]</w:t>
      </w:r>
      <w:r>
        <w:rPr>
          <w:rFonts w:hint="eastAsia"/>
        </w:rPr>
        <w:t>）</w:t>
      </w:r>
      <w:r>
        <w:rPr>
          <w:rFonts w:eastAsiaTheme="minorEastAsia" w:hint="eastAsia"/>
          <w:bCs/>
          <w:szCs w:val="21"/>
        </w:rPr>
        <w:t>测试了</w:t>
      </w:r>
      <w:r>
        <w:rPr>
          <w:rFonts w:eastAsiaTheme="minorEastAsia" w:hint="eastAsia"/>
          <w:bCs/>
          <w:szCs w:val="21"/>
        </w:rPr>
        <w:t>SKDSA</w:t>
      </w:r>
      <w:r>
        <w:rPr>
          <w:rFonts w:eastAsiaTheme="minorEastAsia" w:hint="eastAsia"/>
          <w:bCs/>
          <w:szCs w:val="21"/>
        </w:rPr>
        <w:t>模型的分类准确率，并和几种当前流行的</w:t>
      </w:r>
      <w:r>
        <w:rPr>
          <w:rFonts w:hint="eastAsia"/>
        </w:rPr>
        <w:t>自知识蒸馏模型（</w:t>
      </w:r>
      <w:r>
        <w:t>DDGSD</w:t>
      </w:r>
      <w:r>
        <w:rPr>
          <w:rFonts w:hint="eastAsia"/>
        </w:rPr>
        <w:t>模型，</w:t>
      </w:r>
      <w:r>
        <w:t>BYOT</w:t>
      </w:r>
      <w:r>
        <w:rPr>
          <w:rFonts w:hint="eastAsia"/>
        </w:rPr>
        <w:t>模型，</w:t>
      </w:r>
      <w:r>
        <w:t>CS-KD</w:t>
      </w:r>
      <w:r>
        <w:rPr>
          <w:rFonts w:hint="eastAsia"/>
        </w:rPr>
        <w:t>模型，</w:t>
      </w:r>
      <w:r>
        <w:t>SLA-SD</w:t>
      </w:r>
      <w:r>
        <w:rPr>
          <w:rFonts w:hint="eastAsia"/>
        </w:rPr>
        <w:t>模型，</w:t>
      </w:r>
      <w:r>
        <w:t>FRSKD</w:t>
      </w:r>
      <w:r>
        <w:rPr>
          <w:rFonts w:hint="eastAsia"/>
        </w:rPr>
        <w:t>模型）和自注意力模型（</w:t>
      </w:r>
      <w:r>
        <w:rPr>
          <w:rFonts w:hint="eastAsia"/>
        </w:rPr>
        <w:t>D</w:t>
      </w:r>
      <w:r>
        <w:t>IANet</w:t>
      </w:r>
      <w:r>
        <w:rPr>
          <w:rFonts w:hint="eastAsia"/>
        </w:rPr>
        <w:t>模型，</w:t>
      </w:r>
      <w:r>
        <w:rPr>
          <w:rFonts w:hint="eastAsia"/>
        </w:rPr>
        <w:t>SAN</w:t>
      </w:r>
      <w:r>
        <w:rPr>
          <w:rFonts w:hint="eastAsia"/>
        </w:rPr>
        <w:t>模型）</w:t>
      </w:r>
      <w:r>
        <w:rPr>
          <w:rFonts w:eastAsiaTheme="minorEastAsia" w:hint="eastAsia"/>
          <w:bCs/>
          <w:szCs w:val="21"/>
        </w:rPr>
        <w:t>对比了的实验性能。</w:t>
      </w:r>
      <w:r>
        <w:rPr>
          <w:rFonts w:hint="eastAsia"/>
        </w:rPr>
        <w:t>接着在</w:t>
      </w:r>
      <w:r>
        <w:t>消融研究</w:t>
      </w:r>
      <w:r>
        <w:rPr>
          <w:rFonts w:hint="eastAsia"/>
        </w:rPr>
        <w:t>中，测试了去掉自注意力模块、去掉自注意力模块中知识蒸馏的对于模型性能的影响，分别测试了结合三种数据增强方法（挖剪法、</w:t>
      </w:r>
      <w:r>
        <w:rPr>
          <w:rFonts w:hint="eastAsia"/>
        </w:rPr>
        <w:t>SLA</w:t>
      </w:r>
      <w:r>
        <w:rPr>
          <w:rFonts w:hint="eastAsia"/>
        </w:rPr>
        <w:t>模型、</w:t>
      </w:r>
      <w:r>
        <w:rPr>
          <w:rFonts w:hint="eastAsia"/>
        </w:rPr>
        <w:t>mixup</w:t>
      </w:r>
      <w:r>
        <w:rPr>
          <w:rFonts w:hint="eastAsia"/>
        </w:rPr>
        <w:t>模型）后的</w:t>
      </w:r>
      <w:r>
        <w:rPr>
          <w:rFonts w:hint="eastAsia"/>
        </w:rPr>
        <w:t>SKDSA</w:t>
      </w:r>
      <w:r>
        <w:rPr>
          <w:rFonts w:hint="eastAsia"/>
        </w:rPr>
        <w:t>模型性能，</w:t>
      </w:r>
      <w:r>
        <w:rPr>
          <w:rFonts w:eastAsiaTheme="minorEastAsia" w:hint="eastAsia"/>
          <w:bCs/>
          <w:szCs w:val="21"/>
        </w:rPr>
        <w:t>测试了超参数的其它取值对实验结果的影响</w:t>
      </w:r>
      <w:r>
        <w:t>。</w:t>
      </w:r>
    </w:p>
    <w:p w14:paraId="33F3F874" w14:textId="77777777" w:rsidR="00CB514B" w:rsidRPr="004B6DDB" w:rsidRDefault="00CB514B" w:rsidP="00CB514B">
      <w:pPr>
        <w:ind w:firstLineChars="200" w:firstLine="480"/>
        <w:rPr>
          <w:color w:val="000000" w:themeColor="text1"/>
        </w:rPr>
      </w:pPr>
      <w:r>
        <w:t>第</w:t>
      </w:r>
      <w:r>
        <w:rPr>
          <w:rFonts w:hint="eastAsia"/>
        </w:rPr>
        <w:t>五</w:t>
      </w:r>
      <w:r>
        <w:t>章</w:t>
      </w:r>
      <w:r>
        <w:t xml:space="preserve"> </w:t>
      </w:r>
      <w:r>
        <w:t>总结与展望：</w:t>
      </w:r>
      <w:r>
        <w:rPr>
          <w:rFonts w:hint="eastAsia"/>
        </w:rPr>
        <w:t>本章总结全文的主要工作，说明所提出模型的主要创新点，并展望所提出模型在未来可能的改进方向</w:t>
      </w:r>
      <w:r>
        <w:t>。</w:t>
      </w:r>
    </w:p>
    <w:p w14:paraId="4FC6B9B1" w14:textId="77777777" w:rsidR="00CB514B" w:rsidRPr="00CB514B" w:rsidRDefault="00CB514B" w:rsidP="00CB514B"/>
    <w:p w14:paraId="110A0A65" w14:textId="200D7A2C" w:rsidR="009F151B" w:rsidRDefault="00631F16">
      <w:pPr>
        <w:pStyle w:val="1"/>
        <w:ind w:left="578" w:hanging="578"/>
      </w:pPr>
      <w:bookmarkStart w:id="454" w:name="_Toc100573197"/>
      <w:bookmarkEnd w:id="447"/>
      <w:bookmarkEnd w:id="448"/>
      <w:bookmarkEnd w:id="449"/>
      <w:r>
        <w:rPr>
          <w:rFonts w:hint="eastAsia"/>
        </w:rPr>
        <w:lastRenderedPageBreak/>
        <w:t>BYOT</w:t>
      </w:r>
      <w:r>
        <w:rPr>
          <w:rFonts w:hint="eastAsia"/>
        </w:rPr>
        <w:t>模型</w:t>
      </w:r>
      <w:r w:rsidR="0047012E">
        <w:rPr>
          <w:rFonts w:hint="eastAsia"/>
        </w:rPr>
        <w:t>问题分析</w:t>
      </w:r>
      <w:bookmarkEnd w:id="454"/>
    </w:p>
    <w:p w14:paraId="3A74EFA3" w14:textId="230D878E" w:rsidR="002043B6" w:rsidRPr="00A1464A" w:rsidRDefault="002043B6">
      <w:pPr>
        <w:ind w:firstLineChars="200" w:firstLine="480"/>
        <w:rPr>
          <w:color w:val="FF0000"/>
          <w:rPrChange w:id="455" w:author="微软用户" w:date="2022-04-11T21:03:00Z">
            <w:rPr/>
          </w:rPrChange>
        </w:rPr>
      </w:pPr>
      <w:r w:rsidRPr="00A1464A">
        <w:rPr>
          <w:rFonts w:hint="eastAsia"/>
          <w:color w:val="FF0000"/>
          <w:rPrChange w:id="456" w:author="微软用户" w:date="2022-04-11T21:03:00Z">
            <w:rPr>
              <w:rFonts w:hint="eastAsia"/>
            </w:rPr>
          </w:rPrChange>
        </w:rPr>
        <w:t>本章的安排如下：</w:t>
      </w:r>
    </w:p>
    <w:p w14:paraId="59162528" w14:textId="7BAE2CF7" w:rsidR="00EC676A" w:rsidRPr="00A1464A" w:rsidRDefault="009712C5">
      <w:pPr>
        <w:ind w:firstLineChars="200" w:firstLine="480"/>
        <w:rPr>
          <w:color w:val="FF0000"/>
          <w:rPrChange w:id="457" w:author="微软用户" w:date="2022-04-11T21:03:00Z">
            <w:rPr/>
          </w:rPrChange>
        </w:rPr>
      </w:pPr>
      <w:r w:rsidRPr="00A1464A">
        <w:rPr>
          <w:color w:val="FF0000"/>
          <w:rPrChange w:id="458" w:author="微软用户" w:date="2022-04-11T21:03:00Z">
            <w:rPr/>
          </w:rPrChange>
        </w:rPr>
        <w:fldChar w:fldCharType="begin"/>
      </w:r>
      <w:r w:rsidRPr="00A1464A">
        <w:rPr>
          <w:color w:val="FF0000"/>
          <w:rPrChange w:id="459" w:author="微软用户" w:date="2022-04-11T21:03:00Z">
            <w:rPr/>
          </w:rPrChange>
        </w:rPr>
        <w:instrText xml:space="preserve"> REF _Ref100342562 \r \h </w:instrText>
      </w:r>
      <w:r w:rsidRPr="00A1464A">
        <w:rPr>
          <w:color w:val="FF0000"/>
          <w:rPrChange w:id="460" w:author="微软用户" w:date="2022-04-11T21:03:00Z">
            <w:rPr>
              <w:color w:val="FF0000"/>
            </w:rPr>
          </w:rPrChange>
        </w:rPr>
      </w:r>
      <w:r w:rsidRPr="00A1464A">
        <w:rPr>
          <w:color w:val="FF0000"/>
          <w:rPrChange w:id="461" w:author="微软用户" w:date="2022-04-11T21:03:00Z">
            <w:rPr/>
          </w:rPrChange>
        </w:rPr>
        <w:fldChar w:fldCharType="separate"/>
      </w:r>
      <w:r w:rsidRPr="00A1464A">
        <w:rPr>
          <w:color w:val="FF0000"/>
          <w:rPrChange w:id="462" w:author="微软用户" w:date="2022-04-11T21:03:00Z">
            <w:rPr/>
          </w:rPrChange>
        </w:rPr>
        <w:t>2.1</w:t>
      </w:r>
      <w:r w:rsidRPr="00A1464A">
        <w:rPr>
          <w:color w:val="FF0000"/>
          <w:rPrChange w:id="463" w:author="微软用户" w:date="2022-04-11T21:03:00Z">
            <w:rPr/>
          </w:rPrChange>
        </w:rPr>
        <w:fldChar w:fldCharType="end"/>
      </w:r>
      <w:proofErr w:type="gramStart"/>
      <w:r w:rsidR="00953462" w:rsidRPr="00A1464A">
        <w:rPr>
          <w:rFonts w:hint="eastAsia"/>
          <w:color w:val="FF0000"/>
          <w:rPrChange w:id="464" w:author="微软用户" w:date="2022-04-11T21:03:00Z">
            <w:rPr>
              <w:rFonts w:hint="eastAsia"/>
            </w:rPr>
          </w:rPrChange>
        </w:rPr>
        <w:t>节</w:t>
      </w:r>
      <w:r w:rsidR="000260D6" w:rsidRPr="00A1464A">
        <w:rPr>
          <w:rFonts w:hint="eastAsia"/>
          <w:color w:val="FF0000"/>
          <w:rPrChange w:id="465" w:author="微软用户" w:date="2022-04-11T21:03:00Z">
            <w:rPr>
              <w:rFonts w:hint="eastAsia"/>
            </w:rPr>
          </w:rPrChange>
        </w:rPr>
        <w:t>介绍</w:t>
      </w:r>
      <w:proofErr w:type="gramEnd"/>
      <w:r w:rsidR="00D4793D" w:rsidRPr="00A1464A">
        <w:rPr>
          <w:color w:val="FF0000"/>
          <w:rPrChange w:id="466" w:author="微软用户" w:date="2022-04-11T21:03:00Z">
            <w:rPr/>
          </w:rPrChange>
        </w:rPr>
        <w:t>BYOT</w:t>
      </w:r>
      <w:r w:rsidR="00D4793D" w:rsidRPr="00A1464A">
        <w:rPr>
          <w:rFonts w:hint="eastAsia"/>
          <w:color w:val="FF0000"/>
          <w:rPrChange w:id="467" w:author="微软用户" w:date="2022-04-11T21:03:00Z">
            <w:rPr>
              <w:rFonts w:hint="eastAsia"/>
            </w:rPr>
          </w:rPrChange>
        </w:rPr>
        <w:t>模型的</w:t>
      </w:r>
      <w:r w:rsidR="0072368A" w:rsidRPr="00A1464A">
        <w:rPr>
          <w:rFonts w:hint="eastAsia"/>
          <w:color w:val="FF0000"/>
          <w:rPrChange w:id="468" w:author="微软用户" w:date="2022-04-11T21:03:00Z">
            <w:rPr>
              <w:rFonts w:hint="eastAsia"/>
            </w:rPr>
          </w:rPrChange>
        </w:rPr>
        <w:t>网络结构</w:t>
      </w:r>
      <w:r w:rsidR="007C7B64" w:rsidRPr="00A1464A">
        <w:rPr>
          <w:rFonts w:hint="eastAsia"/>
          <w:color w:val="FF0000"/>
          <w:rPrChange w:id="469" w:author="微软用户" w:date="2022-04-11T21:03:00Z">
            <w:rPr>
              <w:rFonts w:hint="eastAsia"/>
            </w:rPr>
          </w:rPrChange>
        </w:rPr>
        <w:t>，</w:t>
      </w:r>
      <w:r w:rsidR="00897B30" w:rsidRPr="00A1464A">
        <w:rPr>
          <w:rFonts w:hint="eastAsia"/>
          <w:color w:val="FF0000"/>
          <w:rPrChange w:id="470" w:author="微软用户" w:date="2022-04-11T21:03:00Z">
            <w:rPr>
              <w:rFonts w:hint="eastAsia"/>
            </w:rPr>
          </w:rPrChange>
        </w:rPr>
        <w:t>说明</w:t>
      </w:r>
      <w:r w:rsidR="00897B30" w:rsidRPr="00A1464A">
        <w:rPr>
          <w:color w:val="FF0000"/>
          <w:rPrChange w:id="471" w:author="微软用户" w:date="2022-04-11T21:03:00Z">
            <w:rPr/>
          </w:rPrChange>
        </w:rPr>
        <w:t>BYOT</w:t>
      </w:r>
      <w:r w:rsidR="00897B30" w:rsidRPr="00A1464A">
        <w:rPr>
          <w:rFonts w:hint="eastAsia"/>
          <w:color w:val="FF0000"/>
          <w:rPrChange w:id="472" w:author="微软用户" w:date="2022-04-11T21:03:00Z">
            <w:rPr>
              <w:rFonts w:hint="eastAsia"/>
            </w:rPr>
          </w:rPrChange>
        </w:rPr>
        <w:t>模型</w:t>
      </w:r>
      <w:r w:rsidR="007E5E1E" w:rsidRPr="00A1464A">
        <w:rPr>
          <w:rFonts w:hint="eastAsia"/>
          <w:color w:val="FF0000"/>
          <w:rPrChange w:id="473" w:author="微软用户" w:date="2022-04-11T21:03:00Z">
            <w:rPr>
              <w:rFonts w:hint="eastAsia"/>
            </w:rPr>
          </w:rPrChange>
        </w:rPr>
        <w:t>损失函数</w:t>
      </w:r>
      <w:r w:rsidR="001A12F7" w:rsidRPr="00A1464A">
        <w:rPr>
          <w:rFonts w:hint="eastAsia"/>
          <w:color w:val="FF0000"/>
          <w:rPrChange w:id="474" w:author="微软用户" w:date="2022-04-11T21:03:00Z">
            <w:rPr>
              <w:rFonts w:hint="eastAsia"/>
            </w:rPr>
          </w:rPrChange>
        </w:rPr>
        <w:t>的计算方法</w:t>
      </w:r>
      <w:r w:rsidR="005D2F8C" w:rsidRPr="00A1464A">
        <w:rPr>
          <w:rFonts w:hint="eastAsia"/>
          <w:color w:val="FF0000"/>
          <w:rPrChange w:id="475" w:author="微软用户" w:date="2022-04-11T21:03:00Z">
            <w:rPr>
              <w:rFonts w:hint="eastAsia"/>
            </w:rPr>
          </w:rPrChange>
        </w:rPr>
        <w:t>。</w:t>
      </w:r>
      <w:r w:rsidR="0077348B" w:rsidRPr="00A1464A">
        <w:rPr>
          <w:rFonts w:hint="eastAsia"/>
          <w:color w:val="FF0000"/>
          <w:rPrChange w:id="476" w:author="微软用户" w:date="2022-04-11T21:03:00Z">
            <w:rPr>
              <w:rFonts w:hint="eastAsia"/>
            </w:rPr>
          </w:rPrChange>
        </w:rPr>
        <w:t>为</w:t>
      </w:r>
      <w:r w:rsidR="00883319" w:rsidRPr="00A1464A">
        <w:rPr>
          <w:color w:val="FF0000"/>
          <w:rPrChange w:id="477" w:author="微软用户" w:date="2022-04-11T21:03:00Z">
            <w:rPr/>
          </w:rPrChange>
        </w:rPr>
        <w:fldChar w:fldCharType="begin"/>
      </w:r>
      <w:r w:rsidR="00883319" w:rsidRPr="00A1464A">
        <w:rPr>
          <w:color w:val="FF0000"/>
          <w:rPrChange w:id="478" w:author="微软用户" w:date="2022-04-11T21:03:00Z">
            <w:rPr/>
          </w:rPrChange>
        </w:rPr>
        <w:instrText xml:space="preserve"> REF _Ref100343763 \r \h </w:instrText>
      </w:r>
      <w:r w:rsidR="00883319" w:rsidRPr="00A1464A">
        <w:rPr>
          <w:color w:val="FF0000"/>
          <w:rPrChange w:id="479" w:author="微软用户" w:date="2022-04-11T21:03:00Z">
            <w:rPr>
              <w:color w:val="FF0000"/>
            </w:rPr>
          </w:rPrChange>
        </w:rPr>
      </w:r>
      <w:r w:rsidR="00883319" w:rsidRPr="00A1464A">
        <w:rPr>
          <w:color w:val="FF0000"/>
          <w:rPrChange w:id="480" w:author="微软用户" w:date="2022-04-11T21:03:00Z">
            <w:rPr/>
          </w:rPrChange>
        </w:rPr>
        <w:fldChar w:fldCharType="separate"/>
      </w:r>
      <w:r w:rsidR="00883319" w:rsidRPr="00A1464A">
        <w:rPr>
          <w:color w:val="FF0000"/>
          <w:rPrChange w:id="481" w:author="微软用户" w:date="2022-04-11T21:03:00Z">
            <w:rPr/>
          </w:rPrChange>
        </w:rPr>
        <w:t>2.2</w:t>
      </w:r>
      <w:r w:rsidR="00883319" w:rsidRPr="00A1464A">
        <w:rPr>
          <w:color w:val="FF0000"/>
          <w:rPrChange w:id="482" w:author="微软用户" w:date="2022-04-11T21:03:00Z">
            <w:rPr/>
          </w:rPrChange>
        </w:rPr>
        <w:fldChar w:fldCharType="end"/>
      </w:r>
      <w:r w:rsidR="00883319" w:rsidRPr="00A1464A">
        <w:rPr>
          <w:rFonts w:hint="eastAsia"/>
          <w:color w:val="FF0000"/>
          <w:rPrChange w:id="483" w:author="微软用户" w:date="2022-04-11T21:03:00Z">
            <w:rPr>
              <w:rFonts w:hint="eastAsia"/>
            </w:rPr>
          </w:rPrChange>
        </w:rPr>
        <w:t>节</w:t>
      </w:r>
      <w:r w:rsidR="009115E1" w:rsidRPr="00A1464A">
        <w:rPr>
          <w:rFonts w:hint="eastAsia"/>
          <w:color w:val="FF0000"/>
          <w:rPrChange w:id="484" w:author="微软用户" w:date="2022-04-11T21:03:00Z">
            <w:rPr>
              <w:rFonts w:hint="eastAsia"/>
            </w:rPr>
          </w:rPrChange>
        </w:rPr>
        <w:t>和第三章</w:t>
      </w:r>
      <w:r w:rsidR="00E95C4F" w:rsidRPr="00A1464A">
        <w:rPr>
          <w:rFonts w:hint="eastAsia"/>
          <w:color w:val="FF0000"/>
          <w:rPrChange w:id="485" w:author="微软用户" w:date="2022-04-11T21:03:00Z">
            <w:rPr>
              <w:rFonts w:hint="eastAsia"/>
            </w:rPr>
          </w:rPrChange>
        </w:rPr>
        <w:t>提出</w:t>
      </w:r>
      <w:r w:rsidR="006D1420" w:rsidRPr="00A1464A">
        <w:rPr>
          <w:rFonts w:hint="eastAsia"/>
          <w:color w:val="FF0000"/>
          <w:rPrChange w:id="486" w:author="微软用户" w:date="2022-04-11T21:03:00Z">
            <w:rPr>
              <w:rFonts w:hint="eastAsia"/>
            </w:rPr>
          </w:rPrChange>
        </w:rPr>
        <w:t>改进方案做铺垫。</w:t>
      </w:r>
    </w:p>
    <w:p w14:paraId="1B584043" w14:textId="4A2210FC" w:rsidR="00484A82" w:rsidRPr="00A1464A" w:rsidRDefault="000B2330">
      <w:pPr>
        <w:ind w:firstLineChars="200" w:firstLine="480"/>
        <w:rPr>
          <w:color w:val="FF0000"/>
          <w:rPrChange w:id="487" w:author="微软用户" w:date="2022-04-11T21:03:00Z">
            <w:rPr/>
          </w:rPrChange>
        </w:rPr>
      </w:pPr>
      <w:r w:rsidRPr="00A1464A">
        <w:rPr>
          <w:color w:val="FF0000"/>
          <w:rPrChange w:id="488" w:author="微软用户" w:date="2022-04-11T21:03:00Z">
            <w:rPr/>
          </w:rPrChange>
        </w:rPr>
        <w:fldChar w:fldCharType="begin"/>
      </w:r>
      <w:r w:rsidRPr="00A1464A">
        <w:rPr>
          <w:color w:val="FF0000"/>
          <w:rPrChange w:id="489" w:author="微软用户" w:date="2022-04-11T21:03:00Z">
            <w:rPr/>
          </w:rPrChange>
        </w:rPr>
        <w:instrText xml:space="preserve"> REF _Ref100343763 \r \h </w:instrText>
      </w:r>
      <w:r w:rsidRPr="00A1464A">
        <w:rPr>
          <w:color w:val="FF0000"/>
          <w:rPrChange w:id="490" w:author="微软用户" w:date="2022-04-11T21:03:00Z">
            <w:rPr>
              <w:color w:val="FF0000"/>
            </w:rPr>
          </w:rPrChange>
        </w:rPr>
      </w:r>
      <w:r w:rsidRPr="00A1464A">
        <w:rPr>
          <w:color w:val="FF0000"/>
          <w:rPrChange w:id="491" w:author="微软用户" w:date="2022-04-11T21:03:00Z">
            <w:rPr/>
          </w:rPrChange>
        </w:rPr>
        <w:fldChar w:fldCharType="separate"/>
      </w:r>
      <w:r w:rsidRPr="00A1464A">
        <w:rPr>
          <w:color w:val="FF0000"/>
          <w:rPrChange w:id="492" w:author="微软用户" w:date="2022-04-11T21:03:00Z">
            <w:rPr/>
          </w:rPrChange>
        </w:rPr>
        <w:t>2.2</w:t>
      </w:r>
      <w:r w:rsidRPr="00A1464A">
        <w:rPr>
          <w:color w:val="FF0000"/>
          <w:rPrChange w:id="493" w:author="微软用户" w:date="2022-04-11T21:03:00Z">
            <w:rPr/>
          </w:rPrChange>
        </w:rPr>
        <w:fldChar w:fldCharType="end"/>
      </w:r>
      <w:proofErr w:type="gramStart"/>
      <w:r w:rsidRPr="00A1464A">
        <w:rPr>
          <w:rFonts w:hint="eastAsia"/>
          <w:color w:val="FF0000"/>
          <w:rPrChange w:id="494" w:author="微软用户" w:date="2022-04-11T21:03:00Z">
            <w:rPr>
              <w:rFonts w:hint="eastAsia"/>
            </w:rPr>
          </w:rPrChange>
        </w:rPr>
        <w:t>节</w:t>
      </w:r>
      <w:r w:rsidR="00F22979" w:rsidRPr="00A1464A">
        <w:rPr>
          <w:rFonts w:hint="eastAsia"/>
          <w:color w:val="FF0000"/>
          <w:rPrChange w:id="495" w:author="微软用户" w:date="2022-04-11T21:03:00Z">
            <w:rPr>
              <w:rFonts w:hint="eastAsia"/>
            </w:rPr>
          </w:rPrChange>
        </w:rPr>
        <w:t>分析</w:t>
      </w:r>
      <w:proofErr w:type="gramEnd"/>
      <w:r w:rsidR="00C50A3A" w:rsidRPr="00A1464A">
        <w:rPr>
          <w:color w:val="FF0000"/>
          <w:rPrChange w:id="496" w:author="微软用户" w:date="2022-04-11T21:03:00Z">
            <w:rPr/>
          </w:rPrChange>
        </w:rPr>
        <w:t>BYOT</w:t>
      </w:r>
      <w:r w:rsidR="00C50A3A" w:rsidRPr="00A1464A">
        <w:rPr>
          <w:rFonts w:hint="eastAsia"/>
          <w:color w:val="FF0000"/>
          <w:rPrChange w:id="497" w:author="微软用户" w:date="2022-04-11T21:03:00Z">
            <w:rPr>
              <w:rFonts w:hint="eastAsia"/>
            </w:rPr>
          </w:rPrChange>
        </w:rPr>
        <w:t>模型存在的问题，</w:t>
      </w:r>
      <w:r w:rsidR="00B75B6E" w:rsidRPr="00A1464A">
        <w:rPr>
          <w:rFonts w:hint="eastAsia"/>
          <w:color w:val="FF0000"/>
          <w:rPrChange w:id="498" w:author="微软用户" w:date="2022-04-11T21:03:00Z">
            <w:rPr>
              <w:rFonts w:hint="eastAsia"/>
            </w:rPr>
          </w:rPrChange>
        </w:rPr>
        <w:t>提出衰减</w:t>
      </w:r>
      <w:r w:rsidR="004F5686" w:rsidRPr="00A1464A">
        <w:rPr>
          <w:color w:val="FF0000"/>
          <w:rPrChange w:id="499" w:author="微软用户" w:date="2022-04-11T21:03:00Z">
            <w:rPr/>
          </w:rPrChange>
        </w:rPr>
        <w:t>BYOT</w:t>
      </w:r>
      <w:r w:rsidR="004F5686" w:rsidRPr="00A1464A">
        <w:rPr>
          <w:rFonts w:hint="eastAsia"/>
          <w:color w:val="FF0000"/>
          <w:rPrChange w:id="500" w:author="微软用户" w:date="2022-04-11T21:03:00Z">
            <w:rPr>
              <w:rFonts w:hint="eastAsia"/>
            </w:rPr>
          </w:rPrChange>
        </w:rPr>
        <w:t>模型作为</w:t>
      </w:r>
      <w:r w:rsidR="00992E01" w:rsidRPr="00A1464A">
        <w:rPr>
          <w:rFonts w:hint="eastAsia"/>
          <w:color w:val="FF0000"/>
          <w:rPrChange w:id="501" w:author="微软用户" w:date="2022-04-11T21:03:00Z">
            <w:rPr>
              <w:rFonts w:hint="eastAsia"/>
            </w:rPr>
          </w:rPrChange>
        </w:rPr>
        <w:t>改进</w:t>
      </w:r>
      <w:r w:rsidR="004F5686" w:rsidRPr="00A1464A">
        <w:rPr>
          <w:rFonts w:hint="eastAsia"/>
          <w:color w:val="FF0000"/>
          <w:rPrChange w:id="502" w:author="微软用户" w:date="2022-04-11T21:03:00Z">
            <w:rPr>
              <w:rFonts w:hint="eastAsia"/>
            </w:rPr>
          </w:rPrChange>
        </w:rPr>
        <w:t>方案。</w:t>
      </w:r>
    </w:p>
    <w:p w14:paraId="36FDAF67" w14:textId="0D64B992" w:rsidR="00087434" w:rsidRPr="00A1464A" w:rsidRDefault="00172C0A">
      <w:pPr>
        <w:ind w:firstLineChars="200" w:firstLine="480"/>
        <w:rPr>
          <w:color w:val="FF0000"/>
          <w:rPrChange w:id="503" w:author="微软用户" w:date="2022-04-11T21:03:00Z">
            <w:rPr/>
          </w:rPrChange>
        </w:rPr>
      </w:pPr>
      <w:r w:rsidRPr="00A1464A">
        <w:rPr>
          <w:color w:val="FF0000"/>
          <w:rPrChange w:id="504" w:author="微软用户" w:date="2022-04-11T21:03:00Z">
            <w:rPr/>
          </w:rPrChange>
        </w:rPr>
        <w:fldChar w:fldCharType="begin"/>
      </w:r>
      <w:r w:rsidRPr="00A1464A">
        <w:rPr>
          <w:color w:val="FF0000"/>
          <w:rPrChange w:id="505" w:author="微软用户" w:date="2022-04-11T21:03:00Z">
            <w:rPr/>
          </w:rPrChange>
        </w:rPr>
        <w:instrText xml:space="preserve"> REF _Ref100344257 \r \h </w:instrText>
      </w:r>
      <w:r w:rsidRPr="00A1464A">
        <w:rPr>
          <w:color w:val="FF0000"/>
          <w:rPrChange w:id="506" w:author="微软用户" w:date="2022-04-11T21:03:00Z">
            <w:rPr>
              <w:color w:val="FF0000"/>
            </w:rPr>
          </w:rPrChange>
        </w:rPr>
      </w:r>
      <w:r w:rsidRPr="00A1464A">
        <w:rPr>
          <w:color w:val="FF0000"/>
          <w:rPrChange w:id="507" w:author="微软用户" w:date="2022-04-11T21:03:00Z">
            <w:rPr/>
          </w:rPrChange>
        </w:rPr>
        <w:fldChar w:fldCharType="separate"/>
      </w:r>
      <w:r w:rsidRPr="00A1464A">
        <w:rPr>
          <w:color w:val="FF0000"/>
          <w:rPrChange w:id="508" w:author="微软用户" w:date="2022-04-11T21:03:00Z">
            <w:rPr/>
          </w:rPrChange>
        </w:rPr>
        <w:t>2.3</w:t>
      </w:r>
      <w:r w:rsidRPr="00A1464A">
        <w:rPr>
          <w:color w:val="FF0000"/>
          <w:rPrChange w:id="509" w:author="微软用户" w:date="2022-04-11T21:03:00Z">
            <w:rPr/>
          </w:rPrChange>
        </w:rPr>
        <w:fldChar w:fldCharType="end"/>
      </w:r>
      <w:r w:rsidRPr="00A1464A">
        <w:rPr>
          <w:rFonts w:hint="eastAsia"/>
          <w:color w:val="FF0000"/>
          <w:rPrChange w:id="510" w:author="微软用户" w:date="2022-04-11T21:03:00Z">
            <w:rPr>
              <w:rFonts w:hint="eastAsia"/>
            </w:rPr>
          </w:rPrChange>
        </w:rPr>
        <w:t>节</w:t>
      </w:r>
      <w:r w:rsidR="009469F4" w:rsidRPr="00A1464A">
        <w:rPr>
          <w:rFonts w:hint="eastAsia"/>
          <w:color w:val="FF0000"/>
          <w:rPrChange w:id="511" w:author="微软用户" w:date="2022-04-11T21:03:00Z">
            <w:rPr>
              <w:rFonts w:hint="eastAsia"/>
            </w:rPr>
          </w:rPrChange>
        </w:rPr>
        <w:t>实验</w:t>
      </w:r>
      <w:r w:rsidR="008325AA" w:rsidRPr="00A1464A">
        <w:rPr>
          <w:rFonts w:hint="eastAsia"/>
          <w:color w:val="FF0000"/>
          <w:rPrChange w:id="512" w:author="微软用户" w:date="2022-04-11T21:03:00Z">
            <w:rPr>
              <w:rFonts w:hint="eastAsia"/>
            </w:rPr>
          </w:rPrChange>
        </w:rPr>
        <w:t>测试了</w:t>
      </w:r>
      <w:r w:rsidR="008064A7" w:rsidRPr="00A1464A">
        <w:rPr>
          <w:rFonts w:hint="eastAsia"/>
          <w:color w:val="FF0000"/>
          <w:rPrChange w:id="513" w:author="微软用户" w:date="2022-04-11T21:03:00Z">
            <w:rPr>
              <w:rFonts w:hint="eastAsia"/>
            </w:rPr>
          </w:rPrChange>
        </w:rPr>
        <w:t>衰减</w:t>
      </w:r>
      <w:r w:rsidR="00275103" w:rsidRPr="00A1464A">
        <w:rPr>
          <w:color w:val="FF0000"/>
          <w:rPrChange w:id="514" w:author="微软用户" w:date="2022-04-11T21:03:00Z">
            <w:rPr/>
          </w:rPrChange>
        </w:rPr>
        <w:t>BYOT</w:t>
      </w:r>
      <w:r w:rsidR="00275103" w:rsidRPr="00A1464A">
        <w:rPr>
          <w:rFonts w:hint="eastAsia"/>
          <w:color w:val="FF0000"/>
          <w:rPrChange w:id="515" w:author="微软用户" w:date="2022-04-11T21:03:00Z">
            <w:rPr>
              <w:rFonts w:hint="eastAsia"/>
            </w:rPr>
          </w:rPrChange>
        </w:rPr>
        <w:t>模型性能，</w:t>
      </w:r>
      <w:r w:rsidR="000D2F65" w:rsidRPr="00A1464A">
        <w:rPr>
          <w:rFonts w:hint="eastAsia"/>
          <w:color w:val="FF0000"/>
          <w:rPrChange w:id="516" w:author="微软用户" w:date="2022-04-11T21:03:00Z">
            <w:rPr>
              <w:rFonts w:hint="eastAsia"/>
            </w:rPr>
          </w:rPrChange>
        </w:rPr>
        <w:t>并和</w:t>
      </w:r>
      <w:r w:rsidR="00B136B8" w:rsidRPr="00A1464A">
        <w:rPr>
          <w:rFonts w:hint="eastAsia"/>
          <w:color w:val="FF0000"/>
          <w:rPrChange w:id="517" w:author="微软用户" w:date="2022-04-11T21:03:00Z">
            <w:rPr>
              <w:rFonts w:hint="eastAsia"/>
            </w:rPr>
          </w:rPrChange>
        </w:rPr>
        <w:t>原</w:t>
      </w:r>
      <w:r w:rsidR="00BC36DF" w:rsidRPr="00A1464A">
        <w:rPr>
          <w:color w:val="FF0000"/>
          <w:rPrChange w:id="518" w:author="微软用户" w:date="2022-04-11T21:03:00Z">
            <w:rPr/>
          </w:rPrChange>
        </w:rPr>
        <w:t>BYOT</w:t>
      </w:r>
      <w:r w:rsidR="00BC36DF" w:rsidRPr="00A1464A">
        <w:rPr>
          <w:rFonts w:hint="eastAsia"/>
          <w:color w:val="FF0000"/>
          <w:rPrChange w:id="519" w:author="微软用户" w:date="2022-04-11T21:03:00Z">
            <w:rPr>
              <w:rFonts w:hint="eastAsia"/>
            </w:rPr>
          </w:rPrChange>
        </w:rPr>
        <w:t>模型性能作比较。</w:t>
      </w:r>
      <w:r w:rsidR="0077348B" w:rsidRPr="00A1464A">
        <w:rPr>
          <w:color w:val="FF0000"/>
          <w:rPrChange w:id="520" w:author="微软用户" w:date="2022-04-11T21:03:00Z">
            <w:rPr/>
          </w:rPrChange>
        </w:rPr>
        <w:t xml:space="preserve"> </w:t>
      </w:r>
    </w:p>
    <w:p w14:paraId="2B3EB6AB" w14:textId="63CC10B1" w:rsidR="009F151B" w:rsidRDefault="00B1605A">
      <w:pPr>
        <w:pStyle w:val="2"/>
      </w:pPr>
      <w:bookmarkStart w:id="521" w:name="_Ref100342562"/>
      <w:bookmarkStart w:id="522" w:name="_Toc100573198"/>
      <w:r>
        <w:rPr>
          <w:rFonts w:hint="eastAsia"/>
        </w:rPr>
        <w:t>B</w:t>
      </w:r>
      <w:r>
        <w:t>YOT</w:t>
      </w:r>
      <w:r>
        <w:rPr>
          <w:rFonts w:hint="eastAsia"/>
        </w:rPr>
        <w:t>模型</w:t>
      </w:r>
      <w:r w:rsidR="001D1AC7">
        <w:rPr>
          <w:rFonts w:hint="eastAsia"/>
        </w:rPr>
        <w:t>介绍</w:t>
      </w:r>
      <w:bookmarkEnd w:id="521"/>
      <w:bookmarkEnd w:id="522"/>
      <w:ins w:id="523" w:author="微软用户" w:date="2022-04-11T21:04:00Z">
        <w:r w:rsidR="00A1464A">
          <w:rPr>
            <w:rFonts w:hint="eastAsia"/>
          </w:rPr>
          <w:t>??</w:t>
        </w:r>
      </w:ins>
    </w:p>
    <w:p w14:paraId="12D1ACD3" w14:textId="638C0CE0" w:rsidR="00AC6ACA" w:rsidRDefault="00AC6ACA" w:rsidP="00AC6ACA">
      <w:pPr>
        <w:pStyle w:val="3"/>
      </w:pPr>
      <w:r>
        <w:rPr>
          <w:rFonts w:hint="eastAsia"/>
        </w:rPr>
        <w:t>B</w:t>
      </w:r>
      <w:r>
        <w:t>YOT</w:t>
      </w:r>
      <w:r>
        <w:t>模型</w:t>
      </w:r>
      <w:r>
        <w:rPr>
          <w:rFonts w:hint="eastAsia"/>
        </w:rPr>
        <w:t>的网络结构</w:t>
      </w:r>
    </w:p>
    <w:p w14:paraId="10DFDBC5" w14:textId="48A67439" w:rsidR="00AC6ACA" w:rsidRDefault="00AC6ACA" w:rsidP="00AC6ACA">
      <w:pPr>
        <w:ind w:firstLine="480"/>
      </w:pPr>
      <w:r>
        <w:rPr>
          <w:rFonts w:hint="eastAsia"/>
        </w:rPr>
        <w:t>BYOT</w:t>
      </w:r>
      <w:r>
        <w:t>模型</w:t>
      </w:r>
      <w:r>
        <w:rPr>
          <w:rFonts w:hint="eastAsia"/>
          <w:vertAlign w:val="superscript"/>
        </w:rPr>
        <w:t>[6]</w:t>
      </w:r>
      <w:r w:rsidRPr="00653264">
        <w:rPr>
          <w:rFonts w:hint="eastAsia"/>
        </w:rPr>
        <w:t>是一种</w:t>
      </w:r>
      <w:r>
        <w:rPr>
          <w:rFonts w:hint="eastAsia"/>
        </w:rPr>
        <w:t>基于特征的自知识蒸馏模型，它</w:t>
      </w:r>
      <w:r w:rsidR="00017F4D">
        <w:rPr>
          <w:rFonts w:hint="eastAsia"/>
        </w:rPr>
        <w:t>将</w:t>
      </w:r>
      <w:r>
        <w:t>模型的神经网络深层信息蒸馏到模型的神经网络浅层。</w:t>
      </w:r>
      <w:r>
        <w:rPr>
          <w:rFonts w:hint="eastAsia"/>
        </w:rPr>
        <w:t>BYOT</w:t>
      </w:r>
      <w:r>
        <w:rPr>
          <w:rFonts w:hint="eastAsia"/>
        </w:rPr>
        <w:t>模型的网络结构</w:t>
      </w:r>
      <w:r w:rsidRPr="00814AB1">
        <w:rPr>
          <w:rFonts w:hint="eastAsia"/>
        </w:rPr>
        <w:t>如</w:t>
      </w:r>
      <w:r w:rsidRPr="00814AB1">
        <w:fldChar w:fldCharType="begin"/>
      </w:r>
      <w:r w:rsidRPr="00814AB1">
        <w:instrText xml:space="preserve"> </w:instrText>
      </w:r>
      <w:r w:rsidRPr="00814AB1">
        <w:rPr>
          <w:rFonts w:hint="eastAsia"/>
        </w:rPr>
        <w:instrText>REF _Ref99795804 \h</w:instrText>
      </w:r>
      <w:r w:rsidRPr="00814AB1">
        <w:instrText xml:space="preserve"> </w:instrText>
      </w:r>
      <w:r>
        <w:instrText xml:space="preserve"> \* MERGEFORMAT </w:instrText>
      </w:r>
      <w:r w:rsidRPr="00814AB1">
        <w:fldChar w:fldCharType="separate"/>
      </w:r>
      <w:r w:rsidRPr="00814AB1">
        <w:rPr>
          <w:rFonts w:eastAsiaTheme="majorEastAsia"/>
        </w:rPr>
        <w:t>图</w:t>
      </w:r>
      <w:r w:rsidRPr="00814AB1">
        <w:rPr>
          <w:rFonts w:eastAsiaTheme="majorEastAsia"/>
          <w:noProof/>
        </w:rPr>
        <w:t>3</w:t>
      </w:r>
      <w:r w:rsidRPr="00814AB1">
        <w:rPr>
          <w:rFonts w:eastAsiaTheme="majorEastAsia"/>
        </w:rPr>
        <w:t>.</w:t>
      </w:r>
      <w:r w:rsidRPr="00814AB1">
        <w:rPr>
          <w:rFonts w:eastAsiaTheme="majorEastAsia"/>
          <w:noProof/>
        </w:rPr>
        <w:t>1</w:t>
      </w:r>
      <w:r w:rsidRPr="00814AB1">
        <w:fldChar w:fldCharType="end"/>
      </w:r>
      <w:r w:rsidRPr="00814AB1">
        <w:rPr>
          <w:rFonts w:hint="eastAsia"/>
        </w:rPr>
        <w:t>所</w:t>
      </w:r>
      <w:r>
        <w:rPr>
          <w:rFonts w:hint="eastAsia"/>
        </w:rPr>
        <w:t>示：</w:t>
      </w:r>
      <w:r w:rsidR="006D0CC7">
        <w:rPr>
          <w:rFonts w:hint="eastAsia"/>
        </w:rPr>
        <w:t>残差</w:t>
      </w:r>
      <w:r>
        <w:t>神经网络根据其深度分为几个浅层</w:t>
      </w:r>
      <w:r>
        <w:rPr>
          <w:rFonts w:hint="eastAsia"/>
        </w:rPr>
        <w:t>块（</w:t>
      </w:r>
      <w:r>
        <w:rPr>
          <w:rFonts w:hint="eastAsia"/>
        </w:rPr>
        <w:t>R</w:t>
      </w:r>
      <w:r>
        <w:t>esBlock 1, ResBlock 2, ResBlock 3</w:t>
      </w:r>
      <w:r>
        <w:rPr>
          <w:rFonts w:hint="eastAsia"/>
        </w:rPr>
        <w:t>）和一个</w:t>
      </w:r>
      <w:proofErr w:type="gramStart"/>
      <w:r>
        <w:rPr>
          <w:rFonts w:hint="eastAsia"/>
        </w:rPr>
        <w:t>最</w:t>
      </w:r>
      <w:proofErr w:type="gramEnd"/>
      <w:r>
        <w:rPr>
          <w:rFonts w:hint="eastAsia"/>
        </w:rPr>
        <w:t>深层块（</w:t>
      </w:r>
      <w:r>
        <w:rPr>
          <w:rFonts w:hint="eastAsia"/>
        </w:rPr>
        <w:t>R</w:t>
      </w:r>
      <w:r>
        <w:t>esBlock 4</w:t>
      </w:r>
      <w:r>
        <w:rPr>
          <w:rFonts w:hint="eastAsia"/>
        </w:rPr>
        <w:t>），</w:t>
      </w:r>
      <w:r>
        <w:t>在每个浅层</w:t>
      </w:r>
      <w:r>
        <w:rPr>
          <w:rFonts w:hint="eastAsia"/>
        </w:rPr>
        <w:t>块</w:t>
      </w:r>
      <w:r>
        <w:t>之</w:t>
      </w:r>
      <w:r>
        <w:rPr>
          <w:rFonts w:hint="eastAsia"/>
        </w:rPr>
        <w:t>下</w:t>
      </w:r>
      <w:r>
        <w:t>设置一个</w:t>
      </w:r>
      <w:r>
        <w:rPr>
          <w:rFonts w:hint="eastAsia"/>
        </w:rPr>
        <w:t>瓶颈层</w:t>
      </w:r>
      <w:r>
        <w:t>，</w:t>
      </w:r>
      <w:r>
        <w:rPr>
          <w:rFonts w:hint="eastAsia"/>
        </w:rPr>
        <w:t>瓶颈层下再</w:t>
      </w:r>
      <w:r>
        <w:t>结合一个全连接层</w:t>
      </w:r>
      <w:r>
        <w:rPr>
          <w:rFonts w:hint="eastAsia"/>
        </w:rPr>
        <w:t>和加入温度系数的归一化指数层。</w:t>
      </w:r>
    </w:p>
    <w:p w14:paraId="048FC687" w14:textId="77777777" w:rsidR="00571F81" w:rsidRDefault="00AC6ACA" w:rsidP="00571F81">
      <w:pPr>
        <w:keepNext/>
        <w:ind w:firstLine="480"/>
        <w:jc w:val="center"/>
      </w:pPr>
      <w:r>
        <w:rPr>
          <w:noProof/>
        </w:rPr>
        <w:drawing>
          <wp:inline distT="0" distB="0" distL="0" distR="0" wp14:anchorId="15F6DBAC" wp14:editId="3A56006B">
            <wp:extent cx="5297170" cy="2128520"/>
            <wp:effectExtent l="0" t="0" r="635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1"/>
                    <a:stretch>
                      <a:fillRect/>
                    </a:stretch>
                  </pic:blipFill>
                  <pic:spPr>
                    <a:xfrm>
                      <a:off x="0" y="0"/>
                      <a:ext cx="5311498" cy="2134698"/>
                    </a:xfrm>
                    <a:prstGeom prst="rect">
                      <a:avLst/>
                    </a:prstGeom>
                  </pic:spPr>
                </pic:pic>
              </a:graphicData>
            </a:graphic>
          </wp:inline>
        </w:drawing>
      </w:r>
    </w:p>
    <w:p w14:paraId="76FEC21F" w14:textId="3A7BA1DC" w:rsidR="00AC6ACA" w:rsidRPr="00A136BD" w:rsidRDefault="00137E19" w:rsidP="00571F81">
      <w:pPr>
        <w:pStyle w:val="a8"/>
        <w:ind w:left="200" w:hanging="200"/>
        <w:jc w:val="center"/>
        <w:rPr>
          <w:rFonts w:ascii="Times New Roman" w:eastAsiaTheme="minorEastAsia" w:hAnsi="Times New Roman"/>
        </w:rPr>
      </w:pPr>
      <w:bookmarkStart w:id="524" w:name="_Ref100077396"/>
      <w:r w:rsidRPr="00A136BD">
        <w:rPr>
          <w:rFonts w:ascii="Times New Roman" w:eastAsiaTheme="minorEastAsia" w:hAnsi="Times New Roman"/>
        </w:rPr>
        <w:t>图</w:t>
      </w:r>
      <w:r w:rsidR="00B8697E">
        <w:rPr>
          <w:rFonts w:ascii="Times New Roman" w:eastAsiaTheme="minorEastAsia" w:hAnsi="Times New Roman"/>
        </w:rPr>
        <w:fldChar w:fldCharType="begin"/>
      </w:r>
      <w:r w:rsidR="00B8697E">
        <w:rPr>
          <w:rFonts w:ascii="Times New Roman" w:eastAsiaTheme="minorEastAsia" w:hAnsi="Times New Roman"/>
        </w:rPr>
        <w:instrText xml:space="preserve"> STYLEREF 1 \s </w:instrText>
      </w:r>
      <w:r w:rsidR="00B8697E">
        <w:rPr>
          <w:rFonts w:ascii="Times New Roman" w:eastAsiaTheme="minorEastAsia" w:hAnsi="Times New Roman"/>
        </w:rPr>
        <w:fldChar w:fldCharType="separate"/>
      </w:r>
      <w:r w:rsidR="00B8697E">
        <w:rPr>
          <w:rFonts w:ascii="Times New Roman" w:eastAsiaTheme="minorEastAsia" w:hAnsi="Times New Roman"/>
          <w:noProof/>
        </w:rPr>
        <w:t>2</w:t>
      </w:r>
      <w:r w:rsidR="00B8697E">
        <w:rPr>
          <w:rFonts w:ascii="Times New Roman" w:eastAsiaTheme="minorEastAsia" w:hAnsi="Times New Roman"/>
        </w:rPr>
        <w:fldChar w:fldCharType="end"/>
      </w:r>
      <w:r w:rsidR="00B8697E">
        <w:rPr>
          <w:rFonts w:ascii="Times New Roman" w:eastAsiaTheme="minorEastAsia" w:hAnsi="Times New Roman"/>
        </w:rPr>
        <w:t>.</w:t>
      </w:r>
      <w:r w:rsidR="00B8697E">
        <w:rPr>
          <w:rFonts w:ascii="Times New Roman" w:eastAsiaTheme="minorEastAsia" w:hAnsi="Times New Roman"/>
        </w:rPr>
        <w:fldChar w:fldCharType="begin"/>
      </w:r>
      <w:r w:rsidR="00B8697E">
        <w:rPr>
          <w:rFonts w:ascii="Times New Roman" w:eastAsiaTheme="minorEastAsia" w:hAnsi="Times New Roman"/>
        </w:rPr>
        <w:instrText xml:space="preserve"> SEQ Figure \* ARABIC \s 1 </w:instrText>
      </w:r>
      <w:r w:rsidR="00B8697E">
        <w:rPr>
          <w:rFonts w:ascii="Times New Roman" w:eastAsiaTheme="minorEastAsia" w:hAnsi="Times New Roman"/>
        </w:rPr>
        <w:fldChar w:fldCharType="separate"/>
      </w:r>
      <w:r w:rsidR="00B8697E">
        <w:rPr>
          <w:rFonts w:ascii="Times New Roman" w:eastAsiaTheme="minorEastAsia" w:hAnsi="Times New Roman"/>
          <w:noProof/>
        </w:rPr>
        <w:t>1</w:t>
      </w:r>
      <w:r w:rsidR="00B8697E">
        <w:rPr>
          <w:rFonts w:ascii="Times New Roman" w:eastAsiaTheme="minorEastAsia" w:hAnsi="Times New Roman"/>
        </w:rPr>
        <w:fldChar w:fldCharType="end"/>
      </w:r>
      <w:bookmarkEnd w:id="524"/>
      <w:r w:rsidR="00571F81" w:rsidRPr="00A136BD">
        <w:rPr>
          <w:rFonts w:ascii="Times New Roman" w:eastAsiaTheme="minorEastAsia" w:hAnsi="Times New Roman"/>
        </w:rPr>
        <w:t xml:space="preserve">  BYOT</w:t>
      </w:r>
      <w:r w:rsidR="00571F81" w:rsidRPr="00A136BD">
        <w:rPr>
          <w:rFonts w:ascii="Times New Roman" w:eastAsiaTheme="minorEastAsia" w:hAnsi="Times New Roman"/>
        </w:rPr>
        <w:t>模型的网络结构</w:t>
      </w:r>
      <w:r w:rsidR="00571F81" w:rsidRPr="00A136BD">
        <w:rPr>
          <w:rFonts w:ascii="Times New Roman" w:eastAsiaTheme="minorEastAsia" w:hAnsi="Times New Roman"/>
          <w:vertAlign w:val="superscript"/>
        </w:rPr>
        <w:t>[6]</w:t>
      </w:r>
    </w:p>
    <w:p w14:paraId="4D0A0F39" w14:textId="68392CE9" w:rsidR="00AC6ACA" w:rsidRDefault="00AC6ACA" w:rsidP="00AC6ACA">
      <w:pPr>
        <w:ind w:firstLine="480"/>
      </w:pPr>
      <w:r>
        <w:rPr>
          <w:rFonts w:hint="eastAsia"/>
        </w:rPr>
        <w:t>每个浅层块和相应的瓶颈层、全连接层、加入温度系数的归一化指数层组成一个浅层分类器，最深层块和其后的全连接层、加入温度系数的归一化指数层组成最深层分类器</w:t>
      </w:r>
      <w:r>
        <w:t>。添加瓶颈</w:t>
      </w:r>
      <w:r>
        <w:rPr>
          <w:rFonts w:hint="eastAsia"/>
        </w:rPr>
        <w:t>层</w:t>
      </w:r>
      <w:r>
        <w:t>的</w:t>
      </w:r>
      <w:r>
        <w:rPr>
          <w:rFonts w:hint="eastAsia"/>
        </w:rPr>
        <w:t>目的</w:t>
      </w:r>
      <w:r>
        <w:t>是减轻每个</w:t>
      </w:r>
      <w:r>
        <w:rPr>
          <w:rFonts w:hint="eastAsia"/>
        </w:rPr>
        <w:t>浅层块</w:t>
      </w:r>
      <w:r>
        <w:t>之间的影响，并</w:t>
      </w:r>
      <w:r>
        <w:rPr>
          <w:rFonts w:hint="eastAsia"/>
        </w:rPr>
        <w:t>增加</w:t>
      </w:r>
      <w:r>
        <w:t>来自</w:t>
      </w:r>
      <w:r>
        <w:rPr>
          <w:rFonts w:hint="eastAsia"/>
        </w:rPr>
        <w:t>最深</w:t>
      </w:r>
      <w:r>
        <w:t>层信息的引导。在训练阶段，</w:t>
      </w:r>
      <w:r>
        <w:rPr>
          <w:rFonts w:hint="eastAsia"/>
        </w:rPr>
        <w:t>BYOT</w:t>
      </w:r>
      <w:r>
        <w:rPr>
          <w:rFonts w:hint="eastAsia"/>
        </w:rPr>
        <w:t>模型</w:t>
      </w:r>
      <w:r>
        <w:t>将所有</w:t>
      </w:r>
      <w:r>
        <w:rPr>
          <w:rFonts w:hint="eastAsia"/>
        </w:rPr>
        <w:t>浅层分类器的归一化指数输出</w:t>
      </w:r>
      <w:r>
        <w:t>视为学生模型，</w:t>
      </w:r>
      <w:r>
        <w:lastRenderedPageBreak/>
        <w:t>将最深层</w:t>
      </w:r>
      <w:r>
        <w:rPr>
          <w:rFonts w:hint="eastAsia"/>
        </w:rPr>
        <w:t>的归一化指数输出</w:t>
      </w:r>
      <w:r>
        <w:t>视为教师模型。</w:t>
      </w:r>
      <w:r>
        <w:rPr>
          <w:rFonts w:hint="eastAsia"/>
        </w:rPr>
        <w:t>在推理阶段，将</w:t>
      </w:r>
      <w:r>
        <w:t>每个浅层</w:t>
      </w:r>
      <w:r>
        <w:rPr>
          <w:rFonts w:hint="eastAsia"/>
        </w:rPr>
        <w:t>块</w:t>
      </w:r>
      <w:r>
        <w:t>之</w:t>
      </w:r>
      <w:r>
        <w:rPr>
          <w:rFonts w:hint="eastAsia"/>
        </w:rPr>
        <w:t>下添加的瓶颈层、</w:t>
      </w:r>
      <w:r>
        <w:t>全连接层</w:t>
      </w:r>
      <w:r>
        <w:rPr>
          <w:rFonts w:hint="eastAsia"/>
        </w:rPr>
        <w:t>和指数归一化层全部移除。</w:t>
      </w:r>
    </w:p>
    <w:p w14:paraId="6C380DCB" w14:textId="77777777" w:rsidR="008513F1" w:rsidRDefault="008513F1" w:rsidP="008513F1">
      <w:pPr>
        <w:pStyle w:val="3"/>
      </w:pPr>
      <w:r>
        <w:rPr>
          <w:rFonts w:hint="eastAsia"/>
        </w:rPr>
        <w:t>BYOT</w:t>
      </w:r>
      <w:r>
        <w:rPr>
          <w:rFonts w:hint="eastAsia"/>
        </w:rPr>
        <w:t>模型的损失函数</w:t>
      </w:r>
    </w:p>
    <w:p w14:paraId="3D76216D" w14:textId="2B3E41C9" w:rsidR="008513F1" w:rsidRDefault="008513F1" w:rsidP="008513F1">
      <w:pPr>
        <w:ind w:firstLine="480"/>
      </w:pPr>
      <w:r>
        <w:rPr>
          <w:rFonts w:hint="eastAsia"/>
        </w:rPr>
        <w:t>记</w:t>
      </w:r>
      <m:oMath>
        <m:r>
          <w:rPr>
            <w:rFonts w:ascii="Cambria Math"/>
          </w:rPr>
          <m:t>N</m:t>
        </m:r>
      </m:oMath>
      <w:r>
        <w:rPr>
          <w:rFonts w:hint="eastAsia"/>
        </w:rPr>
        <w:t>个样本组成的数据集为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Pr>
          <w:rFonts w:hint="eastAsia"/>
        </w:rPr>
        <w:t>。记所有类组成的集合为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sidR="004D5769">
        <w:rPr>
          <w:rFonts w:hint="eastAsia"/>
        </w:rPr>
        <w:t>记</w:t>
      </w:r>
      <w:r>
        <w:rPr>
          <w:rFonts w:hint="eastAsia"/>
        </w:rPr>
        <w:t>BYOT</w:t>
      </w:r>
      <w:r>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代表卷积网络层中分类器（包括最深层分类器和所有浅层分类器）的个数。记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r>
        <w:rPr>
          <w:rFonts w:hint="eastAsia"/>
        </w:rPr>
        <w:t>个浅层块下面的全连接层后输出</w:t>
      </w:r>
      <w:r w:rsidR="00683FDA">
        <w:rPr>
          <w:rFonts w:hint="eastAsia"/>
        </w:rPr>
        <w:t>的概率分布</w:t>
      </w:r>
      <w:r>
        <w:rPr>
          <w:rFonts w:hint="eastAsia"/>
        </w:rPr>
        <w:t>，则它再通过加入温度系数的归一化指数层后，所输出向量属于第</w:t>
      </w:r>
      <m:oMath>
        <m:r>
          <w:rPr>
            <w:rFonts w:ascii="Cambria Math"/>
          </w:rPr>
          <m:t>i</m:t>
        </m:r>
      </m:oMath>
      <w:r>
        <w:rPr>
          <w:rFonts w:hint="eastAsia"/>
        </w:rPr>
        <w:t>个类别的概率为：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48"/>
        <w:gridCol w:w="2892"/>
      </w:tblGrid>
      <w:tr w:rsidR="008513F1" w14:paraId="7F04737B" w14:textId="77777777" w:rsidTr="00B729B8">
        <w:tc>
          <w:tcPr>
            <w:tcW w:w="2891" w:type="dxa"/>
            <w:vAlign w:val="center"/>
          </w:tcPr>
          <w:p w14:paraId="77ED3606" w14:textId="77777777" w:rsidR="008513F1" w:rsidRDefault="008513F1" w:rsidP="00B729B8"/>
        </w:tc>
        <w:tc>
          <w:tcPr>
            <w:tcW w:w="2948" w:type="dxa"/>
            <w:vAlign w:val="center"/>
          </w:tcPr>
          <w:p w14:paraId="623E85CE" w14:textId="77777777" w:rsidR="008513F1" w:rsidRDefault="00827A47" w:rsidP="00B729B8">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2" w:type="dxa"/>
            <w:vAlign w:val="center"/>
          </w:tcPr>
          <w:p w14:paraId="13A012F8" w14:textId="7D2F8A7C" w:rsidR="008513F1" w:rsidRDefault="008513F1" w:rsidP="00B729B8">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1130F">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1130F">
              <w:rPr>
                <w:noProof/>
              </w:rPr>
              <w:t>1</w:t>
            </w:r>
            <w:r>
              <w:fldChar w:fldCharType="end"/>
            </w:r>
            <w:r>
              <w:rPr>
                <w:rFonts w:hint="eastAsia"/>
              </w:rPr>
              <w:t>）</w:t>
            </w:r>
          </w:p>
        </w:tc>
      </w:tr>
    </w:tbl>
    <w:p w14:paraId="68CF2925" w14:textId="77777777" w:rsidR="008513F1" w:rsidRDefault="008513F1" w:rsidP="008513F1">
      <w:r>
        <w:rPr>
          <w:rFonts w:hint="eastAsia"/>
        </w:rPr>
        <w:t>其中</w:t>
      </w:r>
      <m:oMath>
        <m:r>
          <w:rPr>
            <w:rFonts w:ascii="Cambria Math"/>
          </w:rPr>
          <m:t>T</m:t>
        </m:r>
      </m:oMath>
      <w:r>
        <w:rPr>
          <w:rFonts w:hint="eastAsia"/>
        </w:rPr>
        <w:t>代表分类器中的蒸馏温度，初始被设为</w:t>
      </w:r>
      <w:r>
        <w:rPr>
          <w:rFonts w:hint="eastAsia"/>
        </w:rPr>
        <w:t>1</w:t>
      </w:r>
      <w:r>
        <w:rPr>
          <w:rFonts w:hint="eastAsia"/>
        </w:rPr>
        <w:t>。</w:t>
      </w:r>
    </w:p>
    <w:p w14:paraId="6E6A6D32" w14:textId="630429B7" w:rsidR="008513F1" w:rsidRDefault="008513F1" w:rsidP="008513F1">
      <w:pPr>
        <w:ind w:firstLine="480"/>
      </w:pPr>
      <w:r>
        <w:rPr>
          <w:rFonts w:hint="eastAsia"/>
        </w:rPr>
        <w:t>BYOT</w:t>
      </w:r>
      <w:r>
        <w:rPr>
          <w:rFonts w:hint="eastAsia"/>
        </w:rPr>
        <w:t>模型</w:t>
      </w:r>
      <w:r>
        <w:t>在训练过程中引入了三种损失函数：真实标签</w:t>
      </w:r>
      <w:r w:rsidR="003A0B80">
        <w:rPr>
          <w:rFonts w:hint="eastAsia"/>
        </w:rPr>
        <w:t>的独热向量</w:t>
      </w:r>
      <w:r>
        <w:t>与</w:t>
      </w:r>
      <w:r>
        <w:rPr>
          <w:rFonts w:hint="eastAsia"/>
        </w:rPr>
        <w:t>每个分类器（包括最深层分类器和所有浅层分类器）归一化指数输出</w:t>
      </w:r>
      <w:r>
        <w:t>的交叉熵</w:t>
      </w:r>
      <w:r>
        <w:rPr>
          <w:rFonts w:hint="eastAsia"/>
        </w:rPr>
        <w:t>，</w:t>
      </w:r>
      <w:r w:rsidR="005A797F">
        <w:rPr>
          <w:rFonts w:hint="eastAsia"/>
        </w:rPr>
        <w:t>最深层分类器归一化指数输出概率分布和每个浅层分类器归一化指数输出概率分布</w:t>
      </w:r>
      <w:r w:rsidR="005A797F">
        <w:t>的</w:t>
      </w:r>
      <w:r w:rsidR="005A797F">
        <w:rPr>
          <w:rFonts w:hint="eastAsia"/>
        </w:rPr>
        <w:t>相对熵</w:t>
      </w:r>
      <w:r>
        <w:rPr>
          <w:rFonts w:hint="eastAsia"/>
        </w:rPr>
        <w:t>，最深层分类器特征图和每个浅层分类器</w:t>
      </w:r>
      <w:r>
        <w:t>特征图的</w:t>
      </w:r>
      <w:r>
        <w:t>L2</w:t>
      </w:r>
      <w:r>
        <w:t>损失函数。</w:t>
      </w:r>
    </w:p>
    <w:p w14:paraId="1004C875" w14:textId="54171515" w:rsidR="008513F1" w:rsidRDefault="008513F1" w:rsidP="002B603B">
      <w:pPr>
        <w:ind w:firstLineChars="200" w:firstLine="480"/>
      </w:pPr>
      <w:r>
        <w:rPr>
          <w:rFonts w:hint="eastAsia"/>
        </w:rPr>
        <w:t>BYOT</w:t>
      </w:r>
      <w:r>
        <w:rPr>
          <w:rFonts w:hint="eastAsia"/>
        </w:rPr>
        <w:t>模型的</w:t>
      </w:r>
      <w:r>
        <w:t>损失函数</w:t>
      </w:r>
      <w:r>
        <w:t>1</w:t>
      </w:r>
      <w:r w:rsidR="00CF1A47">
        <w:rPr>
          <w:rFonts w:hint="eastAsia"/>
        </w:rPr>
        <w:t>是</w:t>
      </w:r>
      <w:r>
        <w:t>真实标签</w:t>
      </w:r>
      <w:r w:rsidR="001D2547">
        <w:rPr>
          <w:rFonts w:hint="eastAsia"/>
        </w:rPr>
        <w:t>的</w:t>
      </w:r>
      <w:r w:rsidR="00B8675A">
        <w:rPr>
          <w:rFonts w:hint="eastAsia"/>
        </w:rPr>
        <w:t>独热向量</w:t>
      </w:r>
      <w:r>
        <w:t>与</w:t>
      </w:r>
      <w:r>
        <w:rPr>
          <w:rFonts w:hint="eastAsia"/>
        </w:rPr>
        <w:t>每个分类器</w:t>
      </w:r>
      <w:r w:rsidR="003A4A40">
        <w:rPr>
          <w:rFonts w:hint="eastAsia"/>
        </w:rPr>
        <w:t>（包括最深层分类器和所有浅层分类器）</w:t>
      </w:r>
      <w:r>
        <w:rPr>
          <w:rFonts w:hint="eastAsia"/>
        </w:rPr>
        <w:t>归一化指数输出</w:t>
      </w:r>
      <w:r w:rsidR="00647BF7">
        <w:rPr>
          <w:rFonts w:hint="eastAsia"/>
        </w:rPr>
        <w:t>概率分布</w:t>
      </w:r>
      <w:r>
        <w:t>的交叉熵。</w:t>
      </w:r>
      <w:r>
        <w:rPr>
          <w:rFonts w:hint="eastAsia"/>
        </w:rPr>
        <w:t>BYOT</w:t>
      </w:r>
      <w:r>
        <w:rPr>
          <w:rFonts w:hint="eastAsia"/>
        </w:rPr>
        <w:t>模型</w:t>
      </w:r>
      <w:r>
        <w:t>通过</w:t>
      </w:r>
      <w:r>
        <w:rPr>
          <w:rFonts w:hint="eastAsia"/>
        </w:rPr>
        <w:t>损失函数</w:t>
      </w:r>
      <w:r>
        <w:rPr>
          <w:rFonts w:hint="eastAsia"/>
        </w:rPr>
        <w:t>1</w:t>
      </w:r>
      <w:r>
        <w:t>把隐含在数据集中的知识从真实标签引入</w:t>
      </w:r>
      <w:r>
        <w:rPr>
          <w:rFonts w:hint="eastAsia"/>
        </w:rPr>
        <w:t>到模型中的所有</w:t>
      </w:r>
      <w:r>
        <w:t>分类器。</w:t>
      </w:r>
    </w:p>
    <w:p w14:paraId="228AED7F" w14:textId="5061108D" w:rsidR="008513F1" w:rsidRDefault="008513F1" w:rsidP="008513F1">
      <w:pPr>
        <w:ind w:firstLine="480"/>
      </w:pPr>
      <w:r>
        <w:rPr>
          <w:rFonts w:hint="eastAsia"/>
        </w:rPr>
        <w:t>BYOT</w:t>
      </w:r>
      <w:r>
        <w:rPr>
          <w:rFonts w:hint="eastAsia"/>
        </w:rPr>
        <w:t>模型的</w:t>
      </w:r>
      <w:r>
        <w:t>损失函数</w:t>
      </w:r>
      <w:r>
        <w:t>1</w:t>
      </w:r>
      <w:r>
        <w:t>由式</w:t>
      </w:r>
      <w:r w:rsidR="007F1C2D">
        <w:fldChar w:fldCharType="begin"/>
      </w:r>
      <w:r w:rsidR="007F1C2D">
        <w:instrText xml:space="preserve"> REF _Ref99897809 \h </w:instrText>
      </w:r>
      <w:r w:rsidR="007F1C2D">
        <w:fldChar w:fldCharType="separate"/>
      </w:r>
      <w:r w:rsidR="007F1C2D">
        <w:rPr>
          <w:rFonts w:hint="eastAsia"/>
        </w:rPr>
        <w:t>（</w:t>
      </w:r>
      <w:r w:rsidR="007F1C2D">
        <w:rPr>
          <w:noProof/>
        </w:rPr>
        <w:t>2</w:t>
      </w:r>
      <w:r w:rsidR="007F1C2D">
        <w:t>.</w:t>
      </w:r>
      <w:r w:rsidR="007F1C2D">
        <w:rPr>
          <w:noProof/>
        </w:rPr>
        <w:t>2</w:t>
      </w:r>
      <w:r w:rsidR="007F1C2D">
        <w:rPr>
          <w:rFonts w:hint="eastAsia"/>
        </w:rPr>
        <w:t>）</w:t>
      </w:r>
      <w:r w:rsidR="007F1C2D">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w:t>
      </w:r>
      <w:r>
        <w:rPr>
          <w:rFonts w:hint="eastAsia"/>
        </w:rPr>
        <w:t>的加入温度系数的归一化指数层</w:t>
      </w:r>
      <w:r>
        <w:t>输出</w:t>
      </w:r>
      <w:r w:rsidR="007F5081">
        <w:rPr>
          <w:rFonts w:hint="eastAsia"/>
        </w:rPr>
        <w:t>的概率分布</w:t>
      </w:r>
      <w:r>
        <w:rPr>
          <w:rFonts w:hint="eastAsia"/>
        </w:rPr>
        <w:t>，</w:t>
      </w:r>
      <m:oMath>
        <m:r>
          <w:rPr>
            <w:rFonts w:ascii="Cambria Math"/>
          </w:rPr>
          <m:t>y</m:t>
        </m:r>
      </m:oMath>
      <w:r>
        <w:rPr>
          <w:rFonts w:hint="eastAsia"/>
        </w:rPr>
        <w:t>代表该样本在数据集中对应</w:t>
      </w:r>
      <w:r>
        <w:t>真实标签</w:t>
      </w:r>
      <w:r w:rsidR="00EB5728">
        <w:rPr>
          <w:rFonts w:hint="eastAsia"/>
        </w:rPr>
        <w:t>的独热向量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8513F1" w14:paraId="041D437B" w14:textId="77777777" w:rsidTr="00B729B8">
        <w:tc>
          <w:tcPr>
            <w:tcW w:w="2982" w:type="dxa"/>
          </w:tcPr>
          <w:p w14:paraId="46C5F56E" w14:textId="77777777" w:rsidR="008513F1" w:rsidRDefault="008513F1" w:rsidP="00B729B8"/>
        </w:tc>
        <w:tc>
          <w:tcPr>
            <w:tcW w:w="2982" w:type="dxa"/>
          </w:tcPr>
          <w:p w14:paraId="33656410" w14:textId="77777777" w:rsidR="008513F1" w:rsidRDefault="008513F1" w:rsidP="00B729B8">
            <w:pPr>
              <w:jc w:val="center"/>
            </w:pPr>
            <m:oMathPara>
              <m:oMath>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m:t>
                </m:r>
              </m:oMath>
            </m:oMathPara>
          </w:p>
        </w:tc>
        <w:tc>
          <w:tcPr>
            <w:tcW w:w="2983" w:type="dxa"/>
          </w:tcPr>
          <w:p w14:paraId="53BC9141" w14:textId="735487FF" w:rsidR="008513F1" w:rsidRDefault="008513F1" w:rsidP="00B729B8">
            <w:pPr>
              <w:jc w:val="right"/>
            </w:pPr>
            <w:bookmarkStart w:id="525" w:name="_Ref9989780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4125AD">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4125AD">
              <w:rPr>
                <w:noProof/>
              </w:rPr>
              <w:t>2</w:t>
            </w:r>
            <w:r>
              <w:fldChar w:fldCharType="end"/>
            </w:r>
            <w:r>
              <w:rPr>
                <w:rFonts w:hint="eastAsia"/>
              </w:rPr>
              <w:t>）</w:t>
            </w:r>
            <w:bookmarkEnd w:id="525"/>
          </w:p>
        </w:tc>
      </w:tr>
    </w:tbl>
    <w:p w14:paraId="69518F5F" w14:textId="615BEEF0" w:rsidR="008513F1" w:rsidRDefault="008513F1" w:rsidP="00245B46">
      <w:pPr>
        <w:ind w:firstLineChars="200" w:firstLine="480"/>
      </w:pPr>
      <w:r>
        <w:rPr>
          <w:rFonts w:hint="eastAsia"/>
        </w:rPr>
        <w:t>BYOT</w:t>
      </w:r>
      <w:r>
        <w:rPr>
          <w:rFonts w:hint="eastAsia"/>
        </w:rPr>
        <w:t>模型的</w:t>
      </w:r>
      <w:r>
        <w:t>损失函数</w:t>
      </w:r>
      <w:r>
        <w:t>2</w:t>
      </w:r>
      <w:r w:rsidR="005C0668">
        <w:rPr>
          <w:rFonts w:hint="eastAsia"/>
        </w:rPr>
        <w:t>是</w:t>
      </w:r>
      <w:r>
        <w:rPr>
          <w:rFonts w:hint="eastAsia"/>
        </w:rPr>
        <w:t>最深层分类器归一化指数输出</w:t>
      </w:r>
      <w:r w:rsidR="000E2805">
        <w:rPr>
          <w:rFonts w:hint="eastAsia"/>
        </w:rPr>
        <w:t>概率分布</w:t>
      </w:r>
      <w:r>
        <w:rPr>
          <w:rFonts w:hint="eastAsia"/>
        </w:rPr>
        <w:t>和每个浅层分类器归一化指数输出</w:t>
      </w:r>
      <w:r w:rsidR="001357DC">
        <w:rPr>
          <w:rFonts w:hint="eastAsia"/>
        </w:rPr>
        <w:t>概率分布</w:t>
      </w:r>
      <w:r>
        <w:t>的</w:t>
      </w:r>
      <w:r>
        <w:rPr>
          <w:rFonts w:hint="eastAsia"/>
        </w:rPr>
        <w:t>相对熵</w:t>
      </w:r>
      <w:r>
        <w:t>。</w:t>
      </w:r>
      <w:r>
        <w:rPr>
          <w:rFonts w:hint="eastAsia"/>
        </w:rPr>
        <w:t>BYOT</w:t>
      </w:r>
      <w:r>
        <w:rPr>
          <w:rFonts w:hint="eastAsia"/>
        </w:rPr>
        <w:t>模型通过损失函数</w:t>
      </w:r>
      <w:r>
        <w:rPr>
          <w:rFonts w:hint="eastAsia"/>
        </w:rPr>
        <w:t>2</w:t>
      </w:r>
      <w:r>
        <w:t>将</w:t>
      </w:r>
      <w:r>
        <w:rPr>
          <w:rFonts w:hint="eastAsia"/>
        </w:rPr>
        <w:t>最深层分类器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r>
        <w:t>最深层</w:t>
      </w:r>
      <w:r>
        <w:rPr>
          <w:rFonts w:hint="eastAsia"/>
        </w:rPr>
        <w:t>分类器</w:t>
      </w:r>
      <w:r>
        <w:t>的预测结果。</w:t>
      </w:r>
    </w:p>
    <w:p w14:paraId="78F61F3A" w14:textId="2FE1F61A" w:rsidR="008513F1" w:rsidRDefault="008513F1" w:rsidP="008513F1">
      <w:pPr>
        <w:ind w:firstLine="480"/>
      </w:pPr>
      <w:r>
        <w:rPr>
          <w:rFonts w:hint="eastAsia"/>
        </w:rPr>
        <w:t>BYOT</w:t>
      </w:r>
      <w:r>
        <w:rPr>
          <w:rFonts w:hint="eastAsia"/>
        </w:rPr>
        <w:t>模型的</w:t>
      </w:r>
      <w:r>
        <w:t>损失函数</w:t>
      </w:r>
      <w:r>
        <w:t>2</w:t>
      </w:r>
      <w:r>
        <w:t>由式</w:t>
      </w:r>
      <w:r w:rsidR="00650966">
        <w:fldChar w:fldCharType="begin"/>
      </w:r>
      <w:r w:rsidR="00650966">
        <w:instrText xml:space="preserve"> REF _Ref99897812 \h </w:instrText>
      </w:r>
      <w:r w:rsidR="00650966">
        <w:fldChar w:fldCharType="separate"/>
      </w:r>
      <w:r w:rsidR="00650966">
        <w:rPr>
          <w:rFonts w:hint="eastAsia"/>
        </w:rPr>
        <w:t>（</w:t>
      </w:r>
      <w:r w:rsidR="00650966">
        <w:rPr>
          <w:noProof/>
        </w:rPr>
        <w:t>2</w:t>
      </w:r>
      <w:r w:rsidR="00650966">
        <w:t>.</w:t>
      </w:r>
      <w:r w:rsidR="00650966">
        <w:rPr>
          <w:noProof/>
        </w:rPr>
        <w:t>3</w:t>
      </w:r>
      <w:r w:rsidR="00650966">
        <w:rPr>
          <w:rFonts w:hint="eastAsia"/>
        </w:rPr>
        <w:t>）</w:t>
      </w:r>
      <w:r w:rsidR="00650966">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分类器经过</w:t>
      </w:r>
      <w:r>
        <w:rPr>
          <w:rFonts w:hint="eastAsia"/>
        </w:rPr>
        <w:t>加</w:t>
      </w:r>
      <w:r>
        <w:rPr>
          <w:rFonts w:hint="eastAsia"/>
        </w:rPr>
        <w:lastRenderedPageBreak/>
        <w:t>入温度系数的归一化指数</w:t>
      </w:r>
      <w:r>
        <w:t>层输出</w:t>
      </w:r>
      <w:r w:rsidR="006C2839">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深层分类器经过</w:t>
      </w:r>
      <w:r>
        <w:rPr>
          <w:rFonts w:hint="eastAsia"/>
        </w:rPr>
        <w:t>加入温度系数的归一化指数</w:t>
      </w:r>
      <w:r>
        <w:t>层输出</w:t>
      </w:r>
      <w:r w:rsidR="008B6921">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5"/>
        <w:gridCol w:w="2917"/>
      </w:tblGrid>
      <w:tr w:rsidR="008513F1" w14:paraId="1337A2DB" w14:textId="77777777" w:rsidTr="00B729B8">
        <w:tc>
          <w:tcPr>
            <w:tcW w:w="2982" w:type="dxa"/>
          </w:tcPr>
          <w:p w14:paraId="1518ED9B" w14:textId="77777777" w:rsidR="008513F1" w:rsidRDefault="008513F1" w:rsidP="00B729B8"/>
        </w:tc>
        <w:tc>
          <w:tcPr>
            <w:tcW w:w="2982" w:type="dxa"/>
          </w:tcPr>
          <w:p w14:paraId="78601EC2" w14:textId="77777777" w:rsidR="008513F1" w:rsidRDefault="008513F1" w:rsidP="00B729B8">
            <m:oMathPara>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83" w:type="dxa"/>
          </w:tcPr>
          <w:p w14:paraId="1A88F54F" w14:textId="6CD42524" w:rsidR="008513F1" w:rsidRDefault="008513F1" w:rsidP="00B729B8">
            <w:pPr>
              <w:jc w:val="right"/>
            </w:pPr>
            <w:bookmarkStart w:id="526" w:name="_Ref99897812"/>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CA43B9">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CA43B9">
              <w:rPr>
                <w:noProof/>
              </w:rPr>
              <w:t>3</w:t>
            </w:r>
            <w:r>
              <w:fldChar w:fldCharType="end"/>
            </w:r>
            <w:r>
              <w:rPr>
                <w:rFonts w:hint="eastAsia"/>
              </w:rPr>
              <w:t>）</w:t>
            </w:r>
            <w:bookmarkEnd w:id="526"/>
          </w:p>
        </w:tc>
      </w:tr>
    </w:tbl>
    <w:p w14:paraId="44AEC1A8" w14:textId="366757BA" w:rsidR="008513F1" w:rsidRDefault="008513F1" w:rsidP="00227FEF">
      <w:pPr>
        <w:ind w:firstLineChars="200" w:firstLine="480"/>
      </w:pPr>
      <w:r>
        <w:rPr>
          <w:rFonts w:hint="eastAsia"/>
        </w:rPr>
        <w:t>BYOT</w:t>
      </w:r>
      <w:r>
        <w:rPr>
          <w:rFonts w:hint="eastAsia"/>
        </w:rPr>
        <w:t>模型的</w:t>
      </w:r>
      <w:r>
        <w:t>损失函数</w:t>
      </w:r>
      <w:r>
        <w:t>3</w:t>
      </w:r>
      <w:r w:rsidR="001B35D8">
        <w:rPr>
          <w:rFonts w:hint="eastAsia"/>
        </w:rPr>
        <w:t>是</w:t>
      </w:r>
      <w:r>
        <w:rPr>
          <w:rFonts w:hint="eastAsia"/>
        </w:rPr>
        <w:t>最深层分类器特征图和每个浅层分类器</w:t>
      </w:r>
      <w:r>
        <w:t>特征图的</w:t>
      </w:r>
      <w:r>
        <w:t>L2</w:t>
      </w:r>
      <w:r>
        <w:t>损失函数。</w:t>
      </w:r>
      <w:r>
        <w:rPr>
          <w:rFonts w:hint="eastAsia"/>
        </w:rPr>
        <w:t>BYOT</w:t>
      </w:r>
      <w:r>
        <w:t>模型</w:t>
      </w:r>
      <w:r>
        <w:rPr>
          <w:rFonts w:hint="eastAsia"/>
        </w:rPr>
        <w:t>通过损失函数</w:t>
      </w:r>
      <w:r>
        <w:rPr>
          <w:rFonts w:hint="eastAsia"/>
        </w:rPr>
        <w:t>3</w:t>
      </w:r>
      <w:r>
        <w:t>将</w:t>
      </w:r>
      <w:r>
        <w:rPr>
          <w:rFonts w:hint="eastAsia"/>
        </w:rPr>
        <w:t>最深层分类器</w:t>
      </w:r>
      <w:r>
        <w:t>特征图中的</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r>
        <w:t>最深层分类器的特征图。</w:t>
      </w:r>
    </w:p>
    <w:p w14:paraId="7F481B8D" w14:textId="1A54E2B7" w:rsidR="008513F1" w:rsidRDefault="008513F1" w:rsidP="008513F1">
      <w:pPr>
        <w:ind w:firstLine="480"/>
      </w:pPr>
      <w:r>
        <w:rPr>
          <w:rFonts w:hint="eastAsia"/>
        </w:rPr>
        <w:t>BYOT</w:t>
      </w:r>
      <w:r>
        <w:rPr>
          <w:rFonts w:hint="eastAsia"/>
        </w:rPr>
        <w:t>模型的</w:t>
      </w:r>
      <w:r>
        <w:t>损失函数</w:t>
      </w:r>
      <w:r>
        <w:t>3</w:t>
      </w:r>
      <w:r>
        <w:t>由式</w:t>
      </w:r>
      <w:r w:rsidR="00CC37F5">
        <w:fldChar w:fldCharType="begin"/>
      </w:r>
      <w:r w:rsidR="00CC37F5">
        <w:instrText xml:space="preserve"> REF _Ref99897814 \h </w:instrText>
      </w:r>
      <w:r w:rsidR="00CC37F5">
        <w:fldChar w:fldCharType="separate"/>
      </w:r>
      <w:r w:rsidR="00CC37F5">
        <w:rPr>
          <w:rFonts w:hint="eastAsia"/>
        </w:rPr>
        <w:t>（</w:t>
      </w:r>
      <w:r w:rsidR="00CC37F5">
        <w:rPr>
          <w:noProof/>
        </w:rPr>
        <w:t>2</w:t>
      </w:r>
      <w:r w:rsidR="00CC37F5">
        <w:t>.</w:t>
      </w:r>
      <w:r w:rsidR="00CC37F5">
        <w:rPr>
          <w:noProof/>
        </w:rPr>
        <w:t>4</w:t>
      </w:r>
      <w:r w:rsidR="00CC37F5">
        <w:rPr>
          <w:rFonts w:hint="eastAsia"/>
        </w:rPr>
        <w:t>）</w:t>
      </w:r>
      <w:r w:rsidR="00CC37F5">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w:r>
        <w:rPr>
          <w:rFonts w:hint="eastAsia"/>
        </w:rPr>
        <w:t>代表</w:t>
      </w:r>
      <w:r>
        <w:t>L2</w:t>
      </w:r>
      <w:r>
        <w:t>损失</w:t>
      </w:r>
      <w:r w:rsidR="00DB48AE">
        <w:rPr>
          <w:rFonts w:hint="eastAsia"/>
        </w:rPr>
        <w:t>函数</w:t>
      </w:r>
      <w:r>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4"/>
        <w:gridCol w:w="2917"/>
        <w:gridCol w:w="2920"/>
      </w:tblGrid>
      <w:tr w:rsidR="008513F1" w14:paraId="729158B0" w14:textId="77777777" w:rsidTr="00B729B8">
        <w:tc>
          <w:tcPr>
            <w:tcW w:w="2982" w:type="dxa"/>
          </w:tcPr>
          <w:p w14:paraId="0C55E20B" w14:textId="77777777" w:rsidR="008513F1" w:rsidRDefault="008513F1" w:rsidP="00B729B8"/>
        </w:tc>
        <w:tc>
          <w:tcPr>
            <w:tcW w:w="2982" w:type="dxa"/>
          </w:tcPr>
          <w:p w14:paraId="55CD702D" w14:textId="77777777" w:rsidR="008513F1" w:rsidRDefault="008513F1" w:rsidP="00B729B8">
            <w:pPr>
              <w:jc w:val="center"/>
            </w:pPr>
            <m:oMathPara>
              <m:oMath>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m:oMathPara>
          </w:p>
        </w:tc>
        <w:tc>
          <w:tcPr>
            <w:tcW w:w="2983" w:type="dxa"/>
          </w:tcPr>
          <w:p w14:paraId="45554052" w14:textId="42435D94" w:rsidR="008513F1" w:rsidRDefault="008513F1" w:rsidP="00B729B8">
            <w:pPr>
              <w:jc w:val="right"/>
            </w:pPr>
            <w:bookmarkStart w:id="527" w:name="_Ref9989781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A129B6">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A129B6">
              <w:rPr>
                <w:noProof/>
              </w:rPr>
              <w:t>4</w:t>
            </w:r>
            <w:r>
              <w:fldChar w:fldCharType="end"/>
            </w:r>
            <w:r>
              <w:rPr>
                <w:rFonts w:hint="eastAsia"/>
              </w:rPr>
              <w:t>）</w:t>
            </w:r>
            <w:bookmarkEnd w:id="527"/>
          </w:p>
        </w:tc>
      </w:tr>
    </w:tbl>
    <w:p w14:paraId="36803F40" w14:textId="57B3A267" w:rsidR="008513F1" w:rsidRDefault="008513F1" w:rsidP="008513F1">
      <w:pPr>
        <w:ind w:firstLine="480"/>
      </w:pPr>
      <w:r>
        <w:t>综合上述三种损失函数</w:t>
      </w:r>
      <w:r>
        <w:rPr>
          <w:rFonts w:hint="eastAsia"/>
        </w:rPr>
        <w:t>（</w:t>
      </w:r>
      <w:r>
        <w:t>式</w:t>
      </w:r>
      <w:r w:rsidR="00A45876">
        <w:fldChar w:fldCharType="begin"/>
      </w:r>
      <w:r w:rsidR="00A45876">
        <w:instrText xml:space="preserve"> REF _Ref99897809 \h </w:instrText>
      </w:r>
      <w:r w:rsidR="00A45876">
        <w:fldChar w:fldCharType="separate"/>
      </w:r>
      <w:r w:rsidR="00A45876">
        <w:rPr>
          <w:rFonts w:hint="eastAsia"/>
        </w:rPr>
        <w:t>（</w:t>
      </w:r>
      <w:r w:rsidR="00A45876">
        <w:rPr>
          <w:noProof/>
        </w:rPr>
        <w:t>2</w:t>
      </w:r>
      <w:r w:rsidR="00A45876">
        <w:t>.</w:t>
      </w:r>
      <w:r w:rsidR="00A45876">
        <w:rPr>
          <w:noProof/>
        </w:rPr>
        <w:t>2</w:t>
      </w:r>
      <w:r w:rsidR="00A45876">
        <w:rPr>
          <w:rFonts w:hint="eastAsia"/>
        </w:rPr>
        <w:t>）</w:t>
      </w:r>
      <w:r w:rsidR="00A45876">
        <w:fldChar w:fldCharType="end"/>
      </w:r>
      <w:r w:rsidR="00A45876">
        <w:fldChar w:fldCharType="begin"/>
      </w:r>
      <w:r w:rsidR="00A45876">
        <w:instrText xml:space="preserve"> REF _Ref99897812 \h </w:instrText>
      </w:r>
      <w:r w:rsidR="00A45876">
        <w:fldChar w:fldCharType="separate"/>
      </w:r>
      <w:r w:rsidR="00A45876">
        <w:rPr>
          <w:rFonts w:hint="eastAsia"/>
        </w:rPr>
        <w:t>（</w:t>
      </w:r>
      <w:r w:rsidR="00A45876">
        <w:rPr>
          <w:noProof/>
        </w:rPr>
        <w:t>2</w:t>
      </w:r>
      <w:r w:rsidR="00A45876">
        <w:t>.</w:t>
      </w:r>
      <w:r w:rsidR="00A45876">
        <w:rPr>
          <w:noProof/>
        </w:rPr>
        <w:t>3</w:t>
      </w:r>
      <w:r w:rsidR="00A45876">
        <w:rPr>
          <w:rFonts w:hint="eastAsia"/>
        </w:rPr>
        <w:t>）</w:t>
      </w:r>
      <w:r w:rsidR="00A45876">
        <w:fldChar w:fldCharType="end"/>
      </w:r>
      <w:r w:rsidR="00A45876">
        <w:fldChar w:fldCharType="begin"/>
      </w:r>
      <w:r w:rsidR="00A45876">
        <w:instrText xml:space="preserve"> REF _Ref99897814 \h </w:instrText>
      </w:r>
      <w:r w:rsidR="00A45876">
        <w:fldChar w:fldCharType="separate"/>
      </w:r>
      <w:r w:rsidR="00A45876">
        <w:rPr>
          <w:rFonts w:hint="eastAsia"/>
        </w:rPr>
        <w:t>（</w:t>
      </w:r>
      <w:r w:rsidR="00A45876">
        <w:rPr>
          <w:noProof/>
        </w:rPr>
        <w:t>2</w:t>
      </w:r>
      <w:r w:rsidR="00A45876">
        <w:t>.</w:t>
      </w:r>
      <w:r w:rsidR="00A45876">
        <w:rPr>
          <w:noProof/>
        </w:rPr>
        <w:t>4</w:t>
      </w:r>
      <w:r w:rsidR="00A45876">
        <w:rPr>
          <w:rFonts w:hint="eastAsia"/>
        </w:rPr>
        <w:t>）</w:t>
      </w:r>
      <w:r w:rsidR="00A45876">
        <w:fldChar w:fldCharType="end"/>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Pr>
          <w:rFonts w:hint="eastAsia"/>
        </w:rPr>
        <w:t>，其中</w:t>
      </w:r>
      <m:oMath>
        <m:r>
          <w:rPr>
            <w:rFonts w:ascii="Cambria Math"/>
          </w:rPr>
          <m:t>α</m:t>
        </m:r>
      </m:oMath>
      <w:r>
        <w:t>和</w:t>
      </w:r>
      <m:oMath>
        <m:r>
          <w:rPr>
            <w:rFonts w:ascii="Cambria Math"/>
          </w:rPr>
          <m:t>λ</m:t>
        </m:r>
      </m:oMath>
      <w:r>
        <w:rPr>
          <w:rFonts w:hint="eastAsia"/>
        </w:rPr>
        <w:t>是平</w:t>
      </w:r>
      <w:r>
        <w:t>衡式</w:t>
      </w:r>
      <w:r w:rsidR="008379E4">
        <w:fldChar w:fldCharType="begin"/>
      </w:r>
      <w:r w:rsidR="008379E4">
        <w:instrText xml:space="preserve"> REF _Ref99897809 \h </w:instrText>
      </w:r>
      <w:r w:rsidR="008379E4">
        <w:fldChar w:fldCharType="separate"/>
      </w:r>
      <w:r w:rsidR="008379E4">
        <w:rPr>
          <w:rFonts w:hint="eastAsia"/>
        </w:rPr>
        <w:t>（</w:t>
      </w:r>
      <w:r w:rsidR="008379E4">
        <w:rPr>
          <w:noProof/>
        </w:rPr>
        <w:t>2</w:t>
      </w:r>
      <w:r w:rsidR="008379E4">
        <w:t>.</w:t>
      </w:r>
      <w:r w:rsidR="008379E4">
        <w:rPr>
          <w:noProof/>
        </w:rPr>
        <w:t>2</w:t>
      </w:r>
      <w:r w:rsidR="008379E4">
        <w:rPr>
          <w:rFonts w:hint="eastAsia"/>
        </w:rPr>
        <w:t>）</w:t>
      </w:r>
      <w:r w:rsidR="008379E4">
        <w:fldChar w:fldCharType="end"/>
      </w:r>
      <w:r w:rsidR="008379E4">
        <w:fldChar w:fldCharType="begin"/>
      </w:r>
      <w:r w:rsidR="008379E4">
        <w:instrText xml:space="preserve"> REF _Ref99897812 \h </w:instrText>
      </w:r>
      <w:r w:rsidR="008379E4">
        <w:fldChar w:fldCharType="separate"/>
      </w:r>
      <w:r w:rsidR="008379E4">
        <w:rPr>
          <w:rFonts w:hint="eastAsia"/>
        </w:rPr>
        <w:t>（</w:t>
      </w:r>
      <w:r w:rsidR="008379E4">
        <w:rPr>
          <w:noProof/>
        </w:rPr>
        <w:t>2</w:t>
      </w:r>
      <w:r w:rsidR="008379E4">
        <w:t>.</w:t>
      </w:r>
      <w:r w:rsidR="008379E4">
        <w:rPr>
          <w:noProof/>
        </w:rPr>
        <w:t>3</w:t>
      </w:r>
      <w:r w:rsidR="008379E4">
        <w:rPr>
          <w:rFonts w:hint="eastAsia"/>
        </w:rPr>
        <w:t>）</w:t>
      </w:r>
      <w:r w:rsidR="008379E4">
        <w:fldChar w:fldCharType="end"/>
      </w:r>
      <w:r w:rsidR="008379E4">
        <w:fldChar w:fldCharType="begin"/>
      </w:r>
      <w:r w:rsidR="008379E4">
        <w:instrText xml:space="preserve"> REF _Ref99897814 \h </w:instrText>
      </w:r>
      <w:r w:rsidR="008379E4">
        <w:fldChar w:fldCharType="separate"/>
      </w:r>
      <w:r w:rsidR="008379E4">
        <w:rPr>
          <w:rFonts w:hint="eastAsia"/>
        </w:rPr>
        <w:t>（</w:t>
      </w:r>
      <w:r w:rsidR="008379E4">
        <w:rPr>
          <w:noProof/>
        </w:rPr>
        <w:t>2</w:t>
      </w:r>
      <w:r w:rsidR="008379E4">
        <w:t>.</w:t>
      </w:r>
      <w:r w:rsidR="008379E4">
        <w:rPr>
          <w:noProof/>
        </w:rPr>
        <w:t>4</w:t>
      </w:r>
      <w:r w:rsidR="008379E4">
        <w:rPr>
          <w:rFonts w:hint="eastAsia"/>
        </w:rPr>
        <w:t>）</w:t>
      </w:r>
      <w:r w:rsidR="008379E4">
        <w:fldChar w:fldCharType="end"/>
      </w:r>
      <w:r>
        <w:rPr>
          <w:rFonts w:hint="eastAsia"/>
        </w:rPr>
        <w:t>的超参数，</w:t>
      </w:r>
      <m:oMath>
        <m:r>
          <w:rPr>
            <w:rFonts w:ascii="Cambria Math"/>
          </w:rPr>
          <m:t>loss</m:t>
        </m:r>
      </m:oMath>
      <w:r>
        <w:rPr>
          <w:rFonts w:hint="eastAsia"/>
        </w:rPr>
        <w:t>代表</w:t>
      </w:r>
      <w:r>
        <w:rPr>
          <w:rFonts w:hint="eastAsia"/>
        </w:rPr>
        <w:t>BYOT</w:t>
      </w:r>
      <w:r>
        <w:rPr>
          <w:rFonts w:hint="eastAsia"/>
        </w:rPr>
        <w:t>模型的总损失函数</w:t>
      </w:r>
      <w:r>
        <w:t>：</w:t>
      </w:r>
      <w:r>
        <w:t xml:space="preserve"> </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304"/>
        <w:gridCol w:w="996"/>
      </w:tblGrid>
      <w:tr w:rsidR="008513F1" w:rsidRPr="009652F2" w14:paraId="59CADC49" w14:textId="77777777" w:rsidTr="00B729B8">
        <w:trPr>
          <w:jc w:val="center"/>
        </w:trPr>
        <w:tc>
          <w:tcPr>
            <w:tcW w:w="421" w:type="dxa"/>
            <w:vAlign w:val="center"/>
          </w:tcPr>
          <w:p w14:paraId="71073823" w14:textId="77777777" w:rsidR="008513F1" w:rsidRPr="009652F2" w:rsidRDefault="008513F1" w:rsidP="00B729B8"/>
        </w:tc>
        <w:tc>
          <w:tcPr>
            <w:tcW w:w="7304" w:type="dxa"/>
            <w:vAlign w:val="center"/>
          </w:tcPr>
          <w:p w14:paraId="3D019844" w14:textId="261AC083" w:rsidR="008513F1" w:rsidRPr="004B2CD3" w:rsidRDefault="008513F1" w:rsidP="00B729B8">
            <m:oMathPara>
              <m:oMath>
                <m:r>
                  <w:rPr>
                    <w:rFonts w:ascii="Cambria Math"/>
                  </w:rPr>
                  <m:t>los</m:t>
                </m:r>
                <m:sSub>
                  <m:sSubPr>
                    <m:ctrlPr>
                      <w:rPr>
                        <w:rFonts w:ascii="Cambria Math" w:hAnsi="Cambria Math"/>
                        <w:i/>
                      </w:rPr>
                    </m:ctrlPr>
                  </m:sSubPr>
                  <m:e>
                    <m:r>
                      <w:rPr>
                        <w:rFonts w:ascii="Cambria Math"/>
                      </w:rPr>
                      <m:t>s</m:t>
                    </m:r>
                  </m:e>
                  <m:sub>
                    <m:r>
                      <w:rPr>
                        <w:rFonts w:ascii="Cambria Math"/>
                      </w:rPr>
                      <m:t>total</m:t>
                    </m:r>
                  </m:sub>
                </m:sSub>
                <m:r>
                  <w:rPr>
                    <w:rFonts w:asci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r>
                      <w:rPr>
                        <w:rFonts w:ascii="Cambria Math"/>
                      </w:rPr>
                      <m:t>((1</m:t>
                    </m:r>
                    <m:r>
                      <w:rPr>
                        <w:rFonts w:ascii="Cambria Math"/>
                      </w:rPr>
                      <m:t>-</m:t>
                    </m:r>
                    <m:r>
                      <w:rPr>
                        <w:rFonts w:ascii="Cambria Math"/>
                      </w:rPr>
                      <m:t>α)</m:t>
                    </m:r>
                    <m:r>
                      <w:rPr>
                        <w:rFonts w:ascii="MS Gothic" w:eastAsia="MS Gothic" w:hAnsi="MS Gothic" w:cs="MS Gothic" w:hint="eastAsia"/>
                      </w:rPr>
                      <m:t>⋅</m:t>
                    </m:r>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,y)+α</m:t>
                    </m:r>
                    <m:r>
                      <w:rPr>
                        <w:rFonts w:ascii="MS Gothic" w:eastAsia="MS Gothic" w:hAnsi="MS Gothic" w:cs="MS Gothic" w:hint="eastAsia"/>
                      </w:rPr>
                      <m:t>⋅</m:t>
                    </m:r>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)+λ</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r>
                      <w:rPr>
                        <w:rFonts w:ascii="Cambria Math"/>
                      </w:rPr>
                      <m:t>)</m:t>
                    </m:r>
                  </m:e>
                </m:nary>
              </m:oMath>
            </m:oMathPara>
          </w:p>
        </w:tc>
        <w:tc>
          <w:tcPr>
            <w:tcW w:w="996" w:type="dxa"/>
            <w:vAlign w:val="center"/>
          </w:tcPr>
          <w:p w14:paraId="013B44CB" w14:textId="4C654B71" w:rsidR="008513F1" w:rsidRPr="009652F2" w:rsidRDefault="008513F1" w:rsidP="00B729B8">
            <w:pPr>
              <w:jc w:val="right"/>
            </w:pPr>
            <w:bookmarkStart w:id="528" w:name="_Ref99902572"/>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11329F">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11329F">
              <w:rPr>
                <w:noProof/>
                <w:kern w:val="0"/>
              </w:rPr>
              <w:t>5</w:t>
            </w:r>
            <w:r>
              <w:rPr>
                <w:kern w:val="0"/>
              </w:rPr>
              <w:fldChar w:fldCharType="end"/>
            </w:r>
            <w:r w:rsidRPr="009652F2">
              <w:rPr>
                <w:rFonts w:hint="eastAsia"/>
                <w:kern w:val="0"/>
              </w:rPr>
              <w:t>）</w:t>
            </w:r>
            <w:bookmarkEnd w:id="528"/>
          </w:p>
        </w:tc>
      </w:tr>
    </w:tbl>
    <w:p w14:paraId="36ACFD1C" w14:textId="0565733E" w:rsidR="0029709C" w:rsidRDefault="004F6CF5">
      <w:pPr>
        <w:pStyle w:val="2"/>
      </w:pPr>
      <w:bookmarkStart w:id="529" w:name="_Ref100343763"/>
      <w:bookmarkStart w:id="530" w:name="_Toc100573199"/>
      <w:bookmarkStart w:id="531" w:name="_Toc46962963"/>
      <w:bookmarkStart w:id="532" w:name="_Toc57189234"/>
      <w:r>
        <w:rPr>
          <w:rFonts w:hint="eastAsia"/>
        </w:rPr>
        <w:t>衰减</w:t>
      </w:r>
      <w:r w:rsidR="0029709C">
        <w:rPr>
          <w:rFonts w:hint="eastAsia"/>
        </w:rPr>
        <w:t>BYOT</w:t>
      </w:r>
      <w:r w:rsidR="00AF60DA">
        <w:rPr>
          <w:rFonts w:hint="eastAsia"/>
        </w:rPr>
        <w:t>模型</w:t>
      </w:r>
      <w:bookmarkEnd w:id="529"/>
      <w:bookmarkEnd w:id="530"/>
    </w:p>
    <w:p w14:paraId="6761E70D" w14:textId="08768489" w:rsidR="002D506D" w:rsidRDefault="00237143" w:rsidP="00C64991">
      <w:pPr>
        <w:ind w:firstLineChars="200" w:firstLine="480"/>
      </w:pPr>
      <w:r>
        <w:rPr>
          <w:rFonts w:hint="eastAsia"/>
        </w:rPr>
        <w:t>在卷积神经网络处理</w:t>
      </w:r>
      <w:r w:rsidR="00185945">
        <w:rPr>
          <w:rFonts w:hint="eastAsia"/>
        </w:rPr>
        <w:t>图像</w:t>
      </w:r>
      <w:r w:rsidR="005E224F">
        <w:rPr>
          <w:rFonts w:hint="eastAsia"/>
        </w:rPr>
        <w:t>的任务中</w:t>
      </w:r>
      <w:r w:rsidR="00085DC6">
        <w:rPr>
          <w:rFonts w:hint="eastAsia"/>
        </w:rPr>
        <w:t>，</w:t>
      </w:r>
      <w:r w:rsidR="002A2287">
        <w:rPr>
          <w:rFonts w:hint="eastAsia"/>
        </w:rPr>
        <w:t>卷积</w:t>
      </w:r>
      <w:r w:rsidR="009B1AA5">
        <w:rPr>
          <w:rFonts w:hint="eastAsia"/>
        </w:rPr>
        <w:t>神经网络</w:t>
      </w:r>
      <w:r w:rsidR="005448B5">
        <w:rPr>
          <w:rFonts w:hint="eastAsia"/>
        </w:rPr>
        <w:t>的中间层</w:t>
      </w:r>
      <w:r w:rsidR="00DE251D">
        <w:rPr>
          <w:rFonts w:hint="eastAsia"/>
        </w:rPr>
        <w:t>可以视为</w:t>
      </w:r>
      <w:r w:rsidR="00ED505E">
        <w:rPr>
          <w:rFonts w:hint="eastAsia"/>
        </w:rPr>
        <w:t>特征提取器，</w:t>
      </w:r>
      <w:r w:rsidR="00BD63C9">
        <w:rPr>
          <w:rFonts w:hint="eastAsia"/>
        </w:rPr>
        <w:t>其中</w:t>
      </w:r>
      <w:r w:rsidR="00B560EE">
        <w:rPr>
          <w:rFonts w:hint="eastAsia"/>
        </w:rPr>
        <w:t>网络</w:t>
      </w:r>
      <w:r w:rsidR="00BD63C9">
        <w:rPr>
          <w:rFonts w:hint="eastAsia"/>
        </w:rPr>
        <w:t>浅层</w:t>
      </w:r>
      <w:r w:rsidR="00B079A6">
        <w:rPr>
          <w:rFonts w:hint="eastAsia"/>
        </w:rPr>
        <w:t>提取</w:t>
      </w:r>
      <w:r w:rsidR="00ED3A31">
        <w:rPr>
          <w:rFonts w:hint="eastAsia"/>
        </w:rPr>
        <w:t>图像</w:t>
      </w:r>
      <w:r w:rsidR="00CA41F8">
        <w:rPr>
          <w:rFonts w:hint="eastAsia"/>
        </w:rPr>
        <w:t>的边缘信息，</w:t>
      </w:r>
      <w:r w:rsidR="00900618">
        <w:rPr>
          <w:rFonts w:hint="eastAsia"/>
        </w:rPr>
        <w:t>网络</w:t>
      </w:r>
      <w:r w:rsidR="00E04219">
        <w:rPr>
          <w:rFonts w:hint="eastAsia"/>
        </w:rPr>
        <w:t>深层提取图像</w:t>
      </w:r>
      <w:r w:rsidR="00D259EC">
        <w:rPr>
          <w:rFonts w:hint="eastAsia"/>
        </w:rPr>
        <w:t>更高维、更抽象的信息</w:t>
      </w:r>
      <w:r w:rsidR="00A14CA4">
        <w:rPr>
          <w:rFonts w:hint="eastAsia"/>
        </w:rPr>
        <w:t>。</w:t>
      </w:r>
      <w:r w:rsidR="00E3344C">
        <w:rPr>
          <w:rFonts w:hint="eastAsia"/>
        </w:rPr>
        <w:t>然而</w:t>
      </w:r>
      <w:r w:rsidR="00EC0616">
        <w:rPr>
          <w:rFonts w:hint="eastAsia"/>
        </w:rPr>
        <w:t>在计算损失函数时</w:t>
      </w:r>
      <w:r w:rsidR="00E3344C">
        <w:rPr>
          <w:rFonts w:hint="eastAsia"/>
        </w:rPr>
        <w:t>，</w:t>
      </w:r>
      <w:r w:rsidR="0029709C">
        <w:rPr>
          <w:rFonts w:hint="eastAsia"/>
        </w:rPr>
        <w:t>BYOT</w:t>
      </w:r>
      <w:r w:rsidR="0029709C">
        <w:rPr>
          <w:rFonts w:hint="eastAsia"/>
        </w:rPr>
        <w:t>模型</w:t>
      </w:r>
      <w:r w:rsidR="0029709C">
        <w:t>将各个</w:t>
      </w:r>
      <w:r w:rsidR="0029709C">
        <w:rPr>
          <w:rFonts w:hint="eastAsia"/>
        </w:rPr>
        <w:t>作为</w:t>
      </w:r>
      <w:r w:rsidR="0029709C">
        <w:t>学生</w:t>
      </w:r>
      <w:r w:rsidR="00826DF7">
        <w:rPr>
          <w:rFonts w:hint="eastAsia"/>
        </w:rPr>
        <w:t>模型</w:t>
      </w:r>
      <w:r w:rsidR="0029709C">
        <w:rPr>
          <w:rFonts w:hint="eastAsia"/>
        </w:rPr>
        <w:t>的</w:t>
      </w:r>
      <w:r w:rsidR="00F86BAE">
        <w:rPr>
          <w:rFonts w:hint="eastAsia"/>
        </w:rPr>
        <w:t>不同</w:t>
      </w:r>
      <w:r w:rsidR="002D0417">
        <w:rPr>
          <w:rFonts w:hint="eastAsia"/>
        </w:rPr>
        <w:t>网络层</w:t>
      </w:r>
      <w:r w:rsidR="0029709C">
        <w:t>的信息一视同仁，可能会造成一些信息的丢失。</w:t>
      </w:r>
      <w:r w:rsidR="007A6383">
        <w:rPr>
          <w:rFonts w:hint="eastAsia"/>
        </w:rPr>
        <w:t>为了改进这一点，</w:t>
      </w:r>
      <w:r w:rsidR="00315FB1">
        <w:rPr>
          <w:rFonts w:hint="eastAsia"/>
        </w:rPr>
        <w:t>区分</w:t>
      </w:r>
      <w:r w:rsidR="001841CD">
        <w:rPr>
          <w:rFonts w:hint="eastAsia"/>
        </w:rPr>
        <w:t>各层</w:t>
      </w:r>
      <w:r w:rsidR="00074FC3">
        <w:rPr>
          <w:rFonts w:hint="eastAsia"/>
        </w:rPr>
        <w:t>对总损失函数</w:t>
      </w:r>
      <m:oMath>
        <m:r>
          <w:rPr>
            <w:rFonts w:ascii="Cambria Math"/>
          </w:rPr>
          <m:t>los</m:t>
        </m:r>
        <m:sSub>
          <m:sSubPr>
            <m:ctrlPr>
              <w:rPr>
                <w:rFonts w:ascii="Cambria Math" w:hAnsi="Cambria Math"/>
                <w:i/>
              </w:rPr>
            </m:ctrlPr>
          </m:sSubPr>
          <m:e>
            <m:r>
              <w:rPr>
                <w:rFonts w:ascii="Cambria Math"/>
              </w:rPr>
              <m:t>s</m:t>
            </m:r>
          </m:e>
          <m:sub>
            <m:r>
              <w:rPr>
                <w:rFonts w:ascii="Cambria Math"/>
              </w:rPr>
              <m:t>total</m:t>
            </m:r>
          </m:sub>
        </m:sSub>
      </m:oMath>
      <w:r w:rsidR="001841CD">
        <w:rPr>
          <w:rFonts w:hint="eastAsia"/>
        </w:rPr>
        <w:t>的</w:t>
      </w:r>
      <w:r w:rsidR="00A43951">
        <w:rPr>
          <w:rFonts w:hint="eastAsia"/>
        </w:rPr>
        <w:t>不同的</w:t>
      </w:r>
      <w:r w:rsidR="00B028F7">
        <w:rPr>
          <w:rFonts w:hint="eastAsia"/>
        </w:rPr>
        <w:t>贡献度</w:t>
      </w:r>
      <w:r w:rsidR="002D506D">
        <w:rPr>
          <w:rFonts w:hint="eastAsia"/>
        </w:rPr>
        <w:t>很有必要。</w:t>
      </w:r>
    </w:p>
    <w:p w14:paraId="353C8578" w14:textId="5E97EF4B" w:rsidR="009859EA" w:rsidRDefault="009B0F0B" w:rsidP="000B71B3">
      <w:pPr>
        <w:ind w:firstLine="480"/>
      </w:pPr>
      <w:r>
        <w:rPr>
          <w:rFonts w:hint="eastAsia"/>
        </w:rPr>
        <w:t>为了</w:t>
      </w:r>
      <w:r w:rsidR="00D00507">
        <w:rPr>
          <w:rFonts w:hint="eastAsia"/>
        </w:rPr>
        <w:t>使每个浅层块的损失函数对总损失函数的贡献度都有所不同</w:t>
      </w:r>
      <w:r w:rsidR="00900BCE">
        <w:rPr>
          <w:rFonts w:hint="eastAsia"/>
        </w:rPr>
        <w:t>，最简单直接的</w:t>
      </w:r>
      <w:r w:rsidR="00063AF1">
        <w:rPr>
          <w:rFonts w:hint="eastAsia"/>
        </w:rPr>
        <w:t>方法是</w:t>
      </w:r>
      <w:r w:rsidR="003F6BCC">
        <w:rPr>
          <w:rFonts w:hint="eastAsia"/>
        </w:rPr>
        <w:t>给</w:t>
      </w:r>
      <w:r w:rsidR="004B0A13">
        <w:rPr>
          <w:rFonts w:hint="eastAsia"/>
        </w:rPr>
        <w:t>每个</w:t>
      </w:r>
      <w:r w:rsidR="007E3B5D">
        <w:rPr>
          <w:rFonts w:hint="eastAsia"/>
        </w:rPr>
        <w:t>浅层</w:t>
      </w:r>
      <w:r w:rsidR="004B0A13">
        <w:rPr>
          <w:rFonts w:hint="eastAsia"/>
        </w:rPr>
        <w:t>块</w:t>
      </w:r>
      <w:r w:rsidR="009E3AA8">
        <w:rPr>
          <w:rFonts w:hint="eastAsia"/>
        </w:rPr>
        <w:t>的</w:t>
      </w:r>
      <w:r w:rsidR="001A6CDA">
        <w:rPr>
          <w:rFonts w:hint="eastAsia"/>
        </w:rPr>
        <w:t>损失函</w:t>
      </w:r>
      <w:r w:rsidR="008C2452">
        <w:rPr>
          <w:rFonts w:hint="eastAsia"/>
        </w:rPr>
        <w:t>数</w:t>
      </w:r>
      <w:r w:rsidR="00F43608">
        <w:rPr>
          <w:rFonts w:hint="eastAsia"/>
        </w:rPr>
        <w:t>1</w:t>
      </w:r>
      <w:r w:rsidR="00AF5FD6">
        <w:rPr>
          <w:rFonts w:hint="eastAsia"/>
        </w:rPr>
        <w:t>、</w:t>
      </w:r>
      <w:r w:rsidR="00CC2DCE">
        <w:rPr>
          <w:rFonts w:hint="eastAsia"/>
        </w:rPr>
        <w:t>损失函数</w:t>
      </w:r>
      <w:r w:rsidR="00821595">
        <w:t>2</w:t>
      </w:r>
      <w:r w:rsidR="00754DC1">
        <w:rPr>
          <w:rFonts w:hint="eastAsia"/>
        </w:rPr>
        <w:t>、</w:t>
      </w:r>
      <w:r w:rsidR="00CF118B">
        <w:rPr>
          <w:rFonts w:hint="eastAsia"/>
        </w:rPr>
        <w:t>损失函数</w:t>
      </w:r>
      <w:r w:rsidR="00A06C3E">
        <w:t>3</w:t>
      </w:r>
      <w:r w:rsidR="00EE2E19">
        <w:rPr>
          <w:rFonts w:hint="eastAsia"/>
        </w:rPr>
        <w:t>分别</w:t>
      </w:r>
      <w:r w:rsidR="00CF118B">
        <w:rPr>
          <w:rFonts w:hint="eastAsia"/>
        </w:rPr>
        <w:t>添加一个额外的超参</w:t>
      </w:r>
      <w:r w:rsidR="008A23E7">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EE3D9B">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EE3D9B">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CF118B">
        <w:rPr>
          <w:rFonts w:hint="eastAsia"/>
        </w:rPr>
        <w:t>，</w:t>
      </w:r>
      <w:r w:rsidR="00E86EA7">
        <w:rPr>
          <w:rFonts w:hint="eastAsia"/>
        </w:rPr>
        <w:t>这三个超参数</w:t>
      </w:r>
      <w:r w:rsidR="006314E8">
        <w:rPr>
          <w:rFonts w:hint="eastAsia"/>
        </w:rPr>
        <w:t>都</w:t>
      </w:r>
      <w:r w:rsidR="00E86EA7">
        <w:rPr>
          <w:rFonts w:hint="eastAsia"/>
        </w:rPr>
        <w:t>随层数以等比的形式</w:t>
      </w:r>
      <w:r w:rsidR="00161B4B">
        <w:rPr>
          <w:rFonts w:hint="eastAsia"/>
        </w:rPr>
        <w:t>乘到</w:t>
      </w:r>
      <w:r w:rsidR="00EF196E">
        <w:rPr>
          <w:rFonts w:hint="eastAsia"/>
        </w:rPr>
        <w:t>原有的损失函数上</w:t>
      </w:r>
      <w:r w:rsidR="00516459">
        <w:rPr>
          <w:rFonts w:hint="eastAsia"/>
        </w:rPr>
        <w:t>。</w:t>
      </w:r>
      <w:r w:rsidR="005171EC">
        <w:rPr>
          <w:rFonts w:hint="eastAsia"/>
        </w:rPr>
        <w:t>下文</w:t>
      </w:r>
      <w:r w:rsidR="00343F14">
        <w:rPr>
          <w:rFonts w:hint="eastAsia"/>
        </w:rPr>
        <w:t>将此模型称为</w:t>
      </w:r>
      <w:r w:rsidR="00BB73FF">
        <w:rPr>
          <w:rFonts w:hint="eastAsia"/>
        </w:rPr>
        <w:t>衰减</w:t>
      </w:r>
      <w:r w:rsidR="00FE7328">
        <w:rPr>
          <w:rFonts w:hint="eastAsia"/>
        </w:rPr>
        <w:t>BYOT</w:t>
      </w:r>
      <w:r w:rsidR="00FB653C">
        <w:rPr>
          <w:rFonts w:hint="eastAsia"/>
        </w:rPr>
        <w:t>模型</w:t>
      </w:r>
      <w:r w:rsidR="004B22B8">
        <w:rPr>
          <w:rFonts w:hint="eastAsia"/>
        </w:rPr>
        <w:t>，</w:t>
      </w:r>
      <w:r w:rsidR="00B11827">
        <w:rPr>
          <w:rFonts w:hint="eastAsia"/>
        </w:rPr>
        <w:t>三</w:t>
      </w:r>
      <w:r w:rsidR="002F38E7">
        <w:rPr>
          <w:rFonts w:hint="eastAsia"/>
        </w:rPr>
        <w:t>个</w:t>
      </w:r>
      <w:r w:rsidR="008849A3">
        <w:rPr>
          <w:rFonts w:hint="eastAsia"/>
        </w:rPr>
        <w:t>额外的超参数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000514">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000514">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724696">
        <w:rPr>
          <w:rFonts w:hint="eastAsia"/>
        </w:rPr>
        <w:t>称</w:t>
      </w:r>
      <w:r w:rsidR="00000514">
        <w:rPr>
          <w:rFonts w:hint="eastAsia"/>
        </w:rPr>
        <w:t>为</w:t>
      </w:r>
      <w:r w:rsidR="002C0716">
        <w:rPr>
          <w:rFonts w:hint="eastAsia"/>
        </w:rPr>
        <w:lastRenderedPageBreak/>
        <w:t>衰减系数。</w:t>
      </w:r>
    </w:p>
    <w:p w14:paraId="3E8D4308" w14:textId="501567B4" w:rsidR="009859EA" w:rsidRDefault="005E675D" w:rsidP="000B71B3">
      <w:pPr>
        <w:ind w:firstLine="480"/>
      </w:pPr>
      <w:r>
        <w:rPr>
          <w:rFonts w:hint="eastAsia"/>
        </w:rPr>
        <w:t>使用衰减系</w:t>
      </w:r>
      <w:r w:rsidR="00455551">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A65D52">
        <w:rPr>
          <w:rFonts w:hint="eastAsia"/>
        </w:rPr>
        <w:t>，</w:t>
      </w:r>
      <w:r w:rsidR="00526648">
        <w:rPr>
          <w:rFonts w:hint="eastAsia"/>
        </w:rPr>
        <w:t>修正后</w:t>
      </w:r>
      <w:r w:rsidR="00A54DA6">
        <w:rPr>
          <w:rFonts w:hint="eastAsia"/>
        </w:rPr>
        <w:t>的</w:t>
      </w:r>
      <w:r w:rsidR="00686E64">
        <w:rPr>
          <w:rFonts w:hint="eastAsia"/>
        </w:rPr>
        <w:t>第</w:t>
      </w:r>
      <m:oMath>
        <m:r>
          <w:rPr>
            <w:rFonts w:ascii="Cambria Math"/>
          </w:rPr>
          <m:t>i</m:t>
        </m:r>
      </m:oMath>
      <w:r w:rsidR="00105CED">
        <w:rPr>
          <w:rFonts w:hint="eastAsia"/>
        </w:rPr>
        <w:t>个块</w:t>
      </w:r>
      <w:r w:rsidR="00526648">
        <w:rPr>
          <w:rFonts w:hint="eastAsia"/>
        </w:rPr>
        <w:t>的</w:t>
      </w:r>
      <w:r w:rsidR="006C35B9">
        <w:rPr>
          <w:rFonts w:hint="eastAsia"/>
        </w:rPr>
        <w:t>损失函数</w:t>
      </w:r>
      <w:r w:rsidR="006C35B9">
        <w:rPr>
          <w:rFonts w:hint="eastAsia"/>
        </w:rPr>
        <w:t>1</w:t>
      </w:r>
      <w:r w:rsidR="006C35B9">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970A8B" w:rsidRPr="009652F2" w14:paraId="5EB3BDA5" w14:textId="77777777" w:rsidTr="00B729B8">
        <w:trPr>
          <w:jc w:val="center"/>
        </w:trPr>
        <w:tc>
          <w:tcPr>
            <w:tcW w:w="1838" w:type="dxa"/>
            <w:vAlign w:val="center"/>
          </w:tcPr>
          <w:p w14:paraId="0F86F45A" w14:textId="77777777" w:rsidR="00970A8B" w:rsidRPr="009652F2" w:rsidRDefault="00970A8B" w:rsidP="00B729B8"/>
        </w:tc>
        <w:tc>
          <w:tcPr>
            <w:tcW w:w="5245" w:type="dxa"/>
            <w:vAlign w:val="center"/>
          </w:tcPr>
          <w:p w14:paraId="4758DD9D" w14:textId="6B33668C" w:rsidR="00970A8B" w:rsidRPr="00B76F8B" w:rsidRDefault="00827A47" w:rsidP="00B729B8">
            <w:pPr>
              <w:rPr>
                <w:i/>
              </w:rPr>
            </w:pPr>
            <m:oMathPara>
              <m:oMath>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oMath>
            </m:oMathPara>
          </w:p>
        </w:tc>
        <w:tc>
          <w:tcPr>
            <w:tcW w:w="1638" w:type="dxa"/>
            <w:vAlign w:val="center"/>
          </w:tcPr>
          <w:p w14:paraId="373A9D5D" w14:textId="26D1C834" w:rsidR="00970A8B" w:rsidRPr="009652F2" w:rsidRDefault="00970A8B" w:rsidP="00B729B8">
            <w:pPr>
              <w:jc w:val="right"/>
            </w:pPr>
            <w:bookmarkStart w:id="533" w:name="_Ref99990634"/>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AB572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AB572B">
              <w:rPr>
                <w:noProof/>
                <w:kern w:val="0"/>
              </w:rPr>
              <w:t>6</w:t>
            </w:r>
            <w:r>
              <w:rPr>
                <w:kern w:val="0"/>
              </w:rPr>
              <w:fldChar w:fldCharType="end"/>
            </w:r>
            <w:r w:rsidRPr="009652F2">
              <w:rPr>
                <w:rFonts w:hint="eastAsia"/>
                <w:kern w:val="0"/>
              </w:rPr>
              <w:t>）</w:t>
            </w:r>
            <w:bookmarkEnd w:id="533"/>
          </w:p>
        </w:tc>
      </w:tr>
    </w:tbl>
    <w:p w14:paraId="203754ED" w14:textId="7AEF278E" w:rsidR="0031319E" w:rsidRDefault="001960B0" w:rsidP="0031319E">
      <w:pPr>
        <w:ind w:firstLine="480"/>
      </w:pPr>
      <w:r>
        <w:rPr>
          <w:rFonts w:hint="eastAsia"/>
        </w:rPr>
        <w:t>使用衰减系</w:t>
      </w:r>
      <w:r w:rsidR="0031319E">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31319E">
        <w:rPr>
          <w:rFonts w:hint="eastAsia"/>
        </w:rPr>
        <w:t>，修正后</w:t>
      </w:r>
      <w:r w:rsidR="009B3EC2">
        <w:rPr>
          <w:rFonts w:hint="eastAsia"/>
        </w:rPr>
        <w:t>的</w:t>
      </w:r>
      <w:r w:rsidR="00A43CEB">
        <w:rPr>
          <w:rFonts w:hint="eastAsia"/>
        </w:rPr>
        <w:t>第</w:t>
      </w:r>
      <m:oMath>
        <m:r>
          <w:rPr>
            <w:rFonts w:ascii="Cambria Math"/>
          </w:rPr>
          <m:t>i</m:t>
        </m:r>
      </m:oMath>
      <w:r w:rsidR="00A43CEB">
        <w:rPr>
          <w:rFonts w:hint="eastAsia"/>
        </w:rPr>
        <w:t>个块</w:t>
      </w:r>
      <w:r w:rsidR="0031319E">
        <w:rPr>
          <w:rFonts w:hint="eastAsia"/>
        </w:rPr>
        <w:t>的损失函数</w:t>
      </w:r>
      <w:r w:rsidR="005A2399">
        <w:t>2</w:t>
      </w:r>
      <w:r w:rsidR="0031319E">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31319E" w:rsidRPr="009652F2" w14:paraId="245FC19F" w14:textId="77777777" w:rsidTr="00B729B8">
        <w:trPr>
          <w:jc w:val="center"/>
        </w:trPr>
        <w:tc>
          <w:tcPr>
            <w:tcW w:w="1838" w:type="dxa"/>
            <w:vAlign w:val="center"/>
          </w:tcPr>
          <w:p w14:paraId="05C1DAAC" w14:textId="77777777" w:rsidR="0031319E" w:rsidRPr="009652F2" w:rsidRDefault="0031319E" w:rsidP="00B729B8"/>
        </w:tc>
        <w:tc>
          <w:tcPr>
            <w:tcW w:w="5245" w:type="dxa"/>
            <w:vAlign w:val="center"/>
          </w:tcPr>
          <w:p w14:paraId="78EEB267" w14:textId="10B2A337" w:rsidR="0031319E" w:rsidRPr="00B76F8B" w:rsidRDefault="00827A47" w:rsidP="00B729B8">
            <w:pPr>
              <w:rPr>
                <w:i/>
              </w:rPr>
            </w:pPr>
            <m:oMathPara>
              <m:oMath>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oMath>
            </m:oMathPara>
          </w:p>
        </w:tc>
        <w:tc>
          <w:tcPr>
            <w:tcW w:w="1638" w:type="dxa"/>
            <w:vAlign w:val="center"/>
          </w:tcPr>
          <w:p w14:paraId="783F02EA" w14:textId="13F99D05" w:rsidR="0031319E" w:rsidRPr="009652F2" w:rsidRDefault="0031319E" w:rsidP="00B729B8">
            <w:pPr>
              <w:jc w:val="right"/>
            </w:pPr>
            <w:bookmarkStart w:id="534" w:name="_Ref99990636"/>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AB572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AB572B">
              <w:rPr>
                <w:noProof/>
                <w:kern w:val="0"/>
              </w:rPr>
              <w:t>7</w:t>
            </w:r>
            <w:r>
              <w:rPr>
                <w:kern w:val="0"/>
              </w:rPr>
              <w:fldChar w:fldCharType="end"/>
            </w:r>
            <w:r w:rsidRPr="009652F2">
              <w:rPr>
                <w:rFonts w:hint="eastAsia"/>
                <w:kern w:val="0"/>
              </w:rPr>
              <w:t>）</w:t>
            </w:r>
            <w:bookmarkEnd w:id="534"/>
          </w:p>
        </w:tc>
      </w:tr>
    </w:tbl>
    <w:p w14:paraId="51F1F0AE" w14:textId="0449EE92" w:rsidR="00731329" w:rsidRDefault="00D822FE" w:rsidP="00731329">
      <w:pPr>
        <w:ind w:firstLine="480"/>
      </w:pPr>
      <w:r>
        <w:rPr>
          <w:rFonts w:hint="eastAsia"/>
        </w:rPr>
        <w:t>使用衰减系</w:t>
      </w:r>
      <w:r w:rsidR="00731329">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731329">
        <w:rPr>
          <w:rFonts w:hint="eastAsia"/>
        </w:rPr>
        <w:t>，修正后</w:t>
      </w:r>
      <w:r w:rsidR="007F0479">
        <w:rPr>
          <w:rFonts w:hint="eastAsia"/>
        </w:rPr>
        <w:t>的</w:t>
      </w:r>
      <w:r w:rsidR="0042522C">
        <w:rPr>
          <w:rFonts w:hint="eastAsia"/>
        </w:rPr>
        <w:t>第</w:t>
      </w:r>
      <m:oMath>
        <m:r>
          <w:rPr>
            <w:rFonts w:ascii="Cambria Math"/>
          </w:rPr>
          <m:t>i</m:t>
        </m:r>
      </m:oMath>
      <w:r w:rsidR="0042522C">
        <w:rPr>
          <w:rFonts w:hint="eastAsia"/>
        </w:rPr>
        <w:t>个块</w:t>
      </w:r>
      <w:r w:rsidR="00731329">
        <w:rPr>
          <w:rFonts w:hint="eastAsia"/>
        </w:rPr>
        <w:t>的损失函数</w:t>
      </w:r>
      <w:r w:rsidR="006407A2">
        <w:t>3</w:t>
      </w:r>
      <w:r w:rsidR="00731329">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731329" w:rsidRPr="009652F2" w14:paraId="4970F8ED" w14:textId="77777777" w:rsidTr="00B729B8">
        <w:trPr>
          <w:jc w:val="center"/>
        </w:trPr>
        <w:tc>
          <w:tcPr>
            <w:tcW w:w="1838" w:type="dxa"/>
            <w:vAlign w:val="center"/>
          </w:tcPr>
          <w:p w14:paraId="49AB2478" w14:textId="77777777" w:rsidR="00731329" w:rsidRPr="009652F2" w:rsidRDefault="00731329" w:rsidP="00B729B8"/>
        </w:tc>
        <w:tc>
          <w:tcPr>
            <w:tcW w:w="5245" w:type="dxa"/>
            <w:vAlign w:val="center"/>
          </w:tcPr>
          <w:p w14:paraId="45A2E097" w14:textId="424F7BC1" w:rsidR="00731329" w:rsidRPr="00B76F8B" w:rsidRDefault="00827A47" w:rsidP="00B729B8">
            <w:pPr>
              <w:rPr>
                <w:i/>
              </w:rPr>
            </w:pPr>
            <m:oMathPara>
              <m:oMath>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oMath>
            </m:oMathPara>
          </w:p>
        </w:tc>
        <w:tc>
          <w:tcPr>
            <w:tcW w:w="1638" w:type="dxa"/>
            <w:vAlign w:val="center"/>
          </w:tcPr>
          <w:p w14:paraId="148EE842" w14:textId="2C55A1AF" w:rsidR="00731329" w:rsidRPr="009652F2" w:rsidRDefault="00731329" w:rsidP="00B729B8">
            <w:pPr>
              <w:jc w:val="right"/>
            </w:pPr>
            <w:bookmarkStart w:id="535" w:name="_Ref99990637"/>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AB572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AB572B">
              <w:rPr>
                <w:noProof/>
                <w:kern w:val="0"/>
              </w:rPr>
              <w:t>8</w:t>
            </w:r>
            <w:r>
              <w:rPr>
                <w:kern w:val="0"/>
              </w:rPr>
              <w:fldChar w:fldCharType="end"/>
            </w:r>
            <w:r w:rsidRPr="009652F2">
              <w:rPr>
                <w:rFonts w:hint="eastAsia"/>
                <w:kern w:val="0"/>
              </w:rPr>
              <w:t>）</w:t>
            </w:r>
            <w:bookmarkEnd w:id="535"/>
          </w:p>
        </w:tc>
      </w:tr>
    </w:tbl>
    <w:p w14:paraId="64BE2A19" w14:textId="12A4C636" w:rsidR="000B71B3" w:rsidRDefault="00492789" w:rsidP="000B71B3">
      <w:pPr>
        <w:ind w:firstLine="480"/>
      </w:pPr>
      <w:r>
        <w:rPr>
          <w:rFonts w:hint="eastAsia"/>
        </w:rPr>
        <w:t>综合</w:t>
      </w:r>
      <w:r w:rsidR="00A05A36">
        <w:rPr>
          <w:rFonts w:hint="eastAsia"/>
        </w:rPr>
        <w:t>式</w:t>
      </w:r>
      <w:r w:rsidR="0073270A">
        <w:fldChar w:fldCharType="begin"/>
      </w:r>
      <w:r w:rsidR="0073270A">
        <w:instrText xml:space="preserve"> </w:instrText>
      </w:r>
      <w:r w:rsidR="0073270A">
        <w:rPr>
          <w:rFonts w:hint="eastAsia"/>
        </w:rPr>
        <w:instrText>REF _Ref99990634 \h</w:instrText>
      </w:r>
      <w:r w:rsidR="0073270A">
        <w:instrText xml:space="preserve"> </w:instrText>
      </w:r>
      <w:r w:rsidR="0073270A">
        <w:fldChar w:fldCharType="separate"/>
      </w:r>
      <w:r w:rsidR="0073270A" w:rsidRPr="009652F2">
        <w:rPr>
          <w:rFonts w:hint="eastAsia"/>
          <w:kern w:val="0"/>
        </w:rPr>
        <w:t>（</w:t>
      </w:r>
      <w:r w:rsidR="0073270A">
        <w:rPr>
          <w:noProof/>
          <w:kern w:val="0"/>
        </w:rPr>
        <w:t>2</w:t>
      </w:r>
      <w:r w:rsidR="0073270A">
        <w:rPr>
          <w:kern w:val="0"/>
        </w:rPr>
        <w:t>.</w:t>
      </w:r>
      <w:r w:rsidR="0073270A">
        <w:rPr>
          <w:noProof/>
          <w:kern w:val="0"/>
        </w:rPr>
        <w:t>6</w:t>
      </w:r>
      <w:r w:rsidR="0073270A" w:rsidRPr="009652F2">
        <w:rPr>
          <w:rFonts w:hint="eastAsia"/>
          <w:kern w:val="0"/>
        </w:rPr>
        <w:t>）</w:t>
      </w:r>
      <w:r w:rsidR="0073270A">
        <w:fldChar w:fldCharType="end"/>
      </w:r>
      <w:r w:rsidR="0073270A">
        <w:fldChar w:fldCharType="begin"/>
      </w:r>
      <w:r w:rsidR="0073270A">
        <w:instrText xml:space="preserve"> REF _Ref99990636 \h </w:instrText>
      </w:r>
      <w:r w:rsidR="0073270A">
        <w:fldChar w:fldCharType="separate"/>
      </w:r>
      <w:r w:rsidR="0073270A" w:rsidRPr="009652F2">
        <w:rPr>
          <w:rFonts w:hint="eastAsia"/>
          <w:kern w:val="0"/>
        </w:rPr>
        <w:t>（</w:t>
      </w:r>
      <w:r w:rsidR="0073270A">
        <w:rPr>
          <w:noProof/>
          <w:kern w:val="0"/>
        </w:rPr>
        <w:t>2</w:t>
      </w:r>
      <w:r w:rsidR="0073270A">
        <w:rPr>
          <w:kern w:val="0"/>
        </w:rPr>
        <w:t>.</w:t>
      </w:r>
      <w:r w:rsidR="0073270A">
        <w:rPr>
          <w:noProof/>
          <w:kern w:val="0"/>
        </w:rPr>
        <w:t>7</w:t>
      </w:r>
      <w:r w:rsidR="0073270A" w:rsidRPr="009652F2">
        <w:rPr>
          <w:rFonts w:hint="eastAsia"/>
          <w:kern w:val="0"/>
        </w:rPr>
        <w:t>）</w:t>
      </w:r>
      <w:r w:rsidR="0073270A">
        <w:fldChar w:fldCharType="end"/>
      </w:r>
      <w:r w:rsidR="0073270A">
        <w:fldChar w:fldCharType="begin"/>
      </w:r>
      <w:r w:rsidR="0073270A">
        <w:instrText xml:space="preserve"> REF _Ref99990637 \h </w:instrText>
      </w:r>
      <w:r w:rsidR="0073270A">
        <w:fldChar w:fldCharType="separate"/>
      </w:r>
      <w:r w:rsidR="0073270A" w:rsidRPr="009652F2">
        <w:rPr>
          <w:rFonts w:hint="eastAsia"/>
          <w:kern w:val="0"/>
        </w:rPr>
        <w:t>（</w:t>
      </w:r>
      <w:r w:rsidR="0073270A">
        <w:rPr>
          <w:noProof/>
          <w:kern w:val="0"/>
        </w:rPr>
        <w:t>2</w:t>
      </w:r>
      <w:r w:rsidR="0073270A">
        <w:rPr>
          <w:kern w:val="0"/>
        </w:rPr>
        <w:t>.</w:t>
      </w:r>
      <w:r w:rsidR="0073270A">
        <w:rPr>
          <w:noProof/>
          <w:kern w:val="0"/>
        </w:rPr>
        <w:t>8</w:t>
      </w:r>
      <w:r w:rsidR="0073270A" w:rsidRPr="009652F2">
        <w:rPr>
          <w:rFonts w:hint="eastAsia"/>
          <w:kern w:val="0"/>
        </w:rPr>
        <w:t>）</w:t>
      </w:r>
      <w:r w:rsidR="0073270A">
        <w:fldChar w:fldCharType="end"/>
      </w:r>
      <w:r>
        <w:rPr>
          <w:rFonts w:hint="eastAsia"/>
        </w:rPr>
        <w:t>，</w:t>
      </w:r>
      <w:r w:rsidR="0091111E">
        <w:rPr>
          <w:rFonts w:hint="eastAsia"/>
        </w:rPr>
        <w:t>得到</w:t>
      </w:r>
      <w:r w:rsidR="002B03CD">
        <w:rPr>
          <w:rFonts w:hint="eastAsia"/>
        </w:rPr>
        <w:t>修正后的总损失函数为</w:t>
      </w:r>
      <w:r w:rsidR="005E5FA1">
        <w:rPr>
          <w:rFonts w:hint="eastAsia"/>
        </w:rPr>
        <w:t>：</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F205A1" w:rsidRPr="009652F2" w14:paraId="0D7482B6" w14:textId="77777777" w:rsidTr="00B729B8">
        <w:trPr>
          <w:jc w:val="center"/>
        </w:trPr>
        <w:tc>
          <w:tcPr>
            <w:tcW w:w="1838" w:type="dxa"/>
            <w:vAlign w:val="center"/>
          </w:tcPr>
          <w:p w14:paraId="475295F1" w14:textId="77777777" w:rsidR="00F205A1" w:rsidRPr="00870B38" w:rsidRDefault="00F205A1" w:rsidP="00B729B8"/>
        </w:tc>
        <w:tc>
          <w:tcPr>
            <w:tcW w:w="5245" w:type="dxa"/>
            <w:vAlign w:val="center"/>
          </w:tcPr>
          <w:p w14:paraId="464F2115" w14:textId="77777777" w:rsidR="00F205A1" w:rsidRPr="00B76F8B" w:rsidRDefault="00F205A1" w:rsidP="00B729B8">
            <w:pPr>
              <w:rPr>
                <w:i/>
              </w:rPr>
            </w:pPr>
            <m:oMathPara>
              <m:oMath>
                <m:r>
                  <w:rPr>
                    <w:rFonts w:ascii="Cambria Math"/>
                  </w:rPr>
                  <m:t>los</m:t>
                </m:r>
                <m:sSub>
                  <m:sSubPr>
                    <m:ctrlPr>
                      <w:rPr>
                        <w:rFonts w:ascii="Cambria Math" w:hAnsi="Cambria Math"/>
                        <w:i/>
                      </w:rPr>
                    </m:ctrlPr>
                  </m:sSubPr>
                  <m:e>
                    <m:r>
                      <w:rPr>
                        <w:rFonts w:ascii="Cambria Math"/>
                      </w:rPr>
                      <m:t>s</m:t>
                    </m:r>
                  </m:e>
                  <m:sub>
                    <m:r>
                      <w:rPr>
                        <w:rFonts w:ascii="Cambria Math"/>
                      </w:rPr>
                      <m:t>total</m:t>
                    </m:r>
                  </m:sub>
                </m:sSub>
                <m:r>
                  <w:rPr>
                    <w:rFonts w:ascii="Cambria Math" w:hAnsi="Cambria Math" w:hint="eastAsia"/>
                  </w:rPr>
                  <m:t>=</m:t>
                </m:r>
                <m:r>
                  <w:rPr>
                    <w:rFonts w:ascii="Cambria Math" w:hAnsi="Cambria Math"/>
                  </w:rPr>
                  <m:t>(1</m:t>
                </m:r>
                <m:r>
                  <w:rPr>
                    <w:rFonts w:ascii="Cambria Math" w:eastAsia="微软雅黑" w:hAnsi="Cambria Math" w:cs="微软雅黑" w:hint="eastAsia"/>
                  </w:rPr>
                  <m:t>-</m:t>
                </m:r>
                <m:r>
                  <w:rPr>
                    <w:rFonts w:ascii="Cambria Math"/>
                  </w:rPr>
                  <m:t>α</m:t>
                </m:r>
                <m:r>
                  <w:rPr>
                    <w:rFonts w:ascii="Cambria Math" w:hAns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r>
                      <w:rPr>
                        <w:rFonts w:ascii="Cambria Math" w:hint="eastAsia"/>
                      </w:rPr>
                      <m:t>+</m:t>
                    </m:r>
                  </m:e>
                </m:nary>
                <m:r>
                  <w:rPr>
                    <w:rFonts w:ascii="Cambria Math"/>
                  </w:rPr>
                  <m:t>α</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r>
                      <w:rPr>
                        <w:rFonts w:ascii="Cambria Math" w:hint="eastAsia"/>
                      </w:rPr>
                      <m:t>+</m:t>
                    </m:r>
                    <m:r>
                      <w:rPr>
                        <w:rFonts w:ascii="Cambria Math"/>
                      </w:rPr>
                      <m:t>λ</m:t>
                    </m:r>
                  </m:e>
                </m:nary>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sSubSup>
                      <m:sSubSupPr>
                        <m:ctrlPr>
                          <w:rPr>
                            <w:rFonts w:ascii="Cambria Math" w:hAnsi="Cambria Math"/>
                            <w:i/>
                          </w:rPr>
                        </m:ctrlPr>
                      </m:sSubSupPr>
                      <m:e>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e>
                </m:nary>
              </m:oMath>
            </m:oMathPara>
          </w:p>
        </w:tc>
        <w:tc>
          <w:tcPr>
            <w:tcW w:w="1638" w:type="dxa"/>
            <w:vAlign w:val="center"/>
          </w:tcPr>
          <w:p w14:paraId="64B4F6FF" w14:textId="77777777" w:rsidR="00F205A1" w:rsidRPr="009652F2" w:rsidRDefault="00F205A1" w:rsidP="00B729B8">
            <w:pPr>
              <w:jc w:val="right"/>
            </w:pPr>
            <w:bookmarkStart w:id="536" w:name="_Ref99961295"/>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Pr>
                <w:noProof/>
                <w:kern w:val="0"/>
              </w:rPr>
              <w:t>9</w:t>
            </w:r>
            <w:r>
              <w:rPr>
                <w:kern w:val="0"/>
              </w:rPr>
              <w:fldChar w:fldCharType="end"/>
            </w:r>
            <w:r w:rsidRPr="009652F2">
              <w:rPr>
                <w:rFonts w:hint="eastAsia"/>
                <w:kern w:val="0"/>
              </w:rPr>
              <w:t>）</w:t>
            </w:r>
            <w:bookmarkEnd w:id="536"/>
          </w:p>
        </w:tc>
      </w:tr>
    </w:tbl>
    <w:p w14:paraId="13ECF5BC" w14:textId="1DA92626" w:rsidR="00BC599E" w:rsidRPr="00A323A1" w:rsidRDefault="0039575B" w:rsidP="000B71B3">
      <w:pPr>
        <w:ind w:firstLine="480"/>
        <w:rPr>
          <w:i/>
        </w:rPr>
      </w:pPr>
      <w:r>
        <w:rPr>
          <w:rFonts w:hint="eastAsia"/>
          <w:iCs/>
        </w:rPr>
        <w:t>衰减</w:t>
      </w:r>
      <w:r w:rsidR="00182506">
        <w:rPr>
          <w:rFonts w:hint="eastAsia"/>
          <w:iCs/>
        </w:rPr>
        <w:t>BYOT</w:t>
      </w:r>
      <w:r w:rsidR="00986CE6">
        <w:rPr>
          <w:rFonts w:hint="eastAsia"/>
          <w:iCs/>
        </w:rPr>
        <w:t>模型</w:t>
      </w:r>
      <w:r w:rsidR="002560A4">
        <w:rPr>
          <w:rFonts w:hint="eastAsia"/>
          <w:iCs/>
        </w:rPr>
        <w:t>的</w:t>
      </w:r>
      <w:r w:rsidR="00496BFA">
        <w:rPr>
          <w:rFonts w:hint="eastAsia"/>
          <w:iCs/>
        </w:rPr>
        <w:t>网络结构和原</w:t>
      </w:r>
      <w:r w:rsidR="00496BFA">
        <w:rPr>
          <w:rFonts w:hint="eastAsia"/>
          <w:iCs/>
        </w:rPr>
        <w:t>BYOT</w:t>
      </w:r>
      <w:r w:rsidR="00496BFA">
        <w:rPr>
          <w:rFonts w:hint="eastAsia"/>
          <w:iCs/>
        </w:rPr>
        <w:t>模型的</w:t>
      </w:r>
      <w:r w:rsidR="00420DBC">
        <w:rPr>
          <w:rFonts w:hint="eastAsia"/>
          <w:iCs/>
        </w:rPr>
        <w:t>网络</w:t>
      </w:r>
      <w:r w:rsidR="00496BFA">
        <w:rPr>
          <w:rFonts w:hint="eastAsia"/>
          <w:iCs/>
        </w:rPr>
        <w:t>结构相同。</w:t>
      </w:r>
    </w:p>
    <w:p w14:paraId="113DB48B" w14:textId="227EE5ED" w:rsidR="00097D54" w:rsidRDefault="00097D54">
      <w:pPr>
        <w:pStyle w:val="2"/>
      </w:pPr>
      <w:bookmarkStart w:id="537" w:name="_Ref100344257"/>
      <w:bookmarkStart w:id="538" w:name="_Ref100388124"/>
      <w:bookmarkStart w:id="539" w:name="_Toc100573200"/>
      <w:r>
        <w:rPr>
          <w:rFonts w:hint="eastAsia"/>
        </w:rPr>
        <w:t>实验结果与分析</w:t>
      </w:r>
      <w:bookmarkEnd w:id="537"/>
      <w:bookmarkEnd w:id="538"/>
      <w:bookmarkEnd w:id="539"/>
    </w:p>
    <w:p w14:paraId="51FC5172" w14:textId="321BFD71" w:rsidR="00A7682C" w:rsidRDefault="00A7682C" w:rsidP="00A7682C">
      <w:pPr>
        <w:pStyle w:val="3"/>
      </w:pPr>
      <w:r>
        <w:rPr>
          <w:rFonts w:hint="eastAsia"/>
        </w:rPr>
        <w:t>实验</w:t>
      </w:r>
      <w:r w:rsidR="0016687A">
        <w:rPr>
          <w:rFonts w:hint="eastAsia"/>
        </w:rPr>
        <w:t>环境</w:t>
      </w:r>
    </w:p>
    <w:p w14:paraId="61AB893D" w14:textId="5747C76E" w:rsidR="00DC475F" w:rsidRPr="00A1464A" w:rsidRDefault="00DC475F" w:rsidP="00DC475F">
      <w:pPr>
        <w:ind w:firstLineChars="200" w:firstLine="480"/>
        <w:rPr>
          <w:ins w:id="540" w:author="微软用户" w:date="2022-04-11T21:04:00Z"/>
          <w:color w:val="FF0000"/>
          <w:rPrChange w:id="541" w:author="微软用户" w:date="2022-04-11T21:04:00Z">
            <w:rPr>
              <w:ins w:id="542" w:author="微软用户" w:date="2022-04-11T21:04:00Z"/>
            </w:rPr>
          </w:rPrChange>
        </w:rPr>
      </w:pPr>
      <w:r>
        <w:rPr>
          <w:rFonts w:hint="eastAsia"/>
        </w:rPr>
        <w:t>实验环境为在</w:t>
      </w:r>
      <w:r>
        <w:t>AutoDL</w:t>
      </w:r>
      <w:r>
        <w:rPr>
          <w:rFonts w:hint="eastAsia"/>
        </w:rPr>
        <w:t>公司外租的服务器。系统为</w:t>
      </w:r>
      <w:r>
        <w:t>Ubuntu 18.04</w:t>
      </w:r>
      <w:r>
        <w:rPr>
          <w:rFonts w:hint="eastAsia"/>
        </w:rPr>
        <w:t>版本，</w:t>
      </w:r>
      <w:r>
        <w:rPr>
          <w:rFonts w:hint="eastAsia"/>
        </w:rPr>
        <w:t>CPU</w:t>
      </w:r>
      <w:r>
        <w:rPr>
          <w:rFonts w:hint="eastAsia"/>
        </w:rPr>
        <w:t>为</w:t>
      </w:r>
      <w:r>
        <w:t>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w:t>
      </w:r>
      <w:r w:rsidRPr="00A1464A">
        <w:rPr>
          <w:rFonts w:hint="eastAsia"/>
          <w:color w:val="FF0000"/>
          <w:rPrChange w:id="543" w:author="微软用户" w:date="2022-04-11T21:04:00Z">
            <w:rPr>
              <w:rFonts w:hint="eastAsia"/>
            </w:rPr>
          </w:rPrChange>
        </w:rPr>
        <w:t>存</w:t>
      </w:r>
      <w:r w:rsidRPr="00A1464A">
        <w:rPr>
          <w:color w:val="FF0000"/>
          <w:rPrChange w:id="544" w:author="微软用户" w:date="2022-04-11T21:04:00Z">
            <w:rPr/>
          </w:rPrChange>
        </w:rPr>
        <w:t>11GB</w:t>
      </w:r>
      <w:r w:rsidRPr="00A1464A">
        <w:rPr>
          <w:rFonts w:hint="eastAsia"/>
          <w:color w:val="FF0000"/>
          <w:rPrChange w:id="545" w:author="微软用户" w:date="2022-04-11T21:04:00Z">
            <w:rPr>
              <w:rFonts w:hint="eastAsia"/>
            </w:rPr>
          </w:rPrChange>
        </w:rPr>
        <w:t>。实验使用</w:t>
      </w:r>
      <w:r w:rsidRPr="00A1464A">
        <w:rPr>
          <w:color w:val="FF0000"/>
          <w:rPrChange w:id="546" w:author="微软用户" w:date="2022-04-11T21:04:00Z">
            <w:rPr/>
          </w:rPrChange>
        </w:rPr>
        <w:t>AutoDL</w:t>
      </w:r>
      <w:r w:rsidRPr="00A1464A">
        <w:rPr>
          <w:rFonts w:hint="eastAsia"/>
          <w:color w:val="FF0000"/>
          <w:rPrChange w:id="547" w:author="微软用户" w:date="2022-04-11T21:04:00Z">
            <w:rPr>
              <w:rFonts w:hint="eastAsia"/>
            </w:rPr>
          </w:rPrChange>
        </w:rPr>
        <w:t>自带的系统环境，运行模型需要的主要包配置如表</w:t>
      </w:r>
      <w:r w:rsidRPr="00A1464A">
        <w:rPr>
          <w:color w:val="FF0000"/>
          <w:rPrChange w:id="548" w:author="微软用户" w:date="2022-04-11T21:04:00Z">
            <w:rPr/>
          </w:rPrChange>
        </w:rPr>
        <w:t>4.1</w:t>
      </w:r>
      <w:r w:rsidRPr="00A1464A">
        <w:rPr>
          <w:rFonts w:hint="eastAsia"/>
          <w:color w:val="FF0000"/>
          <w:rPrChange w:id="549" w:author="微软用户" w:date="2022-04-11T21:04:00Z">
            <w:rPr>
              <w:rFonts w:hint="eastAsia"/>
            </w:rPr>
          </w:rPrChange>
        </w:rPr>
        <w:t>所示：</w:t>
      </w:r>
    </w:p>
    <w:p w14:paraId="26A94E56" w14:textId="77777777" w:rsidR="00A1464A" w:rsidRPr="00A1464A" w:rsidRDefault="00A1464A" w:rsidP="00DC475F">
      <w:pPr>
        <w:ind w:firstLineChars="200" w:firstLine="480"/>
        <w:rPr>
          <w:color w:val="FF0000"/>
          <w:rPrChange w:id="550" w:author="微软用户" w:date="2022-04-11T21:04:00Z">
            <w:rPr/>
          </w:rPrChange>
        </w:rPr>
      </w:pPr>
    </w:p>
    <w:p w14:paraId="0CBCC21A" w14:textId="5BF15176" w:rsidR="00DC475F" w:rsidRDefault="00DC475F" w:rsidP="00DC475F">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lastRenderedPageBreak/>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2</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1</w:t>
      </w:r>
      <w:r w:rsidR="00D5488C">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运行模型需要的包配置</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DC475F" w14:paraId="095A6946" w14:textId="77777777" w:rsidTr="009F0B09">
        <w:trPr>
          <w:cantSplit/>
          <w:tblHeader/>
          <w:jc w:val="center"/>
        </w:trPr>
        <w:tc>
          <w:tcPr>
            <w:tcW w:w="2907" w:type="dxa"/>
            <w:tcBorders>
              <w:top w:val="single" w:sz="12" w:space="0" w:color="auto"/>
            </w:tcBorders>
          </w:tcPr>
          <w:p w14:paraId="406F2A39" w14:textId="77777777" w:rsidR="00DC475F" w:rsidRDefault="00DC475F" w:rsidP="00B729B8">
            <w:pPr>
              <w:jc w:val="center"/>
              <w:rPr>
                <w:sz w:val="21"/>
                <w:szCs w:val="21"/>
              </w:rPr>
            </w:pPr>
            <w:r>
              <w:rPr>
                <w:rFonts w:hint="eastAsia"/>
                <w:sz w:val="21"/>
                <w:szCs w:val="21"/>
              </w:rPr>
              <w:t>包名称</w:t>
            </w:r>
          </w:p>
        </w:tc>
        <w:tc>
          <w:tcPr>
            <w:tcW w:w="2907" w:type="dxa"/>
            <w:tcBorders>
              <w:top w:val="single" w:sz="12" w:space="0" w:color="auto"/>
            </w:tcBorders>
          </w:tcPr>
          <w:p w14:paraId="03B3B131" w14:textId="77777777" w:rsidR="00DC475F" w:rsidRDefault="00DC475F" w:rsidP="00B729B8">
            <w:pPr>
              <w:jc w:val="center"/>
              <w:rPr>
                <w:sz w:val="21"/>
                <w:szCs w:val="21"/>
              </w:rPr>
            </w:pPr>
            <w:r>
              <w:rPr>
                <w:rFonts w:hint="eastAsia"/>
                <w:sz w:val="21"/>
                <w:szCs w:val="21"/>
              </w:rPr>
              <w:t>版本</w:t>
            </w:r>
          </w:p>
        </w:tc>
        <w:tc>
          <w:tcPr>
            <w:tcW w:w="2907" w:type="dxa"/>
            <w:tcBorders>
              <w:top w:val="single" w:sz="12" w:space="0" w:color="auto"/>
            </w:tcBorders>
          </w:tcPr>
          <w:p w14:paraId="1FA1482B" w14:textId="77777777" w:rsidR="00DC475F" w:rsidRDefault="00DC475F" w:rsidP="00B729B8">
            <w:pPr>
              <w:jc w:val="center"/>
              <w:rPr>
                <w:sz w:val="21"/>
                <w:szCs w:val="21"/>
              </w:rPr>
            </w:pPr>
            <w:r>
              <w:rPr>
                <w:rFonts w:hint="eastAsia"/>
                <w:sz w:val="21"/>
                <w:szCs w:val="21"/>
              </w:rPr>
              <w:t>说明</w:t>
            </w:r>
          </w:p>
        </w:tc>
      </w:tr>
      <w:tr w:rsidR="00DC475F" w14:paraId="5BF181B8" w14:textId="77777777" w:rsidTr="009F0B09">
        <w:trPr>
          <w:cantSplit/>
          <w:tblHeader/>
          <w:jc w:val="center"/>
        </w:trPr>
        <w:tc>
          <w:tcPr>
            <w:tcW w:w="2907" w:type="dxa"/>
          </w:tcPr>
          <w:p w14:paraId="6C855920" w14:textId="77777777" w:rsidR="00DC475F" w:rsidRDefault="00DC475F" w:rsidP="00B729B8">
            <w:pPr>
              <w:jc w:val="center"/>
              <w:rPr>
                <w:sz w:val="21"/>
                <w:szCs w:val="21"/>
              </w:rPr>
            </w:pPr>
            <w:r>
              <w:rPr>
                <w:rFonts w:hint="eastAsia"/>
                <w:sz w:val="21"/>
                <w:szCs w:val="21"/>
              </w:rPr>
              <w:t>p</w:t>
            </w:r>
            <w:r>
              <w:rPr>
                <w:sz w:val="21"/>
                <w:szCs w:val="21"/>
              </w:rPr>
              <w:t>ython</w:t>
            </w:r>
          </w:p>
        </w:tc>
        <w:tc>
          <w:tcPr>
            <w:tcW w:w="2907" w:type="dxa"/>
          </w:tcPr>
          <w:p w14:paraId="52B91164" w14:textId="77777777" w:rsidR="00DC475F" w:rsidRDefault="00DC475F" w:rsidP="00B729B8">
            <w:pPr>
              <w:jc w:val="center"/>
              <w:rPr>
                <w:sz w:val="21"/>
                <w:szCs w:val="21"/>
              </w:rPr>
            </w:pPr>
            <w:r>
              <w:rPr>
                <w:rFonts w:hint="eastAsia"/>
                <w:sz w:val="21"/>
                <w:szCs w:val="21"/>
              </w:rPr>
              <w:t>3</w:t>
            </w:r>
            <w:r>
              <w:rPr>
                <w:sz w:val="21"/>
                <w:szCs w:val="21"/>
              </w:rPr>
              <w:t>.6</w:t>
            </w:r>
          </w:p>
        </w:tc>
        <w:tc>
          <w:tcPr>
            <w:tcW w:w="2907" w:type="dxa"/>
          </w:tcPr>
          <w:p w14:paraId="20DD1168" w14:textId="77777777" w:rsidR="00DC475F" w:rsidRDefault="00DC475F" w:rsidP="00B729B8">
            <w:pPr>
              <w:jc w:val="center"/>
              <w:rPr>
                <w:sz w:val="21"/>
                <w:szCs w:val="21"/>
              </w:rPr>
            </w:pPr>
            <w:r>
              <w:rPr>
                <w:rFonts w:hint="eastAsia"/>
                <w:sz w:val="21"/>
                <w:szCs w:val="21"/>
              </w:rPr>
              <w:t>程序编写语言</w:t>
            </w:r>
          </w:p>
        </w:tc>
      </w:tr>
      <w:tr w:rsidR="00DC475F" w14:paraId="666B2009" w14:textId="77777777" w:rsidTr="009F0B09">
        <w:trPr>
          <w:cantSplit/>
          <w:tblHeader/>
          <w:jc w:val="center"/>
        </w:trPr>
        <w:tc>
          <w:tcPr>
            <w:tcW w:w="2907" w:type="dxa"/>
          </w:tcPr>
          <w:p w14:paraId="5B0A5FDC" w14:textId="77777777" w:rsidR="00DC475F" w:rsidRDefault="00DC475F" w:rsidP="00B729B8">
            <w:pPr>
              <w:jc w:val="center"/>
              <w:rPr>
                <w:sz w:val="21"/>
                <w:szCs w:val="21"/>
              </w:rPr>
            </w:pPr>
            <w:r>
              <w:rPr>
                <w:rFonts w:hint="eastAsia"/>
                <w:sz w:val="21"/>
                <w:szCs w:val="21"/>
              </w:rPr>
              <w:t>n</w:t>
            </w:r>
            <w:r>
              <w:rPr>
                <w:sz w:val="21"/>
                <w:szCs w:val="21"/>
              </w:rPr>
              <w:t>umpy</w:t>
            </w:r>
          </w:p>
        </w:tc>
        <w:tc>
          <w:tcPr>
            <w:tcW w:w="2907" w:type="dxa"/>
          </w:tcPr>
          <w:p w14:paraId="380C69F7" w14:textId="77777777" w:rsidR="00DC475F" w:rsidRDefault="00DC475F" w:rsidP="00B729B8">
            <w:pPr>
              <w:jc w:val="center"/>
              <w:rPr>
                <w:sz w:val="21"/>
                <w:szCs w:val="21"/>
              </w:rPr>
            </w:pPr>
            <w:r>
              <w:rPr>
                <w:rFonts w:hint="eastAsia"/>
                <w:sz w:val="21"/>
                <w:szCs w:val="21"/>
              </w:rPr>
              <w:t>1</w:t>
            </w:r>
            <w:r>
              <w:rPr>
                <w:sz w:val="21"/>
                <w:szCs w:val="21"/>
              </w:rPr>
              <w:t>.9</w:t>
            </w:r>
          </w:p>
        </w:tc>
        <w:tc>
          <w:tcPr>
            <w:tcW w:w="2907" w:type="dxa"/>
          </w:tcPr>
          <w:p w14:paraId="4F4A09E9" w14:textId="77777777" w:rsidR="00DC475F" w:rsidRDefault="00DC475F" w:rsidP="00B729B8">
            <w:pPr>
              <w:jc w:val="center"/>
              <w:rPr>
                <w:sz w:val="21"/>
                <w:szCs w:val="21"/>
              </w:rPr>
            </w:pPr>
            <w:r>
              <w:rPr>
                <w:rFonts w:hint="eastAsia"/>
                <w:sz w:val="21"/>
                <w:szCs w:val="21"/>
              </w:rPr>
              <w:t>矩阵运算库</w:t>
            </w:r>
          </w:p>
        </w:tc>
      </w:tr>
      <w:tr w:rsidR="00DC475F" w14:paraId="27252B14" w14:textId="77777777" w:rsidTr="009F0B09">
        <w:trPr>
          <w:cantSplit/>
          <w:tblHeader/>
          <w:jc w:val="center"/>
        </w:trPr>
        <w:tc>
          <w:tcPr>
            <w:tcW w:w="2907" w:type="dxa"/>
          </w:tcPr>
          <w:p w14:paraId="36B8E4CB" w14:textId="77777777" w:rsidR="00DC475F" w:rsidRDefault="00DC475F" w:rsidP="00B729B8">
            <w:pPr>
              <w:jc w:val="center"/>
              <w:rPr>
                <w:sz w:val="21"/>
                <w:szCs w:val="21"/>
              </w:rPr>
            </w:pPr>
            <w:r>
              <w:rPr>
                <w:rFonts w:hint="eastAsia"/>
                <w:sz w:val="21"/>
                <w:szCs w:val="21"/>
              </w:rPr>
              <w:t>p</w:t>
            </w:r>
            <w:r>
              <w:rPr>
                <w:sz w:val="21"/>
                <w:szCs w:val="21"/>
              </w:rPr>
              <w:t>ytorch</w:t>
            </w:r>
          </w:p>
        </w:tc>
        <w:tc>
          <w:tcPr>
            <w:tcW w:w="2907" w:type="dxa"/>
          </w:tcPr>
          <w:p w14:paraId="6E2E0C52" w14:textId="77777777" w:rsidR="00DC475F" w:rsidRDefault="00DC475F" w:rsidP="00B729B8">
            <w:pPr>
              <w:jc w:val="center"/>
              <w:rPr>
                <w:sz w:val="21"/>
                <w:szCs w:val="21"/>
              </w:rPr>
            </w:pPr>
            <w:r>
              <w:rPr>
                <w:rFonts w:hint="eastAsia"/>
                <w:sz w:val="21"/>
                <w:szCs w:val="21"/>
              </w:rPr>
              <w:t>1</w:t>
            </w:r>
            <w:r>
              <w:rPr>
                <w:sz w:val="21"/>
                <w:szCs w:val="21"/>
              </w:rPr>
              <w:t>.7</w:t>
            </w:r>
          </w:p>
        </w:tc>
        <w:tc>
          <w:tcPr>
            <w:tcW w:w="2907" w:type="dxa"/>
          </w:tcPr>
          <w:p w14:paraId="779B980D" w14:textId="77777777" w:rsidR="00DC475F" w:rsidRDefault="00DC475F" w:rsidP="00B729B8">
            <w:pPr>
              <w:jc w:val="center"/>
              <w:rPr>
                <w:sz w:val="21"/>
                <w:szCs w:val="21"/>
              </w:rPr>
            </w:pPr>
            <w:r>
              <w:rPr>
                <w:rFonts w:hint="eastAsia"/>
                <w:sz w:val="21"/>
                <w:szCs w:val="21"/>
              </w:rPr>
              <w:t>机器学习框架</w:t>
            </w:r>
          </w:p>
        </w:tc>
      </w:tr>
      <w:tr w:rsidR="00DC475F" w14:paraId="269FB421" w14:textId="77777777" w:rsidTr="009F0B09">
        <w:trPr>
          <w:cantSplit/>
          <w:tblHeader/>
          <w:jc w:val="center"/>
        </w:trPr>
        <w:tc>
          <w:tcPr>
            <w:tcW w:w="2907" w:type="dxa"/>
            <w:tcBorders>
              <w:bottom w:val="single" w:sz="12" w:space="0" w:color="auto"/>
            </w:tcBorders>
          </w:tcPr>
          <w:p w14:paraId="57F25796" w14:textId="77777777" w:rsidR="00DC475F" w:rsidRDefault="00DC475F" w:rsidP="00B729B8">
            <w:pPr>
              <w:jc w:val="center"/>
              <w:rPr>
                <w:sz w:val="21"/>
                <w:szCs w:val="21"/>
              </w:rPr>
            </w:pPr>
            <w:r>
              <w:rPr>
                <w:sz w:val="21"/>
                <w:szCs w:val="21"/>
              </w:rPr>
              <w:t>torchvision</w:t>
            </w:r>
          </w:p>
        </w:tc>
        <w:tc>
          <w:tcPr>
            <w:tcW w:w="2907" w:type="dxa"/>
            <w:tcBorders>
              <w:bottom w:val="single" w:sz="12" w:space="0" w:color="auto"/>
            </w:tcBorders>
          </w:tcPr>
          <w:p w14:paraId="0716ED9D" w14:textId="77777777" w:rsidR="00DC475F" w:rsidRDefault="00DC475F" w:rsidP="00B729B8">
            <w:pPr>
              <w:jc w:val="center"/>
              <w:rPr>
                <w:sz w:val="21"/>
                <w:szCs w:val="21"/>
              </w:rPr>
            </w:pPr>
            <w:r>
              <w:rPr>
                <w:rFonts w:hint="eastAsia"/>
                <w:sz w:val="21"/>
                <w:szCs w:val="21"/>
              </w:rPr>
              <w:t>0.</w:t>
            </w:r>
            <w:r>
              <w:rPr>
                <w:sz w:val="21"/>
                <w:szCs w:val="21"/>
              </w:rPr>
              <w:t>12</w:t>
            </w:r>
          </w:p>
        </w:tc>
        <w:tc>
          <w:tcPr>
            <w:tcW w:w="2907" w:type="dxa"/>
            <w:tcBorders>
              <w:bottom w:val="single" w:sz="12" w:space="0" w:color="auto"/>
            </w:tcBorders>
          </w:tcPr>
          <w:p w14:paraId="15A64487" w14:textId="77777777" w:rsidR="00DC475F" w:rsidRDefault="00DC475F" w:rsidP="00B729B8">
            <w:pPr>
              <w:jc w:val="center"/>
              <w:rPr>
                <w:sz w:val="21"/>
                <w:szCs w:val="21"/>
              </w:rPr>
            </w:pPr>
            <w:r>
              <w:rPr>
                <w:rFonts w:hint="eastAsia"/>
                <w:sz w:val="21"/>
                <w:szCs w:val="21"/>
              </w:rPr>
              <w:t>图像转换工具</w:t>
            </w:r>
          </w:p>
        </w:tc>
      </w:tr>
    </w:tbl>
    <w:p w14:paraId="20E11182" w14:textId="77777777" w:rsidR="00AB7491" w:rsidRPr="00AB7491" w:rsidRDefault="00AB7491" w:rsidP="00AB7491"/>
    <w:p w14:paraId="30CFDC1C" w14:textId="29387A90" w:rsidR="000D3558" w:rsidRPr="00A1464A" w:rsidRDefault="000D3558" w:rsidP="000D3558">
      <w:pPr>
        <w:pStyle w:val="3"/>
        <w:rPr>
          <w:color w:val="FF0000"/>
          <w:rPrChange w:id="551" w:author="微软用户" w:date="2022-04-11T21:05:00Z">
            <w:rPr/>
          </w:rPrChange>
        </w:rPr>
      </w:pPr>
      <w:r w:rsidRPr="00A1464A">
        <w:rPr>
          <w:rFonts w:hint="eastAsia"/>
          <w:color w:val="FF0000"/>
          <w:rPrChange w:id="552" w:author="微软用户" w:date="2022-04-11T21:05:00Z">
            <w:rPr>
              <w:rFonts w:hint="eastAsia"/>
            </w:rPr>
          </w:rPrChange>
        </w:rPr>
        <w:t>实验</w:t>
      </w:r>
      <w:r w:rsidR="00BB788F" w:rsidRPr="00A1464A">
        <w:rPr>
          <w:rFonts w:hint="eastAsia"/>
          <w:color w:val="FF0000"/>
          <w:rPrChange w:id="553" w:author="微软用户" w:date="2022-04-11T21:05:00Z">
            <w:rPr>
              <w:rFonts w:hint="eastAsia"/>
            </w:rPr>
          </w:rPrChange>
        </w:rPr>
        <w:t>数据集</w:t>
      </w:r>
    </w:p>
    <w:p w14:paraId="513C24B8" w14:textId="14592246" w:rsidR="006D4DD4" w:rsidRPr="00A1464A" w:rsidRDefault="007C527B" w:rsidP="006D4DD4">
      <w:pPr>
        <w:ind w:firstLineChars="200" w:firstLine="480"/>
        <w:rPr>
          <w:color w:val="FF0000"/>
          <w:rPrChange w:id="554" w:author="微软用户" w:date="2022-04-11T21:05:00Z">
            <w:rPr/>
          </w:rPrChange>
        </w:rPr>
      </w:pPr>
      <w:r w:rsidRPr="00A1464A">
        <w:rPr>
          <w:rFonts w:hint="eastAsia"/>
          <w:color w:val="FF0000"/>
          <w:rPrChange w:id="555" w:author="微软用户" w:date="2022-04-11T21:05:00Z">
            <w:rPr>
              <w:rFonts w:hint="eastAsia"/>
            </w:rPr>
          </w:rPrChange>
        </w:rPr>
        <w:t>数据集选择</w:t>
      </w:r>
      <w:r w:rsidRPr="00A1464A">
        <w:rPr>
          <w:color w:val="FF0000"/>
          <w:rPrChange w:id="556" w:author="微软用户" w:date="2022-04-11T21:05:00Z">
            <w:rPr/>
          </w:rPrChange>
        </w:rPr>
        <w:t>CIFAR-100</w:t>
      </w:r>
      <w:r w:rsidR="00F12989" w:rsidRPr="00A1464A">
        <w:rPr>
          <w:rFonts w:hint="eastAsia"/>
          <w:color w:val="FF0000"/>
          <w:rPrChange w:id="557" w:author="微软用户" w:date="2022-04-11T21:05:00Z">
            <w:rPr>
              <w:rFonts w:hint="eastAsia"/>
            </w:rPr>
          </w:rPrChange>
        </w:rPr>
        <w:t>，其中</w:t>
      </w:r>
      <w:r w:rsidR="00EB67BD" w:rsidRPr="00A1464A">
        <w:rPr>
          <w:rFonts w:hint="eastAsia"/>
          <w:color w:val="FF0000"/>
          <w:rPrChange w:id="558" w:author="微软用户" w:date="2022-04-11T21:05:00Z">
            <w:rPr>
              <w:rFonts w:hint="eastAsia"/>
            </w:rPr>
          </w:rPrChange>
        </w:rPr>
        <w:t>训练集有</w:t>
      </w:r>
      <w:r w:rsidR="006D4DD4" w:rsidRPr="00A1464A">
        <w:rPr>
          <w:color w:val="FF0000"/>
          <w:rPrChange w:id="559" w:author="微软用户" w:date="2022-04-11T21:05:00Z">
            <w:rPr/>
          </w:rPrChange>
        </w:rPr>
        <w:t>50000</w:t>
      </w:r>
      <w:r w:rsidR="006D4DD4" w:rsidRPr="00A1464A">
        <w:rPr>
          <w:rFonts w:hint="eastAsia"/>
          <w:color w:val="FF0000"/>
          <w:rPrChange w:id="560" w:author="微软用户" w:date="2022-04-11T21:05:00Z">
            <w:rPr>
              <w:rFonts w:hint="eastAsia"/>
            </w:rPr>
          </w:rPrChange>
        </w:rPr>
        <w:t>个</w:t>
      </w:r>
      <w:r w:rsidR="00DE1C66" w:rsidRPr="00A1464A">
        <w:rPr>
          <w:rFonts w:hint="eastAsia"/>
          <w:color w:val="FF0000"/>
          <w:rPrChange w:id="561" w:author="微软用户" w:date="2022-04-11T21:05:00Z">
            <w:rPr>
              <w:rFonts w:hint="eastAsia"/>
            </w:rPr>
          </w:rPrChange>
        </w:rPr>
        <w:t>样本</w:t>
      </w:r>
      <w:r w:rsidR="003409CF" w:rsidRPr="00A1464A">
        <w:rPr>
          <w:rFonts w:hint="eastAsia"/>
          <w:color w:val="FF0000"/>
          <w:rPrChange w:id="562" w:author="微软用户" w:date="2022-04-11T21:05:00Z">
            <w:rPr>
              <w:rFonts w:hint="eastAsia"/>
            </w:rPr>
          </w:rPrChange>
        </w:rPr>
        <w:t>，</w:t>
      </w:r>
      <w:r w:rsidR="005D293C" w:rsidRPr="00A1464A">
        <w:rPr>
          <w:rFonts w:hint="eastAsia"/>
          <w:color w:val="FF0000"/>
          <w:rPrChange w:id="563" w:author="微软用户" w:date="2022-04-11T21:05:00Z">
            <w:rPr>
              <w:rFonts w:hint="eastAsia"/>
            </w:rPr>
          </w:rPrChange>
        </w:rPr>
        <w:t>验证集有</w:t>
      </w:r>
      <w:r w:rsidR="006D4DD4" w:rsidRPr="00A1464A">
        <w:rPr>
          <w:color w:val="FF0000"/>
          <w:rPrChange w:id="564" w:author="微软用户" w:date="2022-04-11T21:05:00Z">
            <w:rPr/>
          </w:rPrChange>
        </w:rPr>
        <w:t>10000</w:t>
      </w:r>
      <w:r w:rsidR="006D4DD4" w:rsidRPr="00A1464A">
        <w:rPr>
          <w:rFonts w:hint="eastAsia"/>
          <w:color w:val="FF0000"/>
          <w:rPrChange w:id="565" w:author="微软用户" w:date="2022-04-11T21:05:00Z">
            <w:rPr>
              <w:rFonts w:hint="eastAsia"/>
            </w:rPr>
          </w:rPrChange>
        </w:rPr>
        <w:t>个</w:t>
      </w:r>
      <w:r w:rsidR="005D293C" w:rsidRPr="00A1464A">
        <w:rPr>
          <w:rFonts w:hint="eastAsia"/>
          <w:color w:val="FF0000"/>
          <w:rPrChange w:id="566" w:author="微软用户" w:date="2022-04-11T21:05:00Z">
            <w:rPr>
              <w:rFonts w:hint="eastAsia"/>
            </w:rPr>
          </w:rPrChange>
        </w:rPr>
        <w:t>样本</w:t>
      </w:r>
      <w:r w:rsidR="006D4DD4" w:rsidRPr="00A1464A">
        <w:rPr>
          <w:rFonts w:hint="eastAsia"/>
          <w:color w:val="FF0000"/>
          <w:rPrChange w:id="567" w:author="微软用户" w:date="2022-04-11T21:05:00Z">
            <w:rPr>
              <w:rFonts w:hint="eastAsia"/>
            </w:rPr>
          </w:rPrChange>
        </w:rPr>
        <w:t>。</w:t>
      </w:r>
    </w:p>
    <w:p w14:paraId="098F6C20" w14:textId="77777777" w:rsidR="00762943" w:rsidRDefault="00762943" w:rsidP="00762943">
      <w:pPr>
        <w:pStyle w:val="3"/>
      </w:pPr>
      <w:r>
        <w:rPr>
          <w:rFonts w:hint="eastAsia"/>
        </w:rPr>
        <w:t>超参数设置</w:t>
      </w:r>
    </w:p>
    <w:p w14:paraId="5E33B568" w14:textId="2D38A62D" w:rsidR="00762943" w:rsidRDefault="00762943" w:rsidP="00762943">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6CEE35B6">
          <v:shape id="_x0000_i1029" type="#_x0000_t75" style="width:36pt;height:18pt" o:ole="">
            <v:imagedata r:id="rId42" o:title=""/>
          </v:shape>
          <o:OLEObject Type="Embed" ProgID="Equation.3" ShapeID="_x0000_i1029" DrawAspect="Content" ObjectID="_1711303287" r:id="rId43"/>
        </w:object>
      </w:r>
      <w:r>
        <w:t>，</w:t>
      </w:r>
      <w:r>
        <w:rPr>
          <w:rFonts w:hint="eastAsia"/>
        </w:rPr>
        <w:t>动量（</w:t>
      </w:r>
      <w:r>
        <w:rPr>
          <w:rFonts w:hint="eastAsia"/>
        </w:rPr>
        <w:t>momentum</w:t>
      </w:r>
      <w:r>
        <w:rPr>
          <w:rFonts w:hint="eastAsia"/>
        </w:rPr>
        <w:t>）设为</w:t>
      </w:r>
      <w:r>
        <w:rPr>
          <w:rFonts w:hint="eastAsia"/>
        </w:rPr>
        <w:t>0.</w:t>
      </w:r>
      <w:r>
        <w:t>9</w:t>
      </w:r>
      <w:r>
        <w:t>。</w:t>
      </w:r>
      <w:r w:rsidR="00137105">
        <w:rPr>
          <w:rFonts w:hint="eastAsia"/>
        </w:rPr>
        <w:t>轮次</w:t>
      </w:r>
      <w:r w:rsidR="00137105">
        <w:t>总数</w:t>
      </w:r>
      <w:r w:rsidR="001B450B">
        <w:rPr>
          <w:rFonts w:hint="eastAsia"/>
        </w:rPr>
        <w:t>设</w:t>
      </w:r>
      <w:r w:rsidR="00137105">
        <w:t>为</w:t>
      </w:r>
      <w:r w:rsidR="00137105">
        <w:t>250</w:t>
      </w:r>
      <w:r w:rsidR="00137105">
        <w:t>。</w:t>
      </w:r>
      <w:r>
        <w:rPr>
          <w:rFonts w:hint="eastAsia"/>
        </w:rPr>
        <w:t>初始</w:t>
      </w:r>
      <w:r>
        <w:t>学习率</w:t>
      </w:r>
      <w:r>
        <w:rPr>
          <w:rFonts w:hint="eastAsia"/>
        </w:rPr>
        <w:t>(</w:t>
      </w:r>
      <w:r>
        <w:t>learning rate)</w:t>
      </w:r>
      <w:r>
        <w:t>设为</w:t>
      </w:r>
      <w:r>
        <w:t>0.1</w:t>
      </w:r>
      <w:r>
        <w:rPr>
          <w:rFonts w:hint="eastAsia"/>
        </w:rPr>
        <w:t>，</w:t>
      </w:r>
      <w:r>
        <w:t>到第</w:t>
      </w:r>
      <w:r>
        <w:t>100</w:t>
      </w:r>
      <w:r>
        <w:t>个</w:t>
      </w:r>
      <w:r w:rsidR="002315BF">
        <w:rPr>
          <w:rFonts w:hint="eastAsia"/>
        </w:rPr>
        <w:t>轮次</w:t>
      </w:r>
      <w:r>
        <w:t>时，学习率降为最初的</w:t>
      </w:r>
      <w:r>
        <w:t xml:space="preserve">1/10; </w:t>
      </w:r>
      <w:r>
        <w:t>到第</w:t>
      </w:r>
      <w:r>
        <w:t>150</w:t>
      </w:r>
      <w:r>
        <w:t>个</w:t>
      </w:r>
      <w:r w:rsidR="00994F4E">
        <w:rPr>
          <w:rFonts w:hint="eastAsia"/>
        </w:rPr>
        <w:t>轮次</w:t>
      </w:r>
      <w:r>
        <w:t>时，学习率降为最初的</w:t>
      </w:r>
      <w:r>
        <w:t>1/100</w:t>
      </w:r>
      <w:r w:rsidR="004D3B7D">
        <w:rPr>
          <w:rFonts w:hint="eastAsia"/>
        </w:rPr>
        <w:t>。</w:t>
      </w:r>
      <w:r>
        <w:t>一批</w:t>
      </w:r>
      <w:r>
        <w:rPr>
          <w:rFonts w:hint="eastAsia"/>
        </w:rPr>
        <w:t>训练样本</w:t>
      </w:r>
      <w:r>
        <w:t>的数量</w:t>
      </w:r>
      <w:r>
        <w:rPr>
          <w:rFonts w:hint="eastAsia"/>
        </w:rPr>
        <w:t>（</w:t>
      </w:r>
      <w:r>
        <w:rPr>
          <w:rFonts w:hint="eastAsia"/>
        </w:rPr>
        <w:t>b</w:t>
      </w:r>
      <w:r>
        <w:t>atch size</w:t>
      </w:r>
      <w:r>
        <w:rPr>
          <w:rFonts w:hint="eastAsia"/>
        </w:rPr>
        <w:t>）</w:t>
      </w:r>
      <w:r w:rsidR="00277F63">
        <w:rPr>
          <w:rFonts w:hint="eastAsia"/>
        </w:rPr>
        <w:t>设</w:t>
      </w:r>
      <w:r>
        <w:t>为</w:t>
      </w:r>
      <w:r>
        <w:t>128</w:t>
      </w:r>
      <w:r>
        <w:t>。</w:t>
      </w:r>
    </w:p>
    <w:p w14:paraId="7B7CC1C0" w14:textId="61629097" w:rsidR="00852344" w:rsidRDefault="009E3864" w:rsidP="00441D3C">
      <w:pPr>
        <w:pStyle w:val="3"/>
      </w:pPr>
      <w:r>
        <w:rPr>
          <w:rFonts w:hint="eastAsia"/>
        </w:rPr>
        <w:t>网络架构</w:t>
      </w:r>
    </w:p>
    <w:p w14:paraId="1D51D556" w14:textId="1F911D46" w:rsidR="009E3864" w:rsidRPr="00424C64" w:rsidRDefault="00424C64" w:rsidP="00BD17DA">
      <w:pPr>
        <w:ind w:firstLineChars="200" w:firstLine="480"/>
      </w:pPr>
      <w:r>
        <w:rPr>
          <w:rFonts w:hint="eastAsia"/>
        </w:rPr>
        <w:t>使用残差网络</w:t>
      </w:r>
      <w:r w:rsidR="005B189C">
        <w:rPr>
          <w:rFonts w:hint="eastAsia"/>
        </w:rPr>
        <w:t>实现衰减</w:t>
      </w:r>
      <w:r w:rsidR="005B189C">
        <w:rPr>
          <w:rFonts w:hint="eastAsia"/>
        </w:rPr>
        <w:t>BYOT</w:t>
      </w:r>
      <w:r w:rsidR="005B189C">
        <w:rPr>
          <w:rFonts w:hint="eastAsia"/>
        </w:rPr>
        <w:t>模型</w:t>
      </w:r>
      <w:r>
        <w:rPr>
          <w:rFonts w:hint="eastAsia"/>
        </w:rPr>
        <w:t>。</w:t>
      </w:r>
      <w:r w:rsidR="006A6859">
        <w:rPr>
          <w:rFonts w:hint="eastAsia"/>
        </w:rPr>
        <w:t>设</w:t>
      </w:r>
      <w:r>
        <w:rPr>
          <w:rFonts w:hint="eastAsia"/>
        </w:rPr>
        <w:t>残差网络</w:t>
      </w:r>
      <w:r>
        <w:t>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r>
        <w:t xml:space="preserve"> </w:t>
      </w:r>
    </w:p>
    <w:p w14:paraId="6F378172" w14:textId="29DF6D9C" w:rsidR="00441D3C" w:rsidRDefault="00441D3C" w:rsidP="00441D3C">
      <w:pPr>
        <w:pStyle w:val="3"/>
      </w:pPr>
      <w:r>
        <w:rPr>
          <w:rFonts w:hint="eastAsia"/>
        </w:rPr>
        <w:t>评估标准</w:t>
      </w:r>
    </w:p>
    <w:p w14:paraId="3F6DD791" w14:textId="47154844" w:rsidR="00441D3C" w:rsidRDefault="00441D3C" w:rsidP="00441D3C">
      <w:pPr>
        <w:ind w:firstLine="480"/>
        <w:rPr>
          <w:szCs w:val="21"/>
        </w:rPr>
      </w:pPr>
      <w:r>
        <w:rPr>
          <w:rFonts w:hint="eastAsia"/>
        </w:rPr>
        <w:t>实验使用</w:t>
      </w:r>
      <w:r w:rsidR="006B06B1">
        <w:rPr>
          <w:rFonts w:hint="eastAsia"/>
        </w:rPr>
        <w:t>图像的</w:t>
      </w:r>
      <w:r>
        <w:rPr>
          <w:rFonts w:hint="eastAsia"/>
          <w:szCs w:val="21"/>
        </w:rPr>
        <w:t>分类准确率</w:t>
      </w:r>
      <w:r>
        <w:rPr>
          <w:szCs w:val="21"/>
        </w:rPr>
        <w:t>作为衡量</w:t>
      </w:r>
      <w:r>
        <w:rPr>
          <w:rFonts w:hint="eastAsia"/>
          <w:szCs w:val="21"/>
        </w:rPr>
        <w:t>模型性能</w:t>
      </w:r>
      <w:r>
        <w:rPr>
          <w:szCs w:val="21"/>
        </w:rPr>
        <w:t>的指标。</w:t>
      </w:r>
      <w:r>
        <w:rPr>
          <w:rFonts w:hint="eastAsia"/>
          <w:szCs w:val="21"/>
        </w:rPr>
        <w:t>分类准确率的计算公式为：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
        <w:gridCol w:w="6651"/>
        <w:gridCol w:w="1321"/>
      </w:tblGrid>
      <w:tr w:rsidR="00441D3C" w14:paraId="46439FA1" w14:textId="77777777" w:rsidTr="00B729B8">
        <w:tc>
          <w:tcPr>
            <w:tcW w:w="787" w:type="dxa"/>
          </w:tcPr>
          <w:p w14:paraId="73F3B7E7" w14:textId="77777777" w:rsidR="00441D3C" w:rsidRDefault="00441D3C" w:rsidP="00B729B8"/>
        </w:tc>
        <w:tc>
          <w:tcPr>
            <w:tcW w:w="6736" w:type="dxa"/>
          </w:tcPr>
          <w:p w14:paraId="67E31E23" w14:textId="7F9E55C7" w:rsidR="00441D3C" w:rsidRDefault="00C340D6" w:rsidP="00C340D6">
            <w:pPr>
              <w:jc w:val="center"/>
            </w:pPr>
            <m:oMathPara>
              <m:oMath>
                <m:r>
                  <w:rPr>
                    <w:rFonts w:ascii="Cambria Math" w:hint="eastAsia"/>
                    <w:color w:val="FF0000"/>
                    <w:rPrChange w:id="568" w:author="微软用户" w:date="2022-04-11T21:05:00Z">
                      <w:rPr>
                        <w:rFonts w:ascii="Cambria Math" w:hint="eastAsia"/>
                      </w:rPr>
                    </w:rPrChange>
                  </w:rPr>
                  <m:t>分类准确率</m:t>
                </m:r>
                <m:r>
                  <w:rPr>
                    <w:rFonts w:ascii="Cambria Math"/>
                    <w:color w:val="FF0000"/>
                    <w:rPrChange w:id="569" w:author="微软用户" w:date="2022-04-11T21:05:00Z">
                      <w:rPr>
                        <w:rFonts w:ascii="Cambria Math"/>
                      </w:rPr>
                    </w:rPrChange>
                  </w:rPr>
                  <m:t>=</m:t>
                </m:r>
                <m:f>
                  <m:fPr>
                    <m:ctrlPr>
                      <w:rPr>
                        <w:rFonts w:ascii="Cambria Math" w:hAnsi="Cambria Math"/>
                        <w:i/>
                        <w:color w:val="FF0000"/>
                      </w:rPr>
                    </m:ctrlPr>
                  </m:fPr>
                  <m:num>
                    <m:r>
                      <w:rPr>
                        <w:rFonts w:ascii="Cambria Math" w:hint="eastAsia"/>
                        <w:color w:val="FF0000"/>
                        <w:rPrChange w:id="570" w:author="微软用户" w:date="2022-04-11T21:05:00Z">
                          <w:rPr>
                            <w:rFonts w:ascii="Cambria Math" w:hint="eastAsia"/>
                          </w:rPr>
                        </w:rPrChange>
                      </w:rPr>
                      <m:t>预测概率最大的标签是正确标签的样本数量</m:t>
                    </m:r>
                  </m:num>
                  <m:den>
                    <m:r>
                      <w:rPr>
                        <w:rFonts w:ascii="Cambria Math" w:hint="eastAsia"/>
                        <w:color w:val="FF0000"/>
                        <w:rPrChange w:id="571" w:author="微软用户" w:date="2022-04-11T21:05:00Z">
                          <w:rPr>
                            <w:rFonts w:ascii="Cambria Math" w:hint="eastAsia"/>
                          </w:rPr>
                        </w:rPrChange>
                      </w:rPr>
                      <m:t>样本总数</m:t>
                    </m:r>
                  </m:den>
                </m:f>
              </m:oMath>
            </m:oMathPara>
          </w:p>
        </w:tc>
        <w:tc>
          <w:tcPr>
            <w:tcW w:w="1338" w:type="dxa"/>
          </w:tcPr>
          <w:p w14:paraId="0F08236C" w14:textId="77777777" w:rsidR="00441D3C" w:rsidRDefault="00441D3C" w:rsidP="00B729B8">
            <w:pPr>
              <w:jc w:val="right"/>
            </w:pPr>
            <w:r>
              <w:rPr>
                <w:rFonts w:hint="eastAsia"/>
              </w:rPr>
              <w:t>（</w:t>
            </w:r>
            <w:r>
              <w:rPr>
                <w:rFonts w:hint="eastAsia"/>
              </w:rPr>
              <w:t>4.1</w:t>
            </w:r>
            <w:r>
              <w:rPr>
                <w:rFonts w:hint="eastAsia"/>
              </w:rPr>
              <w:t>）</w:t>
            </w:r>
          </w:p>
        </w:tc>
      </w:tr>
    </w:tbl>
    <w:p w14:paraId="2B4FC293" w14:textId="77777777" w:rsidR="00441D3C" w:rsidRDefault="00441D3C" w:rsidP="00441D3C">
      <w:pPr>
        <w:ind w:firstLine="480"/>
      </w:pPr>
      <w:r>
        <w:rPr>
          <w:rFonts w:hint="eastAsia"/>
        </w:rPr>
        <w:t>实验的</w:t>
      </w:r>
      <w:r>
        <w:t>优化的目标是尽可能提高验证集中的</w:t>
      </w:r>
      <w:r>
        <w:rPr>
          <w:rFonts w:hint="eastAsia"/>
        </w:rPr>
        <w:t>分类准确率</w:t>
      </w:r>
      <w:r>
        <w:rPr>
          <w:szCs w:val="21"/>
        </w:rPr>
        <w:t>。</w:t>
      </w:r>
    </w:p>
    <w:p w14:paraId="3DD3BF36" w14:textId="77777777" w:rsidR="0018214A" w:rsidRDefault="0018214A" w:rsidP="0018214A">
      <w:pPr>
        <w:pStyle w:val="3"/>
      </w:pPr>
      <w:r>
        <w:rPr>
          <w:rFonts w:hint="eastAsia"/>
        </w:rPr>
        <w:lastRenderedPageBreak/>
        <w:t>对比模型</w:t>
      </w:r>
    </w:p>
    <w:p w14:paraId="7F5B56DA" w14:textId="185C0F52" w:rsidR="0018214A" w:rsidRDefault="002F65F4" w:rsidP="0018214A">
      <w:pPr>
        <w:ind w:firstLineChars="200" w:firstLine="480"/>
      </w:pPr>
      <w:r>
        <w:rPr>
          <w:rFonts w:hint="eastAsia"/>
        </w:rPr>
        <w:t>对比模型为原版的</w:t>
      </w:r>
      <w:r>
        <w:rPr>
          <w:rFonts w:hint="eastAsia"/>
        </w:rPr>
        <w:t>BYOT</w:t>
      </w:r>
      <w:r>
        <w:rPr>
          <w:rFonts w:hint="eastAsia"/>
        </w:rPr>
        <w:t>模型</w:t>
      </w:r>
      <w:r w:rsidR="00686FE0">
        <w:rPr>
          <w:rFonts w:hint="eastAsia"/>
        </w:rPr>
        <w:t>，</w:t>
      </w:r>
      <w:r w:rsidR="00227B7F">
        <w:rPr>
          <w:rFonts w:hint="eastAsia"/>
        </w:rPr>
        <w:t>它</w:t>
      </w:r>
      <w:r w:rsidR="00210BA4">
        <w:rPr>
          <w:rFonts w:hint="eastAsia"/>
        </w:rPr>
        <w:t>等价于</w:t>
      </w:r>
      <w:r w:rsidR="00B57922">
        <w:rPr>
          <w:rFonts w:hint="eastAsia"/>
        </w:rPr>
        <w:t>将</w:t>
      </w:r>
      <w:r w:rsidR="00A36078">
        <w:rPr>
          <w:rFonts w:hint="eastAsia"/>
        </w:rPr>
        <w:t>衰减系数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D55549">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D55549">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D55549">
        <w:rPr>
          <w:rFonts w:hint="eastAsia"/>
        </w:rPr>
        <w:t>均设为</w:t>
      </w:r>
      <w:r w:rsidR="00D55549">
        <w:rPr>
          <w:rFonts w:hint="eastAsia"/>
        </w:rPr>
        <w:t>1</w:t>
      </w:r>
      <w:r w:rsidR="009329F1">
        <w:rPr>
          <w:rFonts w:hint="eastAsia"/>
        </w:rPr>
        <w:t>的衰减</w:t>
      </w:r>
      <w:r w:rsidR="009329F1">
        <w:rPr>
          <w:rFonts w:hint="eastAsia"/>
        </w:rPr>
        <w:t>BYOT</w:t>
      </w:r>
      <w:r w:rsidR="009329F1">
        <w:rPr>
          <w:rFonts w:hint="eastAsia"/>
        </w:rPr>
        <w:t>模型</w:t>
      </w:r>
      <w:r w:rsidR="0018214A">
        <w:rPr>
          <w:rFonts w:hint="eastAsia"/>
        </w:rPr>
        <w:t>。</w:t>
      </w:r>
    </w:p>
    <w:p w14:paraId="7FFC6FBB" w14:textId="05F787E9" w:rsidR="00A95084" w:rsidRDefault="0038120E" w:rsidP="00B729B8">
      <w:pPr>
        <w:pStyle w:val="3"/>
      </w:pPr>
      <w:r>
        <w:rPr>
          <w:rFonts w:hint="eastAsia"/>
        </w:rPr>
        <w:t>实验结果与分析</w:t>
      </w:r>
      <w:r w:rsidR="00DC6776">
        <w:rPr>
          <w:rFonts w:hint="eastAsia"/>
        </w:rPr>
        <w:t xml:space="preserve"> </w:t>
      </w:r>
      <w:r w:rsidR="00DC6776">
        <w:t xml:space="preserve">   </w:t>
      </w:r>
    </w:p>
    <w:p w14:paraId="32436E0A" w14:textId="310A87D8" w:rsidR="00920C8D" w:rsidRDefault="00920C8D" w:rsidP="00920C8D">
      <w:pPr>
        <w:ind w:firstLineChars="200" w:firstLine="480"/>
        <w:rPr>
          <w:szCs w:val="21"/>
        </w:rPr>
      </w:pPr>
      <w:r>
        <w:rPr>
          <w:rFonts w:hint="eastAsia"/>
          <w:szCs w:val="21"/>
        </w:rPr>
        <w:t>为了测试</w:t>
      </w:r>
      <w:r w:rsidR="00AB265D">
        <w:rPr>
          <w:rFonts w:hint="eastAsia"/>
          <w:szCs w:val="21"/>
        </w:rPr>
        <w:t>衰减</w:t>
      </w:r>
      <w:r>
        <w:rPr>
          <w:rFonts w:hint="eastAsia"/>
          <w:szCs w:val="21"/>
        </w:rPr>
        <w:t>BYOT</w:t>
      </w:r>
      <w:r>
        <w:rPr>
          <w:rFonts w:hint="eastAsia"/>
          <w:szCs w:val="21"/>
        </w:rPr>
        <w:t>模型在通用图像数据集上的性能，使用多组</w:t>
      </w:r>
      <w:r w:rsidR="006A35D6">
        <w:rPr>
          <w:rFonts w:hint="eastAsia"/>
          <w:szCs w:val="21"/>
        </w:rPr>
        <w:t>损失系数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B33A17">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B33A17">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B33A17">
        <w:rPr>
          <w:rFonts w:hint="eastAsia"/>
        </w:rPr>
        <w:t>的在数</w:t>
      </w:r>
      <w:r>
        <w:rPr>
          <w:rFonts w:hint="eastAsia"/>
          <w:szCs w:val="21"/>
        </w:rPr>
        <w:t>据集</w:t>
      </w:r>
      <w:r>
        <w:rPr>
          <w:rFonts w:hint="eastAsia"/>
          <w:szCs w:val="21"/>
        </w:rPr>
        <w:t>CIFAR-100</w:t>
      </w:r>
      <w:r>
        <w:rPr>
          <w:rFonts w:hint="eastAsia"/>
          <w:szCs w:val="21"/>
        </w:rPr>
        <w:t>上进行实验，并且和原版模型进行对比。实验结果</w:t>
      </w:r>
      <w:r>
        <w:rPr>
          <w:szCs w:val="21"/>
        </w:rPr>
        <w:t>记录最后</w:t>
      </w:r>
      <w:r>
        <w:rPr>
          <w:rFonts w:hint="eastAsia"/>
          <w:szCs w:val="21"/>
        </w:rPr>
        <w:t>轮次</w:t>
      </w:r>
      <w:r>
        <w:rPr>
          <w:szCs w:val="21"/>
        </w:rPr>
        <w:t>的</w:t>
      </w:r>
      <w:r>
        <w:rPr>
          <w:rFonts w:hint="eastAsia"/>
          <w:szCs w:val="21"/>
        </w:rPr>
        <w:t>分类准确率</w:t>
      </w:r>
      <w:r>
        <w:rPr>
          <w:szCs w:val="21"/>
        </w:rPr>
        <w:t>。</w:t>
      </w:r>
      <w:r>
        <w:rPr>
          <w:rFonts w:hint="eastAsia"/>
          <w:szCs w:val="21"/>
        </w:rPr>
        <w:t>实验结果</w:t>
      </w:r>
      <w:r w:rsidRPr="00DB04D1">
        <w:rPr>
          <w:rFonts w:hint="eastAsia"/>
        </w:rPr>
        <w:t>如</w:t>
      </w:r>
      <w:r w:rsidRPr="00DB04D1">
        <w:fldChar w:fldCharType="begin"/>
      </w:r>
      <w:r w:rsidRPr="00DB04D1">
        <w:instrText xml:space="preserve"> </w:instrText>
      </w:r>
      <w:r w:rsidRPr="00DB04D1">
        <w:rPr>
          <w:rFonts w:hint="eastAsia"/>
        </w:rPr>
        <w:instrText>REF _Ref99982399 \h</w:instrText>
      </w:r>
      <w:r w:rsidRPr="00DB04D1">
        <w:instrText xml:space="preserve"> </w:instrText>
      </w:r>
      <w:r>
        <w:instrText xml:space="preserve"> \* MERGEFORMAT </w:instrText>
      </w:r>
      <w:r w:rsidRPr="00DB04D1">
        <w:fldChar w:fldCharType="separate"/>
      </w:r>
      <w:r w:rsidRPr="00DB04D1">
        <w:rPr>
          <w:rFonts w:eastAsiaTheme="minorEastAsia"/>
        </w:rPr>
        <w:t>表</w:t>
      </w:r>
      <w:r w:rsidRPr="00DB04D1">
        <w:rPr>
          <w:rFonts w:eastAsiaTheme="minorEastAsia"/>
          <w:noProof/>
        </w:rPr>
        <w:t>2</w:t>
      </w:r>
      <w:r w:rsidRPr="00DB04D1">
        <w:rPr>
          <w:rFonts w:eastAsiaTheme="minorEastAsia"/>
        </w:rPr>
        <w:t>.</w:t>
      </w:r>
      <w:r w:rsidRPr="00DB04D1">
        <w:rPr>
          <w:rFonts w:eastAsiaTheme="minorEastAsia"/>
          <w:noProof/>
        </w:rPr>
        <w:t>2</w:t>
      </w:r>
      <w:r w:rsidRPr="00DB04D1">
        <w:fldChar w:fldCharType="end"/>
      </w:r>
      <w:r w:rsidRPr="00DB04D1">
        <w:rPr>
          <w:rFonts w:hint="eastAsia"/>
        </w:rPr>
        <w:t>所</w:t>
      </w:r>
      <w:r>
        <w:rPr>
          <w:rFonts w:hint="eastAsia"/>
          <w:szCs w:val="21"/>
        </w:rPr>
        <w:t>示，最优</w:t>
      </w:r>
      <w:r>
        <w:rPr>
          <w:szCs w:val="21"/>
        </w:rPr>
        <w:t>的结果用粗体标注。</w:t>
      </w:r>
    </w:p>
    <w:p w14:paraId="5FE15085" w14:textId="2A7FB9B7" w:rsidR="00920C8D" w:rsidRPr="00A57322" w:rsidRDefault="00920C8D" w:rsidP="00920C8D">
      <w:pPr>
        <w:ind w:firstLineChars="200" w:firstLine="480"/>
      </w:pPr>
      <w:r>
        <w:rPr>
          <w:rFonts w:hint="eastAsia"/>
        </w:rPr>
        <w:t>从</w:t>
      </w:r>
      <w:r w:rsidRPr="00DB04D1">
        <w:fldChar w:fldCharType="begin"/>
      </w:r>
      <w:r w:rsidRPr="00DB04D1">
        <w:instrText xml:space="preserve"> </w:instrText>
      </w:r>
      <w:r w:rsidRPr="00DB04D1">
        <w:rPr>
          <w:rFonts w:hint="eastAsia"/>
        </w:rPr>
        <w:instrText>REF _Ref99982399 \h</w:instrText>
      </w:r>
      <w:r w:rsidRPr="00DB04D1">
        <w:instrText xml:space="preserve"> </w:instrText>
      </w:r>
      <w:r>
        <w:instrText xml:space="preserve"> \* MERGEFORMAT </w:instrText>
      </w:r>
      <w:r w:rsidRPr="00DB04D1">
        <w:fldChar w:fldCharType="separate"/>
      </w:r>
      <w:r w:rsidRPr="00DB04D1">
        <w:rPr>
          <w:rFonts w:eastAsiaTheme="minorEastAsia"/>
        </w:rPr>
        <w:t>表</w:t>
      </w:r>
      <w:r w:rsidRPr="00DB04D1">
        <w:rPr>
          <w:rFonts w:eastAsiaTheme="minorEastAsia"/>
          <w:noProof/>
        </w:rPr>
        <w:t>2</w:t>
      </w:r>
      <w:r w:rsidRPr="00DB04D1">
        <w:rPr>
          <w:rFonts w:eastAsiaTheme="minorEastAsia"/>
        </w:rPr>
        <w:t>.</w:t>
      </w:r>
      <w:r w:rsidRPr="00DB04D1">
        <w:rPr>
          <w:rFonts w:eastAsiaTheme="minorEastAsia"/>
          <w:noProof/>
        </w:rPr>
        <w:t>2</w:t>
      </w:r>
      <w:r w:rsidRPr="00DB04D1">
        <w:fldChar w:fldCharType="end"/>
      </w:r>
      <w:r>
        <w:rPr>
          <w:rFonts w:hint="eastAsia"/>
        </w:rPr>
        <w:t>可以看出，在通用图像</w:t>
      </w:r>
      <w:r w:rsidRPr="00A57322">
        <w:rPr>
          <w:rFonts w:hint="eastAsia"/>
        </w:rPr>
        <w:t>数据集上，</w:t>
      </w:r>
      <w:r w:rsidR="00925371">
        <w:rPr>
          <w:rFonts w:hint="eastAsia"/>
        </w:rPr>
        <w:t>衰减</w:t>
      </w:r>
      <w:r w:rsidR="00925371">
        <w:rPr>
          <w:rFonts w:hint="eastAsia"/>
        </w:rPr>
        <w:t>BYOT</w:t>
      </w:r>
      <w:r w:rsidR="00925371">
        <w:rPr>
          <w:rFonts w:hint="eastAsia"/>
        </w:rPr>
        <w:t>模型</w:t>
      </w:r>
      <w:r w:rsidRPr="00A57322">
        <w:rPr>
          <w:rFonts w:eastAsiaTheme="minorEastAsia" w:hint="eastAsia"/>
        </w:rPr>
        <w:t>可以略微</w:t>
      </w:r>
      <w:r w:rsidRPr="00A57322">
        <w:rPr>
          <w:rFonts w:hint="eastAsia"/>
        </w:rPr>
        <w:t>提升原</w:t>
      </w:r>
      <w:r w:rsidRPr="00A57322">
        <w:rPr>
          <w:rFonts w:hint="eastAsia"/>
        </w:rPr>
        <w:t>BYOT</w:t>
      </w:r>
      <w:r w:rsidRPr="00A57322">
        <w:rPr>
          <w:rFonts w:hint="eastAsia"/>
        </w:rPr>
        <w:t>模型的性能。具体来说，在</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rsidRPr="00A57322">
        <w:rPr>
          <w:rFonts w:hint="eastAsia"/>
        </w:rPr>
        <w:t>0.</w:t>
      </w:r>
      <w:r w:rsidRPr="00A57322">
        <w:t>6</w:t>
      </w:r>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sidRPr="00A57322">
        <w:rPr>
          <w:rFonts w:eastAsiaTheme="minorEastAsia" w:hint="eastAsia"/>
        </w:rPr>
        <w:t>1.</w:t>
      </w:r>
      <w:r w:rsidRPr="00A57322">
        <w:rPr>
          <w:rFonts w:eastAsiaTheme="minorEastAsia"/>
        </w:rPr>
        <w:t>1</w:t>
      </w:r>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hint="eastAsia"/>
        </w:rPr>
        <w:t>（或</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t>1</w:t>
      </w:r>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Pr>
          <w:rFonts w:eastAsiaTheme="minorEastAsia"/>
        </w:rPr>
        <w:t>0</w:t>
      </w:r>
      <w:r>
        <w:rPr>
          <w:rFonts w:eastAsiaTheme="minorEastAsia" w:hint="eastAsia"/>
        </w:rPr>
        <w:t>.</w:t>
      </w:r>
      <w:r>
        <w:rPr>
          <w:rFonts w:eastAsiaTheme="minorEastAsia"/>
        </w:rPr>
        <w:t>5</w:t>
      </w:r>
      <w:r w:rsidRPr="00A57322">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hint="eastAsia"/>
        </w:rPr>
        <w:t>）</w:t>
      </w:r>
      <w:r w:rsidRPr="00A57322">
        <w:rPr>
          <w:rFonts w:eastAsiaTheme="minorEastAsia" w:hint="eastAsia"/>
        </w:rPr>
        <w:t>时，</w:t>
      </w:r>
      <w:r>
        <w:rPr>
          <w:rFonts w:eastAsiaTheme="minorEastAsia" w:hint="eastAsia"/>
        </w:rPr>
        <w:t>可以取得最优的实验结果，比原</w:t>
      </w:r>
      <w:r>
        <w:rPr>
          <w:rFonts w:eastAsiaTheme="minorEastAsia" w:hint="eastAsia"/>
        </w:rPr>
        <w:t>BYOT</w:t>
      </w:r>
      <w:r>
        <w:rPr>
          <w:rFonts w:eastAsiaTheme="minorEastAsia" w:hint="eastAsia"/>
        </w:rPr>
        <w:t>模型提升准确率</w:t>
      </w:r>
      <w:r>
        <w:rPr>
          <w:rFonts w:eastAsiaTheme="minorEastAsia" w:hint="eastAsia"/>
        </w:rPr>
        <w:t>0.</w:t>
      </w:r>
      <w:r>
        <w:rPr>
          <w:rFonts w:eastAsiaTheme="minorEastAsia"/>
        </w:rPr>
        <w:t>98</w:t>
      </w:r>
      <w:r>
        <w:rPr>
          <w:rFonts w:eastAsiaTheme="minorEastAsia" w:hint="eastAsia"/>
        </w:rPr>
        <w:t>%</w:t>
      </w:r>
      <w:r>
        <w:rPr>
          <w:rFonts w:eastAsiaTheme="minorEastAsia" w:hint="eastAsia"/>
        </w:rPr>
        <w:t>。</w:t>
      </w:r>
    </w:p>
    <w:p w14:paraId="04259EA2" w14:textId="4B00594A" w:rsidR="00920C8D" w:rsidRPr="00A1464A" w:rsidRDefault="00920C8D" w:rsidP="00B411E0">
      <w:pPr>
        <w:ind w:firstLineChars="200" w:firstLine="480"/>
        <w:rPr>
          <w:color w:val="FF0000"/>
          <w:rPrChange w:id="572" w:author="微软用户" w:date="2022-04-11T21:05:00Z">
            <w:rPr/>
          </w:rPrChange>
        </w:rPr>
      </w:pPr>
      <w:r>
        <w:rPr>
          <w:rFonts w:hint="eastAsia"/>
        </w:rPr>
        <w:t>这个结果说明</w:t>
      </w:r>
      <w:r w:rsidR="00BF5744">
        <w:rPr>
          <w:rFonts w:hint="eastAsia"/>
        </w:rPr>
        <w:t>衰减</w:t>
      </w:r>
      <w:r>
        <w:rPr>
          <w:rFonts w:eastAsiaTheme="minorEastAsia" w:hint="eastAsia"/>
        </w:rPr>
        <w:t>BYOT</w:t>
      </w:r>
      <w:r>
        <w:rPr>
          <w:rFonts w:eastAsiaTheme="minorEastAsia" w:hint="eastAsia"/>
        </w:rPr>
        <w:t>模型</w:t>
      </w:r>
      <w:r>
        <w:rPr>
          <w:rFonts w:hint="eastAsia"/>
        </w:rPr>
        <w:t>有两点不足。第一，</w:t>
      </w:r>
      <w:r w:rsidR="00F979E3">
        <w:rPr>
          <w:rFonts w:hint="eastAsia"/>
        </w:rPr>
        <w:t>衰减</w:t>
      </w:r>
      <w:r>
        <w:rPr>
          <w:rFonts w:hint="eastAsia"/>
        </w:rPr>
        <w:t>BYOT</w:t>
      </w:r>
      <w:r>
        <w:rPr>
          <w:rFonts w:hint="eastAsia"/>
        </w:rPr>
        <w:t>模型相比原</w:t>
      </w:r>
      <w:r>
        <w:rPr>
          <w:rFonts w:hint="eastAsia"/>
        </w:rPr>
        <w:t>BYOT</w:t>
      </w:r>
      <w:r>
        <w:rPr>
          <w:rFonts w:hint="eastAsia"/>
        </w:rPr>
        <w:t>模型性能提升并不明显。第二，深度神经网络作为一个复杂的动力系统，很难证明式</w:t>
      </w:r>
      <w:r>
        <w:fldChar w:fldCharType="begin"/>
      </w:r>
      <w:r>
        <w:instrText xml:space="preserve"> </w:instrText>
      </w:r>
      <w:r>
        <w:rPr>
          <w:rFonts w:hint="eastAsia"/>
        </w:rPr>
        <w:instrText>REF _Ref99990634 \h</w:instrText>
      </w:r>
      <w:r>
        <w:instrText xml:space="preserve"> </w:instrText>
      </w:r>
      <w:r>
        <w:fldChar w:fldCharType="separate"/>
      </w:r>
      <w:r w:rsidRPr="009652F2">
        <w:rPr>
          <w:rFonts w:hint="eastAsia"/>
          <w:kern w:val="0"/>
        </w:rPr>
        <w:t>（</w:t>
      </w:r>
      <w:r>
        <w:rPr>
          <w:noProof/>
          <w:kern w:val="0"/>
        </w:rPr>
        <w:t>2</w:t>
      </w:r>
      <w:r>
        <w:rPr>
          <w:kern w:val="0"/>
        </w:rPr>
        <w:t>.</w:t>
      </w:r>
      <w:r>
        <w:rPr>
          <w:noProof/>
          <w:kern w:val="0"/>
        </w:rPr>
        <w:t>6</w:t>
      </w:r>
      <w:r w:rsidRPr="009652F2">
        <w:rPr>
          <w:rFonts w:hint="eastAsia"/>
          <w:kern w:val="0"/>
        </w:rPr>
        <w:t>）</w:t>
      </w:r>
      <w:r>
        <w:fldChar w:fldCharType="end"/>
      </w:r>
      <w:r>
        <w:fldChar w:fldCharType="begin"/>
      </w:r>
      <w:r>
        <w:instrText xml:space="preserve"> REF _Ref99990636 \h </w:instrText>
      </w:r>
      <w:r>
        <w:fldChar w:fldCharType="separate"/>
      </w:r>
      <w:r w:rsidRPr="009652F2">
        <w:rPr>
          <w:rFonts w:hint="eastAsia"/>
          <w:kern w:val="0"/>
        </w:rPr>
        <w:t>（</w:t>
      </w:r>
      <w:r>
        <w:rPr>
          <w:noProof/>
          <w:kern w:val="0"/>
        </w:rPr>
        <w:t>2</w:t>
      </w:r>
      <w:r>
        <w:rPr>
          <w:kern w:val="0"/>
        </w:rPr>
        <w:t>.</w:t>
      </w:r>
      <w:r>
        <w:rPr>
          <w:noProof/>
          <w:kern w:val="0"/>
        </w:rPr>
        <w:t>7</w:t>
      </w:r>
      <w:r w:rsidRPr="009652F2">
        <w:rPr>
          <w:rFonts w:hint="eastAsia"/>
          <w:kern w:val="0"/>
        </w:rPr>
        <w:t>）</w:t>
      </w:r>
      <w:r>
        <w:fldChar w:fldCharType="end"/>
      </w:r>
      <w:r>
        <w:fldChar w:fldCharType="begin"/>
      </w:r>
      <w:r>
        <w:instrText xml:space="preserve"> REF _Ref99990637 \h </w:instrText>
      </w:r>
      <w:r>
        <w:fldChar w:fldCharType="separate"/>
      </w:r>
      <w:r w:rsidRPr="009652F2">
        <w:rPr>
          <w:rFonts w:hint="eastAsia"/>
          <w:kern w:val="0"/>
        </w:rPr>
        <w:t>（</w:t>
      </w:r>
      <w:r>
        <w:rPr>
          <w:noProof/>
          <w:kern w:val="0"/>
        </w:rPr>
        <w:t>2</w:t>
      </w:r>
      <w:r>
        <w:rPr>
          <w:kern w:val="0"/>
        </w:rPr>
        <w:t>.</w:t>
      </w:r>
      <w:r>
        <w:rPr>
          <w:noProof/>
          <w:kern w:val="0"/>
        </w:rPr>
        <w:t>8</w:t>
      </w:r>
      <w:r w:rsidRPr="009652F2">
        <w:rPr>
          <w:rFonts w:hint="eastAsia"/>
          <w:kern w:val="0"/>
        </w:rPr>
        <w:t>）</w:t>
      </w:r>
      <w:r>
        <w:fldChar w:fldCharType="end"/>
      </w:r>
      <w:r>
        <w:rPr>
          <w:rFonts w:hint="eastAsia"/>
        </w:rPr>
        <w:t>中的等比数列能够准确刻画不同浅层块对</w:t>
      </w:r>
      <w:proofErr w:type="gramStart"/>
      <w:r w:rsidR="00FD344A">
        <w:rPr>
          <w:rFonts w:hint="eastAsia"/>
        </w:rPr>
        <w:t>最</w:t>
      </w:r>
      <w:proofErr w:type="gramEnd"/>
      <w:r w:rsidR="00FD344A">
        <w:rPr>
          <w:rFonts w:hint="eastAsia"/>
        </w:rPr>
        <w:t>深层块</w:t>
      </w:r>
      <w:r>
        <w:rPr>
          <w:rFonts w:hint="eastAsia"/>
        </w:rPr>
        <w:t>的真实影响</w:t>
      </w:r>
      <w:r w:rsidR="00D47E2C">
        <w:rPr>
          <w:rFonts w:hint="eastAsia"/>
        </w:rPr>
        <w:t>。第三，</w:t>
      </w:r>
      <w:r w:rsidR="002C1682">
        <w:rPr>
          <w:rFonts w:hint="eastAsia"/>
        </w:rPr>
        <w:t>衰减系数</w:t>
      </w:r>
      <w:r w:rsidR="007E7F16">
        <w:rPr>
          <w:rFonts w:hint="eastAsia"/>
        </w:rPr>
        <w:t>的</w:t>
      </w:r>
      <w:r w:rsidR="00F44A7B">
        <w:rPr>
          <w:rFonts w:hint="eastAsia"/>
        </w:rPr>
        <w:t>变化对</w:t>
      </w:r>
      <w:r w:rsidR="008D2DCF">
        <w:rPr>
          <w:rFonts w:hint="eastAsia"/>
        </w:rPr>
        <w:t>模型性能的影响</w:t>
      </w:r>
      <w:r w:rsidR="00403CD2">
        <w:rPr>
          <w:rFonts w:hint="eastAsia"/>
        </w:rPr>
        <w:t>没有规律可循，</w:t>
      </w:r>
      <w:r w:rsidR="00AD70BA">
        <w:rPr>
          <w:rFonts w:hint="eastAsia"/>
        </w:rPr>
        <w:t>这使寻找最优的衰减系数非常困难</w:t>
      </w:r>
      <w:r w:rsidRPr="00A1464A">
        <w:rPr>
          <w:rFonts w:hint="eastAsia"/>
          <w:color w:val="FF0000"/>
          <w:rPrChange w:id="573" w:author="微软用户" w:date="2022-04-11T21:05:00Z">
            <w:rPr>
              <w:rFonts w:hint="eastAsia"/>
            </w:rPr>
          </w:rPrChange>
        </w:rPr>
        <w:t>。为了解决</w:t>
      </w:r>
      <w:r w:rsidR="00F41360" w:rsidRPr="00A1464A">
        <w:rPr>
          <w:rFonts w:hint="eastAsia"/>
          <w:color w:val="FF0000"/>
          <w:rPrChange w:id="574" w:author="微软用户" w:date="2022-04-11T21:05:00Z">
            <w:rPr>
              <w:rFonts w:hint="eastAsia"/>
            </w:rPr>
          </w:rPrChange>
        </w:rPr>
        <w:t>这些</w:t>
      </w:r>
      <w:r w:rsidRPr="00A1464A">
        <w:rPr>
          <w:rFonts w:hint="eastAsia"/>
          <w:color w:val="FF0000"/>
          <w:rPrChange w:id="575" w:author="微软用户" w:date="2022-04-11T21:05:00Z">
            <w:rPr>
              <w:rFonts w:hint="eastAsia"/>
            </w:rPr>
          </w:rPrChange>
        </w:rPr>
        <w:t>问题，在第三章提出一种性能更优，同时更有效区分</w:t>
      </w:r>
      <w:r w:rsidR="002A7AD4" w:rsidRPr="00A1464A">
        <w:rPr>
          <w:rFonts w:hint="eastAsia"/>
          <w:color w:val="FF0000"/>
          <w:rPrChange w:id="576" w:author="微软用户" w:date="2022-04-11T21:05:00Z">
            <w:rPr>
              <w:rFonts w:hint="eastAsia"/>
            </w:rPr>
          </w:rPrChange>
        </w:rPr>
        <w:t>不同</w:t>
      </w:r>
      <w:r w:rsidRPr="00A1464A">
        <w:rPr>
          <w:rFonts w:hint="eastAsia"/>
          <w:color w:val="FF0000"/>
          <w:rPrChange w:id="577" w:author="微软用户" w:date="2022-04-11T21:05:00Z">
            <w:rPr>
              <w:rFonts w:hint="eastAsia"/>
            </w:rPr>
          </w:rPrChange>
        </w:rPr>
        <w:t>浅层块贡献</w:t>
      </w:r>
      <w:r w:rsidR="00FF1D6A" w:rsidRPr="00A1464A">
        <w:rPr>
          <w:rFonts w:hint="eastAsia"/>
          <w:color w:val="FF0000"/>
          <w:rPrChange w:id="578" w:author="微软用户" w:date="2022-04-11T21:05:00Z">
            <w:rPr>
              <w:rFonts w:hint="eastAsia"/>
            </w:rPr>
          </w:rPrChange>
        </w:rPr>
        <w:t>度</w:t>
      </w:r>
      <w:r w:rsidRPr="00A1464A">
        <w:rPr>
          <w:rFonts w:hint="eastAsia"/>
          <w:color w:val="FF0000"/>
          <w:rPrChange w:id="579" w:author="微软用户" w:date="2022-04-11T21:05:00Z">
            <w:rPr>
              <w:rFonts w:hint="eastAsia"/>
            </w:rPr>
          </w:rPrChange>
        </w:rPr>
        <w:t>的方法。</w:t>
      </w:r>
    </w:p>
    <w:p w14:paraId="3F6BFF63" w14:textId="5A961BA9" w:rsidR="00D5488C" w:rsidRPr="00324715" w:rsidRDefault="00D5488C" w:rsidP="00F8059B">
      <w:pPr>
        <w:pStyle w:val="a8"/>
        <w:keepNext/>
        <w:ind w:left="210" w:hanging="210"/>
        <w:jc w:val="center"/>
        <w:rPr>
          <w:rFonts w:ascii="Times New Roman" w:eastAsiaTheme="minorEastAsia" w:hAnsi="Times New Roman"/>
          <w:sz w:val="21"/>
          <w:szCs w:val="21"/>
        </w:rPr>
      </w:pPr>
      <w:bookmarkStart w:id="580" w:name="_Ref99982399"/>
      <w:r w:rsidRPr="00324715">
        <w:rPr>
          <w:rFonts w:ascii="Times New Roman" w:eastAsiaTheme="minorEastAsia" w:hAnsi="Times New Roman"/>
          <w:sz w:val="21"/>
          <w:szCs w:val="21"/>
        </w:rPr>
        <w:lastRenderedPageBreak/>
        <w:t>表</w:t>
      </w:r>
      <w:r w:rsidRPr="00324715">
        <w:rPr>
          <w:rFonts w:ascii="Times New Roman" w:eastAsiaTheme="minorEastAsia" w:hAnsi="Times New Roman"/>
          <w:sz w:val="21"/>
          <w:szCs w:val="21"/>
        </w:rPr>
        <w:fldChar w:fldCharType="begin"/>
      </w:r>
      <w:r w:rsidRPr="00324715">
        <w:rPr>
          <w:rFonts w:ascii="Times New Roman" w:eastAsiaTheme="minorEastAsia" w:hAnsi="Times New Roman"/>
          <w:sz w:val="21"/>
          <w:szCs w:val="21"/>
        </w:rPr>
        <w:instrText xml:space="preserve"> STYLEREF 1 \s </w:instrText>
      </w:r>
      <w:r w:rsidRPr="00324715">
        <w:rPr>
          <w:rFonts w:ascii="Times New Roman" w:eastAsiaTheme="minorEastAsia" w:hAnsi="Times New Roman"/>
          <w:sz w:val="21"/>
          <w:szCs w:val="21"/>
        </w:rPr>
        <w:fldChar w:fldCharType="separate"/>
      </w:r>
      <w:r w:rsidRPr="00324715">
        <w:rPr>
          <w:rFonts w:ascii="Times New Roman" w:eastAsiaTheme="minorEastAsia" w:hAnsi="Times New Roman"/>
          <w:noProof/>
          <w:sz w:val="21"/>
          <w:szCs w:val="21"/>
        </w:rPr>
        <w:t>2</w:t>
      </w:r>
      <w:r w:rsidRPr="00324715">
        <w:rPr>
          <w:rFonts w:ascii="Times New Roman" w:eastAsiaTheme="minorEastAsia" w:hAnsi="Times New Roman"/>
          <w:sz w:val="21"/>
          <w:szCs w:val="21"/>
        </w:rPr>
        <w:fldChar w:fldCharType="end"/>
      </w:r>
      <w:r w:rsidRPr="00324715">
        <w:rPr>
          <w:rFonts w:ascii="Times New Roman" w:eastAsiaTheme="minorEastAsia" w:hAnsi="Times New Roman"/>
          <w:sz w:val="21"/>
          <w:szCs w:val="21"/>
        </w:rPr>
        <w:t>.</w:t>
      </w:r>
      <w:r w:rsidRPr="00324715">
        <w:rPr>
          <w:rFonts w:ascii="Times New Roman" w:eastAsiaTheme="minorEastAsia" w:hAnsi="Times New Roman"/>
          <w:sz w:val="21"/>
          <w:szCs w:val="21"/>
        </w:rPr>
        <w:fldChar w:fldCharType="begin"/>
      </w:r>
      <w:r w:rsidRPr="00324715">
        <w:rPr>
          <w:rFonts w:ascii="Times New Roman" w:eastAsiaTheme="minorEastAsia" w:hAnsi="Times New Roman"/>
          <w:sz w:val="21"/>
          <w:szCs w:val="21"/>
        </w:rPr>
        <w:instrText xml:space="preserve"> SEQ </w:instrText>
      </w:r>
      <w:r w:rsidRPr="00324715">
        <w:rPr>
          <w:rFonts w:ascii="Times New Roman" w:eastAsiaTheme="minorEastAsia" w:hAnsi="Times New Roman"/>
          <w:sz w:val="21"/>
          <w:szCs w:val="21"/>
        </w:rPr>
        <w:instrText>表格</w:instrText>
      </w:r>
      <w:r w:rsidRPr="00324715">
        <w:rPr>
          <w:rFonts w:ascii="Times New Roman" w:eastAsiaTheme="minorEastAsia" w:hAnsi="Times New Roman"/>
          <w:sz w:val="21"/>
          <w:szCs w:val="21"/>
        </w:rPr>
        <w:instrText xml:space="preserve"> \* ARABIC \s 1 </w:instrText>
      </w:r>
      <w:r w:rsidRPr="00324715">
        <w:rPr>
          <w:rFonts w:ascii="Times New Roman" w:eastAsiaTheme="minorEastAsia" w:hAnsi="Times New Roman"/>
          <w:sz w:val="21"/>
          <w:szCs w:val="21"/>
        </w:rPr>
        <w:fldChar w:fldCharType="separate"/>
      </w:r>
      <w:r w:rsidRPr="00324715">
        <w:rPr>
          <w:rFonts w:ascii="Times New Roman" w:eastAsiaTheme="minorEastAsia" w:hAnsi="Times New Roman"/>
          <w:noProof/>
          <w:sz w:val="21"/>
          <w:szCs w:val="21"/>
        </w:rPr>
        <w:t>2</w:t>
      </w:r>
      <w:r w:rsidRPr="00324715">
        <w:rPr>
          <w:rFonts w:ascii="Times New Roman" w:eastAsiaTheme="minorEastAsia" w:hAnsi="Times New Roman"/>
          <w:sz w:val="21"/>
          <w:szCs w:val="21"/>
        </w:rPr>
        <w:fldChar w:fldCharType="end"/>
      </w:r>
      <w:bookmarkEnd w:id="580"/>
      <w:r w:rsidRPr="00324715">
        <w:rPr>
          <w:rFonts w:ascii="Times New Roman" w:eastAsiaTheme="minorEastAsia" w:hAnsi="Times New Roman"/>
          <w:sz w:val="21"/>
          <w:szCs w:val="21"/>
        </w:rPr>
        <w:t xml:space="preserve">  </w:t>
      </w:r>
      <w:r w:rsidR="007D2C87">
        <w:rPr>
          <w:rFonts w:ascii="Times New Roman" w:eastAsiaTheme="minorEastAsia" w:hAnsi="Times New Roman" w:hint="eastAsia"/>
          <w:sz w:val="21"/>
          <w:szCs w:val="21"/>
        </w:rPr>
        <w:t>衰减系数</w:t>
      </w:r>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w:r w:rsidRPr="00324715">
        <w:rPr>
          <w:rFonts w:ascii="Times New Roman" w:eastAsiaTheme="minorEastAsia" w:hAnsi="Times New Roman"/>
          <w:sz w:val="21"/>
          <w:szCs w:val="21"/>
        </w:rPr>
        <w:t>，</w:t>
      </w:r>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w:r w:rsidRPr="00324715">
        <w:rPr>
          <w:rFonts w:ascii="Times New Roman" w:eastAsiaTheme="minorEastAsia" w:hAnsi="Times New Roman"/>
          <w:sz w:val="21"/>
          <w:szCs w:val="21"/>
        </w:rPr>
        <w:t>，</w:t>
      </w:r>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w:r w:rsidR="009F22DE">
        <w:rPr>
          <w:rFonts w:ascii="Times New Roman" w:eastAsiaTheme="minorEastAsia" w:hAnsi="Times New Roman" w:hint="eastAsia"/>
          <w:sz w:val="21"/>
          <w:szCs w:val="21"/>
        </w:rPr>
        <w:t>在不同取值</w:t>
      </w:r>
      <w:r w:rsidRPr="00324715">
        <w:rPr>
          <w:rFonts w:ascii="Times New Roman" w:eastAsiaTheme="minorEastAsia" w:hAnsi="Times New Roman"/>
          <w:sz w:val="21"/>
          <w:szCs w:val="21"/>
        </w:rPr>
        <w:t>的</w:t>
      </w:r>
      <w:r w:rsidR="005B2BE9">
        <w:rPr>
          <w:rFonts w:ascii="Times New Roman" w:eastAsiaTheme="minorEastAsia" w:hAnsi="Times New Roman" w:hint="eastAsia"/>
          <w:sz w:val="21"/>
          <w:szCs w:val="21"/>
        </w:rPr>
        <w:t>分类准确性</w:t>
      </w:r>
      <w:r w:rsidR="000F2243">
        <w:rPr>
          <w:rFonts w:ascii="Times New Roman" w:eastAsiaTheme="minorEastAsia" w:hAnsi="Times New Roman" w:hint="eastAsia"/>
          <w:sz w:val="21"/>
          <w:szCs w:val="21"/>
        </w:rPr>
        <w:t>（</w:t>
      </w:r>
      <w:r w:rsidR="000F2243">
        <w:rPr>
          <w:rFonts w:ascii="Times New Roman" w:eastAsiaTheme="minorEastAsia" w:hAnsi="Times New Roman" w:hint="eastAsia"/>
          <w:sz w:val="21"/>
          <w:szCs w:val="21"/>
        </w:rPr>
        <w:t>%</w:t>
      </w:r>
      <w:r w:rsidR="000F2243">
        <w:rPr>
          <w:rFonts w:ascii="Times New Roman" w:eastAsiaTheme="minorEastAsia" w:hAnsi="Times New Roman" w:hint="eastAsia"/>
          <w:sz w:val="21"/>
          <w:szCs w:val="21"/>
        </w:rPr>
        <w:t>）</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2094"/>
        <w:gridCol w:w="2450"/>
        <w:gridCol w:w="2094"/>
      </w:tblGrid>
      <w:tr w:rsidR="00A95084" w:rsidRPr="00786BC9" w14:paraId="72414410" w14:textId="77777777" w:rsidTr="00E25828">
        <w:trPr>
          <w:cantSplit/>
          <w:trHeight w:val="276"/>
          <w:tblHeader/>
          <w:jc w:val="center"/>
        </w:trPr>
        <w:tc>
          <w:tcPr>
            <w:tcW w:w="1199" w:type="pct"/>
            <w:tcBorders>
              <w:top w:val="single" w:sz="12" w:space="0" w:color="auto"/>
              <w:bottom w:val="single" w:sz="4" w:space="0" w:color="auto"/>
            </w:tcBorders>
            <w:noWrap/>
            <w:hideMark/>
          </w:tcPr>
          <w:p w14:paraId="1257625B" w14:textId="77777777" w:rsidR="00A95084" w:rsidRPr="00786BC9" w:rsidRDefault="00A95084" w:rsidP="00800B46">
            <w:pPr>
              <w:jc w:val="center"/>
              <w:rPr>
                <w:sz w:val="21"/>
                <w:szCs w:val="21"/>
              </w:rPr>
            </w:pPr>
            <w:r w:rsidRPr="00786BC9">
              <w:rPr>
                <w:rFonts w:hint="eastAsia"/>
                <w:sz w:val="21"/>
                <w:szCs w:val="21"/>
              </w:rPr>
              <w:t>d_ce</w:t>
            </w:r>
          </w:p>
        </w:tc>
        <w:tc>
          <w:tcPr>
            <w:tcW w:w="1199" w:type="pct"/>
            <w:tcBorders>
              <w:top w:val="single" w:sz="12" w:space="0" w:color="auto"/>
              <w:bottom w:val="single" w:sz="4" w:space="0" w:color="auto"/>
            </w:tcBorders>
            <w:noWrap/>
            <w:hideMark/>
          </w:tcPr>
          <w:p w14:paraId="3D64F5A1" w14:textId="77777777" w:rsidR="00A95084" w:rsidRPr="00786BC9" w:rsidRDefault="00A95084" w:rsidP="00800B46">
            <w:pPr>
              <w:jc w:val="center"/>
              <w:rPr>
                <w:sz w:val="21"/>
                <w:szCs w:val="21"/>
              </w:rPr>
            </w:pPr>
            <w:r w:rsidRPr="00786BC9">
              <w:rPr>
                <w:rFonts w:hint="eastAsia"/>
                <w:sz w:val="21"/>
                <w:szCs w:val="21"/>
              </w:rPr>
              <w:t>d_kd</w:t>
            </w:r>
          </w:p>
        </w:tc>
        <w:tc>
          <w:tcPr>
            <w:tcW w:w="1403" w:type="pct"/>
            <w:tcBorders>
              <w:top w:val="single" w:sz="12" w:space="0" w:color="auto"/>
              <w:bottom w:val="single" w:sz="4" w:space="0" w:color="auto"/>
            </w:tcBorders>
            <w:noWrap/>
            <w:hideMark/>
          </w:tcPr>
          <w:p w14:paraId="653000A5" w14:textId="77777777" w:rsidR="00A95084" w:rsidRPr="00786BC9" w:rsidRDefault="00A95084" w:rsidP="00800B46">
            <w:pPr>
              <w:jc w:val="center"/>
              <w:rPr>
                <w:sz w:val="21"/>
                <w:szCs w:val="21"/>
              </w:rPr>
            </w:pPr>
            <w:r w:rsidRPr="00786BC9">
              <w:rPr>
                <w:rFonts w:hint="eastAsia"/>
                <w:sz w:val="21"/>
                <w:szCs w:val="21"/>
              </w:rPr>
              <w:t>d_feature</w:t>
            </w:r>
          </w:p>
        </w:tc>
        <w:tc>
          <w:tcPr>
            <w:tcW w:w="1199" w:type="pct"/>
            <w:tcBorders>
              <w:top w:val="single" w:sz="12" w:space="0" w:color="auto"/>
              <w:bottom w:val="single" w:sz="4" w:space="0" w:color="auto"/>
            </w:tcBorders>
            <w:noWrap/>
            <w:hideMark/>
          </w:tcPr>
          <w:p w14:paraId="7D95AE00" w14:textId="5967C400" w:rsidR="00A95084" w:rsidRPr="00786BC9" w:rsidRDefault="00A95084" w:rsidP="00800B46">
            <w:pPr>
              <w:jc w:val="center"/>
              <w:rPr>
                <w:sz w:val="21"/>
                <w:szCs w:val="21"/>
              </w:rPr>
            </w:pPr>
            <w:r w:rsidRPr="00786BC9">
              <w:rPr>
                <w:rFonts w:hint="eastAsia"/>
                <w:sz w:val="21"/>
                <w:szCs w:val="21"/>
              </w:rPr>
              <w:t>准确率</w:t>
            </w:r>
            <w:r w:rsidR="00224269" w:rsidRPr="00786BC9">
              <w:rPr>
                <w:rFonts w:hint="eastAsia"/>
                <w:sz w:val="21"/>
                <w:szCs w:val="21"/>
              </w:rPr>
              <w:t>（</w:t>
            </w:r>
            <w:r w:rsidR="00224269" w:rsidRPr="00786BC9">
              <w:rPr>
                <w:rFonts w:hint="eastAsia"/>
                <w:sz w:val="21"/>
                <w:szCs w:val="21"/>
              </w:rPr>
              <w:t>%</w:t>
            </w:r>
            <w:r w:rsidR="00224269" w:rsidRPr="00786BC9">
              <w:rPr>
                <w:rFonts w:hint="eastAsia"/>
                <w:sz w:val="21"/>
                <w:szCs w:val="21"/>
              </w:rPr>
              <w:t>）</w:t>
            </w:r>
          </w:p>
        </w:tc>
      </w:tr>
      <w:tr w:rsidR="00A95084" w:rsidRPr="00786BC9" w14:paraId="6813FD0A" w14:textId="77777777" w:rsidTr="00E25828">
        <w:trPr>
          <w:cantSplit/>
          <w:trHeight w:val="276"/>
          <w:tblHeader/>
          <w:jc w:val="center"/>
        </w:trPr>
        <w:tc>
          <w:tcPr>
            <w:tcW w:w="1199" w:type="pct"/>
            <w:tcBorders>
              <w:top w:val="single" w:sz="4" w:space="0" w:color="auto"/>
            </w:tcBorders>
            <w:noWrap/>
            <w:hideMark/>
          </w:tcPr>
          <w:p w14:paraId="4CDD02A3" w14:textId="77777777" w:rsidR="00A95084" w:rsidRPr="00786BC9" w:rsidRDefault="00A95084" w:rsidP="00800B46">
            <w:pPr>
              <w:jc w:val="center"/>
              <w:rPr>
                <w:sz w:val="21"/>
                <w:szCs w:val="21"/>
              </w:rPr>
            </w:pPr>
            <w:r w:rsidRPr="00786BC9">
              <w:rPr>
                <w:rFonts w:hint="eastAsia"/>
                <w:sz w:val="21"/>
                <w:szCs w:val="21"/>
              </w:rPr>
              <w:t>1</w:t>
            </w:r>
          </w:p>
        </w:tc>
        <w:tc>
          <w:tcPr>
            <w:tcW w:w="1199" w:type="pct"/>
            <w:tcBorders>
              <w:top w:val="single" w:sz="4" w:space="0" w:color="auto"/>
            </w:tcBorders>
            <w:noWrap/>
            <w:hideMark/>
          </w:tcPr>
          <w:p w14:paraId="55BB058C" w14:textId="77777777" w:rsidR="00A95084" w:rsidRPr="00786BC9" w:rsidRDefault="00A95084" w:rsidP="00800B46">
            <w:pPr>
              <w:jc w:val="center"/>
              <w:rPr>
                <w:sz w:val="21"/>
                <w:szCs w:val="21"/>
              </w:rPr>
            </w:pPr>
            <w:r w:rsidRPr="00786BC9">
              <w:rPr>
                <w:rFonts w:hint="eastAsia"/>
                <w:sz w:val="21"/>
                <w:szCs w:val="21"/>
              </w:rPr>
              <w:t>1</w:t>
            </w:r>
          </w:p>
        </w:tc>
        <w:tc>
          <w:tcPr>
            <w:tcW w:w="1403" w:type="pct"/>
            <w:tcBorders>
              <w:top w:val="single" w:sz="4" w:space="0" w:color="auto"/>
            </w:tcBorders>
            <w:noWrap/>
            <w:hideMark/>
          </w:tcPr>
          <w:p w14:paraId="02D0C001" w14:textId="77777777" w:rsidR="00A95084" w:rsidRPr="00786BC9" w:rsidRDefault="00A95084" w:rsidP="00800B46">
            <w:pPr>
              <w:jc w:val="center"/>
              <w:rPr>
                <w:sz w:val="21"/>
                <w:szCs w:val="21"/>
              </w:rPr>
            </w:pPr>
            <w:r w:rsidRPr="00786BC9">
              <w:rPr>
                <w:rFonts w:hint="eastAsia"/>
                <w:sz w:val="21"/>
                <w:szCs w:val="21"/>
              </w:rPr>
              <w:t>1</w:t>
            </w:r>
          </w:p>
        </w:tc>
        <w:tc>
          <w:tcPr>
            <w:tcW w:w="1199" w:type="pct"/>
            <w:tcBorders>
              <w:top w:val="single" w:sz="4" w:space="0" w:color="auto"/>
            </w:tcBorders>
            <w:noWrap/>
            <w:hideMark/>
          </w:tcPr>
          <w:p w14:paraId="1D62884F" w14:textId="77777777" w:rsidR="00A95084" w:rsidRPr="00786BC9" w:rsidRDefault="00A95084" w:rsidP="00800B46">
            <w:pPr>
              <w:jc w:val="center"/>
              <w:rPr>
                <w:sz w:val="21"/>
                <w:szCs w:val="21"/>
              </w:rPr>
            </w:pPr>
            <w:r w:rsidRPr="00786BC9">
              <w:rPr>
                <w:rFonts w:hint="eastAsia"/>
                <w:sz w:val="21"/>
                <w:szCs w:val="21"/>
              </w:rPr>
              <w:t>76.01</w:t>
            </w:r>
          </w:p>
        </w:tc>
      </w:tr>
      <w:tr w:rsidR="00A95084" w:rsidRPr="00786BC9" w14:paraId="5A106061" w14:textId="77777777" w:rsidTr="00E25828">
        <w:trPr>
          <w:cantSplit/>
          <w:trHeight w:val="276"/>
          <w:tblHeader/>
          <w:jc w:val="center"/>
        </w:trPr>
        <w:tc>
          <w:tcPr>
            <w:tcW w:w="1199" w:type="pct"/>
            <w:noWrap/>
            <w:hideMark/>
          </w:tcPr>
          <w:p w14:paraId="61DF5E45" w14:textId="77777777" w:rsidR="00A95084" w:rsidRPr="00786BC9" w:rsidRDefault="00A95084" w:rsidP="00800B46">
            <w:pPr>
              <w:jc w:val="center"/>
              <w:rPr>
                <w:sz w:val="21"/>
                <w:szCs w:val="21"/>
              </w:rPr>
            </w:pPr>
            <w:r w:rsidRPr="00786BC9">
              <w:rPr>
                <w:rFonts w:hint="eastAsia"/>
                <w:sz w:val="21"/>
                <w:szCs w:val="21"/>
              </w:rPr>
              <w:t>1.1</w:t>
            </w:r>
          </w:p>
        </w:tc>
        <w:tc>
          <w:tcPr>
            <w:tcW w:w="1199" w:type="pct"/>
            <w:noWrap/>
            <w:hideMark/>
          </w:tcPr>
          <w:p w14:paraId="51305DA6" w14:textId="77777777" w:rsidR="00A95084" w:rsidRPr="00786BC9" w:rsidRDefault="00A95084" w:rsidP="00800B46">
            <w:pPr>
              <w:jc w:val="center"/>
              <w:rPr>
                <w:sz w:val="21"/>
                <w:szCs w:val="21"/>
              </w:rPr>
            </w:pPr>
            <w:r w:rsidRPr="00786BC9">
              <w:rPr>
                <w:rFonts w:hint="eastAsia"/>
                <w:sz w:val="21"/>
                <w:szCs w:val="21"/>
              </w:rPr>
              <w:t>0.5</w:t>
            </w:r>
          </w:p>
        </w:tc>
        <w:tc>
          <w:tcPr>
            <w:tcW w:w="1403" w:type="pct"/>
            <w:noWrap/>
            <w:hideMark/>
          </w:tcPr>
          <w:p w14:paraId="47858850"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8CB4B30" w14:textId="77777777" w:rsidR="00A95084" w:rsidRPr="00786BC9" w:rsidRDefault="00A95084" w:rsidP="00800B46">
            <w:pPr>
              <w:jc w:val="center"/>
              <w:rPr>
                <w:sz w:val="21"/>
                <w:szCs w:val="21"/>
              </w:rPr>
            </w:pPr>
            <w:r w:rsidRPr="00786BC9">
              <w:rPr>
                <w:rFonts w:hint="eastAsia"/>
                <w:sz w:val="21"/>
                <w:szCs w:val="21"/>
              </w:rPr>
              <w:t>76.46</w:t>
            </w:r>
          </w:p>
        </w:tc>
      </w:tr>
      <w:tr w:rsidR="00A95084" w:rsidRPr="00786BC9" w14:paraId="2618D602" w14:textId="77777777" w:rsidTr="00E25828">
        <w:trPr>
          <w:cantSplit/>
          <w:trHeight w:val="276"/>
          <w:tblHeader/>
          <w:jc w:val="center"/>
        </w:trPr>
        <w:tc>
          <w:tcPr>
            <w:tcW w:w="1199" w:type="pct"/>
            <w:noWrap/>
            <w:hideMark/>
          </w:tcPr>
          <w:p w14:paraId="414E5150" w14:textId="77777777" w:rsidR="00A95084" w:rsidRPr="00786BC9" w:rsidRDefault="00A95084" w:rsidP="00800B46">
            <w:pPr>
              <w:jc w:val="center"/>
              <w:rPr>
                <w:sz w:val="21"/>
                <w:szCs w:val="21"/>
              </w:rPr>
            </w:pPr>
            <w:r w:rsidRPr="00786BC9">
              <w:rPr>
                <w:rFonts w:hint="eastAsia"/>
                <w:sz w:val="21"/>
                <w:szCs w:val="21"/>
              </w:rPr>
              <w:t>0.9</w:t>
            </w:r>
          </w:p>
        </w:tc>
        <w:tc>
          <w:tcPr>
            <w:tcW w:w="1199" w:type="pct"/>
            <w:noWrap/>
            <w:hideMark/>
          </w:tcPr>
          <w:p w14:paraId="74924F5D"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2BFB92CE"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D3BB197" w14:textId="77777777" w:rsidR="00A95084" w:rsidRPr="00786BC9" w:rsidRDefault="00A95084" w:rsidP="00800B46">
            <w:pPr>
              <w:jc w:val="center"/>
              <w:rPr>
                <w:sz w:val="21"/>
                <w:szCs w:val="21"/>
              </w:rPr>
            </w:pPr>
            <w:r w:rsidRPr="00786BC9">
              <w:rPr>
                <w:rFonts w:hint="eastAsia"/>
                <w:sz w:val="21"/>
                <w:szCs w:val="21"/>
              </w:rPr>
              <w:t>76.19</w:t>
            </w:r>
          </w:p>
        </w:tc>
      </w:tr>
      <w:tr w:rsidR="00A95084" w:rsidRPr="00786BC9" w14:paraId="537D26A9" w14:textId="77777777" w:rsidTr="00E25828">
        <w:trPr>
          <w:cantSplit/>
          <w:trHeight w:val="276"/>
          <w:tblHeader/>
          <w:jc w:val="center"/>
        </w:trPr>
        <w:tc>
          <w:tcPr>
            <w:tcW w:w="1199" w:type="pct"/>
            <w:noWrap/>
            <w:hideMark/>
          </w:tcPr>
          <w:p w14:paraId="21D6D0C9" w14:textId="77777777" w:rsidR="00A95084" w:rsidRPr="00786BC9" w:rsidRDefault="00A95084" w:rsidP="00800B46">
            <w:pPr>
              <w:jc w:val="center"/>
              <w:rPr>
                <w:sz w:val="21"/>
                <w:szCs w:val="21"/>
              </w:rPr>
            </w:pPr>
            <w:r w:rsidRPr="00786BC9">
              <w:rPr>
                <w:rFonts w:hint="eastAsia"/>
                <w:sz w:val="21"/>
                <w:szCs w:val="21"/>
              </w:rPr>
              <w:t>0.9</w:t>
            </w:r>
          </w:p>
        </w:tc>
        <w:tc>
          <w:tcPr>
            <w:tcW w:w="1199" w:type="pct"/>
            <w:noWrap/>
            <w:hideMark/>
          </w:tcPr>
          <w:p w14:paraId="4914827D" w14:textId="77777777" w:rsidR="00A95084" w:rsidRPr="00786BC9" w:rsidRDefault="00A95084" w:rsidP="00800B46">
            <w:pPr>
              <w:jc w:val="center"/>
              <w:rPr>
                <w:sz w:val="21"/>
                <w:szCs w:val="21"/>
              </w:rPr>
            </w:pPr>
            <w:r w:rsidRPr="00786BC9">
              <w:rPr>
                <w:rFonts w:hint="eastAsia"/>
                <w:sz w:val="21"/>
                <w:szCs w:val="21"/>
              </w:rPr>
              <w:t>0.5</w:t>
            </w:r>
          </w:p>
        </w:tc>
        <w:tc>
          <w:tcPr>
            <w:tcW w:w="1403" w:type="pct"/>
            <w:noWrap/>
            <w:hideMark/>
          </w:tcPr>
          <w:p w14:paraId="32DEDC96"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2AC144E7" w14:textId="77777777" w:rsidR="00A95084" w:rsidRPr="00786BC9" w:rsidRDefault="00A95084" w:rsidP="00800B46">
            <w:pPr>
              <w:jc w:val="center"/>
              <w:rPr>
                <w:sz w:val="21"/>
                <w:szCs w:val="21"/>
              </w:rPr>
            </w:pPr>
            <w:r w:rsidRPr="00786BC9">
              <w:rPr>
                <w:rFonts w:hint="eastAsia"/>
                <w:sz w:val="21"/>
                <w:szCs w:val="21"/>
              </w:rPr>
              <w:t>75.61</w:t>
            </w:r>
          </w:p>
        </w:tc>
      </w:tr>
      <w:tr w:rsidR="00A95084" w:rsidRPr="00786BC9" w14:paraId="5C878222" w14:textId="77777777" w:rsidTr="00E25828">
        <w:trPr>
          <w:cantSplit/>
          <w:trHeight w:val="276"/>
          <w:tblHeader/>
          <w:jc w:val="center"/>
        </w:trPr>
        <w:tc>
          <w:tcPr>
            <w:tcW w:w="1199" w:type="pct"/>
            <w:noWrap/>
            <w:hideMark/>
          </w:tcPr>
          <w:p w14:paraId="03410BF2" w14:textId="77777777" w:rsidR="00A95084" w:rsidRPr="00786BC9" w:rsidRDefault="00A95084" w:rsidP="00800B46">
            <w:pPr>
              <w:jc w:val="center"/>
              <w:rPr>
                <w:sz w:val="21"/>
                <w:szCs w:val="21"/>
              </w:rPr>
            </w:pPr>
            <w:r w:rsidRPr="00786BC9">
              <w:rPr>
                <w:rFonts w:hint="eastAsia"/>
                <w:sz w:val="21"/>
                <w:szCs w:val="21"/>
              </w:rPr>
              <w:t>0.8</w:t>
            </w:r>
          </w:p>
        </w:tc>
        <w:tc>
          <w:tcPr>
            <w:tcW w:w="1199" w:type="pct"/>
            <w:noWrap/>
            <w:hideMark/>
          </w:tcPr>
          <w:p w14:paraId="717401A0"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0A6F589B"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CA6F810" w14:textId="77777777" w:rsidR="00A95084" w:rsidRPr="00786BC9" w:rsidRDefault="00A95084" w:rsidP="00800B46">
            <w:pPr>
              <w:jc w:val="center"/>
              <w:rPr>
                <w:sz w:val="21"/>
                <w:szCs w:val="21"/>
              </w:rPr>
            </w:pPr>
            <w:r w:rsidRPr="00786BC9">
              <w:rPr>
                <w:rFonts w:hint="eastAsia"/>
                <w:sz w:val="21"/>
                <w:szCs w:val="21"/>
              </w:rPr>
              <w:t>76.26</w:t>
            </w:r>
          </w:p>
        </w:tc>
      </w:tr>
      <w:tr w:rsidR="00A95084" w:rsidRPr="00786BC9" w14:paraId="4D489D4D" w14:textId="77777777" w:rsidTr="00E25828">
        <w:trPr>
          <w:cantSplit/>
          <w:trHeight w:val="276"/>
          <w:tblHeader/>
          <w:jc w:val="center"/>
        </w:trPr>
        <w:tc>
          <w:tcPr>
            <w:tcW w:w="1199" w:type="pct"/>
            <w:noWrap/>
            <w:hideMark/>
          </w:tcPr>
          <w:p w14:paraId="55984A29" w14:textId="77777777" w:rsidR="00A95084" w:rsidRPr="00786BC9" w:rsidRDefault="00A95084" w:rsidP="00800B46">
            <w:pPr>
              <w:jc w:val="center"/>
              <w:rPr>
                <w:sz w:val="21"/>
                <w:szCs w:val="21"/>
              </w:rPr>
            </w:pPr>
            <w:r w:rsidRPr="00786BC9">
              <w:rPr>
                <w:rFonts w:hint="eastAsia"/>
                <w:sz w:val="21"/>
                <w:szCs w:val="21"/>
              </w:rPr>
              <w:t>0.7</w:t>
            </w:r>
          </w:p>
        </w:tc>
        <w:tc>
          <w:tcPr>
            <w:tcW w:w="1199" w:type="pct"/>
            <w:noWrap/>
            <w:hideMark/>
          </w:tcPr>
          <w:p w14:paraId="4E61F1BE"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1E83E09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44CB1AA" w14:textId="77777777" w:rsidR="00A95084" w:rsidRPr="00786BC9" w:rsidRDefault="00A95084" w:rsidP="00800B46">
            <w:pPr>
              <w:jc w:val="center"/>
              <w:rPr>
                <w:sz w:val="21"/>
                <w:szCs w:val="21"/>
              </w:rPr>
            </w:pPr>
            <w:r w:rsidRPr="00786BC9">
              <w:rPr>
                <w:rFonts w:hint="eastAsia"/>
                <w:sz w:val="21"/>
                <w:szCs w:val="21"/>
              </w:rPr>
              <w:t>76.58</w:t>
            </w:r>
          </w:p>
        </w:tc>
      </w:tr>
      <w:tr w:rsidR="00A95084" w:rsidRPr="00786BC9" w14:paraId="3D3CC887" w14:textId="77777777" w:rsidTr="00E25828">
        <w:trPr>
          <w:cantSplit/>
          <w:trHeight w:val="276"/>
          <w:tblHeader/>
          <w:jc w:val="center"/>
        </w:trPr>
        <w:tc>
          <w:tcPr>
            <w:tcW w:w="1199" w:type="pct"/>
            <w:noWrap/>
            <w:hideMark/>
          </w:tcPr>
          <w:p w14:paraId="75C764F1" w14:textId="77777777" w:rsidR="00A95084" w:rsidRPr="00786BC9" w:rsidRDefault="00A95084" w:rsidP="00800B46">
            <w:pPr>
              <w:jc w:val="center"/>
              <w:rPr>
                <w:sz w:val="21"/>
                <w:szCs w:val="21"/>
              </w:rPr>
            </w:pPr>
            <w:r w:rsidRPr="00786BC9">
              <w:rPr>
                <w:rFonts w:hint="eastAsia"/>
                <w:sz w:val="21"/>
                <w:szCs w:val="21"/>
              </w:rPr>
              <w:t>0.7</w:t>
            </w:r>
          </w:p>
        </w:tc>
        <w:tc>
          <w:tcPr>
            <w:tcW w:w="1199" w:type="pct"/>
            <w:noWrap/>
            <w:hideMark/>
          </w:tcPr>
          <w:p w14:paraId="7D7866CF" w14:textId="77777777" w:rsidR="00A95084" w:rsidRPr="00786BC9" w:rsidRDefault="00A95084" w:rsidP="00800B46">
            <w:pPr>
              <w:jc w:val="center"/>
              <w:rPr>
                <w:sz w:val="21"/>
                <w:szCs w:val="21"/>
              </w:rPr>
            </w:pPr>
            <w:r w:rsidRPr="00786BC9">
              <w:rPr>
                <w:rFonts w:hint="eastAsia"/>
                <w:sz w:val="21"/>
                <w:szCs w:val="21"/>
              </w:rPr>
              <w:t>1.1</w:t>
            </w:r>
          </w:p>
        </w:tc>
        <w:tc>
          <w:tcPr>
            <w:tcW w:w="1403" w:type="pct"/>
            <w:noWrap/>
            <w:hideMark/>
          </w:tcPr>
          <w:p w14:paraId="0F0D1DB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53AD652" w14:textId="77777777" w:rsidR="00A95084" w:rsidRPr="00786BC9" w:rsidRDefault="00A95084" w:rsidP="00800B46">
            <w:pPr>
              <w:jc w:val="center"/>
              <w:rPr>
                <w:sz w:val="21"/>
                <w:szCs w:val="21"/>
              </w:rPr>
            </w:pPr>
            <w:r w:rsidRPr="00786BC9">
              <w:rPr>
                <w:rFonts w:hint="eastAsia"/>
                <w:sz w:val="21"/>
                <w:szCs w:val="21"/>
              </w:rPr>
              <w:t>75.38</w:t>
            </w:r>
          </w:p>
        </w:tc>
      </w:tr>
      <w:tr w:rsidR="00A95084" w:rsidRPr="00786BC9" w14:paraId="43078566" w14:textId="77777777" w:rsidTr="00E25828">
        <w:trPr>
          <w:cantSplit/>
          <w:trHeight w:val="276"/>
          <w:tblHeader/>
          <w:jc w:val="center"/>
        </w:trPr>
        <w:tc>
          <w:tcPr>
            <w:tcW w:w="1199" w:type="pct"/>
            <w:noWrap/>
            <w:hideMark/>
          </w:tcPr>
          <w:p w14:paraId="5FE5BA7C" w14:textId="77777777" w:rsidR="00A95084" w:rsidRPr="00786BC9" w:rsidRDefault="00A95084" w:rsidP="00800B46">
            <w:pPr>
              <w:jc w:val="center"/>
              <w:rPr>
                <w:sz w:val="21"/>
                <w:szCs w:val="21"/>
              </w:rPr>
            </w:pPr>
            <w:r w:rsidRPr="00786BC9">
              <w:rPr>
                <w:rFonts w:hint="eastAsia"/>
                <w:sz w:val="21"/>
                <w:szCs w:val="21"/>
              </w:rPr>
              <w:t>0.7</w:t>
            </w:r>
          </w:p>
        </w:tc>
        <w:tc>
          <w:tcPr>
            <w:tcW w:w="1199" w:type="pct"/>
            <w:noWrap/>
            <w:hideMark/>
          </w:tcPr>
          <w:p w14:paraId="0B2FFFEA" w14:textId="77777777" w:rsidR="00A95084" w:rsidRPr="00786BC9" w:rsidRDefault="00A95084" w:rsidP="00800B46">
            <w:pPr>
              <w:jc w:val="center"/>
              <w:rPr>
                <w:sz w:val="21"/>
                <w:szCs w:val="21"/>
              </w:rPr>
            </w:pPr>
            <w:r w:rsidRPr="00786BC9">
              <w:rPr>
                <w:rFonts w:hint="eastAsia"/>
                <w:sz w:val="21"/>
                <w:szCs w:val="21"/>
              </w:rPr>
              <w:t>1.2</w:t>
            </w:r>
          </w:p>
        </w:tc>
        <w:tc>
          <w:tcPr>
            <w:tcW w:w="1403" w:type="pct"/>
            <w:noWrap/>
            <w:hideMark/>
          </w:tcPr>
          <w:p w14:paraId="4B7977D1"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DF67587" w14:textId="77777777" w:rsidR="00A95084" w:rsidRPr="00786BC9" w:rsidRDefault="00A95084" w:rsidP="00800B46">
            <w:pPr>
              <w:jc w:val="center"/>
              <w:rPr>
                <w:sz w:val="21"/>
                <w:szCs w:val="21"/>
              </w:rPr>
            </w:pPr>
            <w:r w:rsidRPr="00786BC9">
              <w:rPr>
                <w:rFonts w:hint="eastAsia"/>
                <w:sz w:val="21"/>
                <w:szCs w:val="21"/>
              </w:rPr>
              <w:t>76.45</w:t>
            </w:r>
          </w:p>
        </w:tc>
      </w:tr>
      <w:tr w:rsidR="00A95084" w:rsidRPr="00786BC9" w14:paraId="072E2FD1" w14:textId="77777777" w:rsidTr="00E25828">
        <w:trPr>
          <w:cantSplit/>
          <w:trHeight w:val="276"/>
          <w:tblHeader/>
          <w:jc w:val="center"/>
        </w:trPr>
        <w:tc>
          <w:tcPr>
            <w:tcW w:w="1199" w:type="pct"/>
            <w:noWrap/>
            <w:hideMark/>
          </w:tcPr>
          <w:p w14:paraId="12956D3A"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098C1560" w14:textId="77777777" w:rsidR="00A95084" w:rsidRPr="00786BC9" w:rsidRDefault="00A95084" w:rsidP="00800B46">
            <w:pPr>
              <w:jc w:val="center"/>
              <w:rPr>
                <w:sz w:val="21"/>
                <w:szCs w:val="21"/>
              </w:rPr>
            </w:pPr>
            <w:r w:rsidRPr="00786BC9">
              <w:rPr>
                <w:rFonts w:hint="eastAsia"/>
                <w:sz w:val="21"/>
                <w:szCs w:val="21"/>
              </w:rPr>
              <w:t>0.5</w:t>
            </w:r>
          </w:p>
        </w:tc>
        <w:tc>
          <w:tcPr>
            <w:tcW w:w="1403" w:type="pct"/>
            <w:noWrap/>
            <w:hideMark/>
          </w:tcPr>
          <w:p w14:paraId="5E1CCC67"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1DA8508" w14:textId="77777777" w:rsidR="00A95084" w:rsidRPr="00786BC9" w:rsidRDefault="00A95084" w:rsidP="00800B46">
            <w:pPr>
              <w:jc w:val="center"/>
              <w:rPr>
                <w:sz w:val="21"/>
                <w:szCs w:val="21"/>
              </w:rPr>
            </w:pPr>
            <w:r w:rsidRPr="00786BC9">
              <w:rPr>
                <w:rFonts w:hint="eastAsia"/>
                <w:sz w:val="21"/>
                <w:szCs w:val="21"/>
              </w:rPr>
              <w:t>76.53</w:t>
            </w:r>
          </w:p>
        </w:tc>
      </w:tr>
      <w:tr w:rsidR="00A95084" w:rsidRPr="00786BC9" w14:paraId="6A14CD2E" w14:textId="77777777" w:rsidTr="00E25828">
        <w:trPr>
          <w:cantSplit/>
          <w:trHeight w:val="276"/>
          <w:tblHeader/>
          <w:jc w:val="center"/>
        </w:trPr>
        <w:tc>
          <w:tcPr>
            <w:tcW w:w="1199" w:type="pct"/>
            <w:noWrap/>
            <w:hideMark/>
          </w:tcPr>
          <w:p w14:paraId="11ED2957"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52579BDD" w14:textId="77777777" w:rsidR="00A95084" w:rsidRPr="00786BC9" w:rsidRDefault="00A95084" w:rsidP="00800B46">
            <w:pPr>
              <w:jc w:val="center"/>
              <w:rPr>
                <w:sz w:val="21"/>
                <w:szCs w:val="21"/>
              </w:rPr>
            </w:pPr>
            <w:r w:rsidRPr="00786BC9">
              <w:rPr>
                <w:rFonts w:hint="eastAsia"/>
                <w:sz w:val="21"/>
                <w:szCs w:val="21"/>
              </w:rPr>
              <w:t>0.6</w:t>
            </w:r>
          </w:p>
        </w:tc>
        <w:tc>
          <w:tcPr>
            <w:tcW w:w="1403" w:type="pct"/>
            <w:noWrap/>
            <w:hideMark/>
          </w:tcPr>
          <w:p w14:paraId="06033C0A"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522FB70" w14:textId="77777777" w:rsidR="00A95084" w:rsidRPr="00786BC9" w:rsidRDefault="00A95084" w:rsidP="00800B46">
            <w:pPr>
              <w:jc w:val="center"/>
              <w:rPr>
                <w:sz w:val="21"/>
                <w:szCs w:val="21"/>
              </w:rPr>
            </w:pPr>
            <w:r w:rsidRPr="00786BC9">
              <w:rPr>
                <w:rFonts w:hint="eastAsia"/>
                <w:sz w:val="21"/>
                <w:szCs w:val="21"/>
              </w:rPr>
              <w:t>74.92</w:t>
            </w:r>
          </w:p>
        </w:tc>
      </w:tr>
      <w:tr w:rsidR="00A95084" w:rsidRPr="00786BC9" w14:paraId="261DAA3B" w14:textId="77777777" w:rsidTr="00E25828">
        <w:trPr>
          <w:cantSplit/>
          <w:trHeight w:val="276"/>
          <w:tblHeader/>
          <w:jc w:val="center"/>
        </w:trPr>
        <w:tc>
          <w:tcPr>
            <w:tcW w:w="1199" w:type="pct"/>
            <w:noWrap/>
            <w:hideMark/>
          </w:tcPr>
          <w:p w14:paraId="3B104137"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79A2BD35" w14:textId="77777777" w:rsidR="00A95084" w:rsidRPr="00786BC9" w:rsidRDefault="00A95084" w:rsidP="00800B46">
            <w:pPr>
              <w:jc w:val="center"/>
              <w:rPr>
                <w:sz w:val="21"/>
                <w:szCs w:val="21"/>
              </w:rPr>
            </w:pPr>
            <w:r w:rsidRPr="00786BC9">
              <w:rPr>
                <w:rFonts w:hint="eastAsia"/>
                <w:sz w:val="21"/>
                <w:szCs w:val="21"/>
              </w:rPr>
              <w:t>0.7</w:t>
            </w:r>
          </w:p>
        </w:tc>
        <w:tc>
          <w:tcPr>
            <w:tcW w:w="1403" w:type="pct"/>
            <w:noWrap/>
            <w:hideMark/>
          </w:tcPr>
          <w:p w14:paraId="73419F79"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378FE3A9" w14:textId="77777777" w:rsidR="00A95084" w:rsidRPr="00786BC9" w:rsidRDefault="00A95084" w:rsidP="00800B46">
            <w:pPr>
              <w:jc w:val="center"/>
              <w:rPr>
                <w:sz w:val="21"/>
                <w:szCs w:val="21"/>
              </w:rPr>
            </w:pPr>
            <w:r w:rsidRPr="00786BC9">
              <w:rPr>
                <w:rFonts w:hint="eastAsia"/>
                <w:sz w:val="21"/>
                <w:szCs w:val="21"/>
              </w:rPr>
              <w:t>73.68</w:t>
            </w:r>
          </w:p>
        </w:tc>
      </w:tr>
      <w:tr w:rsidR="00A95084" w:rsidRPr="00786BC9" w14:paraId="6825F924" w14:textId="77777777" w:rsidTr="00E25828">
        <w:trPr>
          <w:cantSplit/>
          <w:trHeight w:val="276"/>
          <w:tblHeader/>
          <w:jc w:val="center"/>
        </w:trPr>
        <w:tc>
          <w:tcPr>
            <w:tcW w:w="1199" w:type="pct"/>
            <w:noWrap/>
            <w:hideMark/>
          </w:tcPr>
          <w:p w14:paraId="5B18591F"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501FE33C" w14:textId="77777777" w:rsidR="00A95084" w:rsidRPr="00786BC9" w:rsidRDefault="00A95084" w:rsidP="00800B46">
            <w:pPr>
              <w:jc w:val="center"/>
              <w:rPr>
                <w:sz w:val="21"/>
                <w:szCs w:val="21"/>
              </w:rPr>
            </w:pPr>
            <w:r w:rsidRPr="00786BC9">
              <w:rPr>
                <w:rFonts w:hint="eastAsia"/>
                <w:sz w:val="21"/>
                <w:szCs w:val="21"/>
              </w:rPr>
              <w:t>0.8</w:t>
            </w:r>
          </w:p>
        </w:tc>
        <w:tc>
          <w:tcPr>
            <w:tcW w:w="1403" w:type="pct"/>
            <w:noWrap/>
            <w:hideMark/>
          </w:tcPr>
          <w:p w14:paraId="725D60FE"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35ED535" w14:textId="77777777" w:rsidR="00A95084" w:rsidRPr="00786BC9" w:rsidRDefault="00A95084" w:rsidP="00800B46">
            <w:pPr>
              <w:jc w:val="center"/>
              <w:rPr>
                <w:sz w:val="21"/>
                <w:szCs w:val="21"/>
              </w:rPr>
            </w:pPr>
            <w:r w:rsidRPr="00786BC9">
              <w:rPr>
                <w:rFonts w:hint="eastAsia"/>
                <w:sz w:val="21"/>
                <w:szCs w:val="21"/>
              </w:rPr>
              <w:t>75.77</w:t>
            </w:r>
          </w:p>
        </w:tc>
      </w:tr>
      <w:tr w:rsidR="00A95084" w:rsidRPr="00786BC9" w14:paraId="11C2AED9" w14:textId="77777777" w:rsidTr="00E25828">
        <w:trPr>
          <w:cantSplit/>
          <w:trHeight w:val="276"/>
          <w:tblHeader/>
          <w:jc w:val="center"/>
        </w:trPr>
        <w:tc>
          <w:tcPr>
            <w:tcW w:w="1199" w:type="pct"/>
            <w:noWrap/>
            <w:hideMark/>
          </w:tcPr>
          <w:p w14:paraId="13D3BE56"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3D399E11"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6671CE30"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36FFE360" w14:textId="77777777" w:rsidR="00A95084" w:rsidRPr="00786BC9" w:rsidRDefault="00A95084" w:rsidP="00800B46">
            <w:pPr>
              <w:jc w:val="center"/>
              <w:rPr>
                <w:sz w:val="21"/>
                <w:szCs w:val="21"/>
              </w:rPr>
            </w:pPr>
            <w:r w:rsidRPr="00786BC9">
              <w:rPr>
                <w:rFonts w:hint="eastAsia"/>
                <w:sz w:val="21"/>
                <w:szCs w:val="21"/>
              </w:rPr>
              <w:t>76.64</w:t>
            </w:r>
          </w:p>
        </w:tc>
      </w:tr>
      <w:tr w:rsidR="00A95084" w:rsidRPr="00786BC9" w14:paraId="0601BC82" w14:textId="77777777" w:rsidTr="00E25828">
        <w:trPr>
          <w:cantSplit/>
          <w:trHeight w:val="276"/>
          <w:tblHeader/>
          <w:jc w:val="center"/>
        </w:trPr>
        <w:tc>
          <w:tcPr>
            <w:tcW w:w="1199" w:type="pct"/>
            <w:noWrap/>
            <w:hideMark/>
          </w:tcPr>
          <w:p w14:paraId="74BA6D8E" w14:textId="77777777" w:rsidR="00A95084" w:rsidRPr="0029138D" w:rsidRDefault="00A95084" w:rsidP="00800B46">
            <w:pPr>
              <w:jc w:val="center"/>
              <w:rPr>
                <w:b/>
                <w:bCs/>
                <w:sz w:val="21"/>
                <w:szCs w:val="21"/>
              </w:rPr>
            </w:pPr>
            <w:r w:rsidRPr="0029138D">
              <w:rPr>
                <w:rFonts w:hint="eastAsia"/>
                <w:b/>
                <w:bCs/>
                <w:sz w:val="21"/>
                <w:szCs w:val="21"/>
              </w:rPr>
              <w:t>0.6</w:t>
            </w:r>
          </w:p>
        </w:tc>
        <w:tc>
          <w:tcPr>
            <w:tcW w:w="1199" w:type="pct"/>
            <w:noWrap/>
            <w:hideMark/>
          </w:tcPr>
          <w:p w14:paraId="2F09DFAA" w14:textId="77777777" w:rsidR="00A95084" w:rsidRPr="0029138D" w:rsidRDefault="00A95084" w:rsidP="00800B46">
            <w:pPr>
              <w:jc w:val="center"/>
              <w:rPr>
                <w:b/>
                <w:bCs/>
                <w:sz w:val="21"/>
                <w:szCs w:val="21"/>
              </w:rPr>
            </w:pPr>
            <w:r w:rsidRPr="0029138D">
              <w:rPr>
                <w:rFonts w:hint="eastAsia"/>
                <w:b/>
                <w:bCs/>
                <w:sz w:val="21"/>
                <w:szCs w:val="21"/>
              </w:rPr>
              <w:t>1.1</w:t>
            </w:r>
          </w:p>
        </w:tc>
        <w:tc>
          <w:tcPr>
            <w:tcW w:w="1403" w:type="pct"/>
            <w:noWrap/>
            <w:hideMark/>
          </w:tcPr>
          <w:p w14:paraId="28D658FF" w14:textId="77777777" w:rsidR="00A95084" w:rsidRPr="0029138D" w:rsidRDefault="00A95084" w:rsidP="00800B46">
            <w:pPr>
              <w:jc w:val="center"/>
              <w:rPr>
                <w:b/>
                <w:bCs/>
                <w:sz w:val="21"/>
                <w:szCs w:val="21"/>
              </w:rPr>
            </w:pPr>
            <w:r w:rsidRPr="0029138D">
              <w:rPr>
                <w:rFonts w:hint="eastAsia"/>
                <w:b/>
                <w:bCs/>
                <w:sz w:val="21"/>
                <w:szCs w:val="21"/>
              </w:rPr>
              <w:t>1</w:t>
            </w:r>
          </w:p>
        </w:tc>
        <w:tc>
          <w:tcPr>
            <w:tcW w:w="1199" w:type="pct"/>
            <w:noWrap/>
            <w:hideMark/>
          </w:tcPr>
          <w:p w14:paraId="4220F91E" w14:textId="77777777" w:rsidR="00A95084" w:rsidRPr="0029138D" w:rsidRDefault="00A95084" w:rsidP="00800B46">
            <w:pPr>
              <w:jc w:val="center"/>
              <w:rPr>
                <w:b/>
                <w:bCs/>
                <w:sz w:val="21"/>
                <w:szCs w:val="21"/>
              </w:rPr>
            </w:pPr>
            <w:r w:rsidRPr="0029138D">
              <w:rPr>
                <w:rFonts w:hint="eastAsia"/>
                <w:b/>
                <w:bCs/>
                <w:sz w:val="21"/>
                <w:szCs w:val="21"/>
              </w:rPr>
              <w:t>76.99</w:t>
            </w:r>
          </w:p>
        </w:tc>
      </w:tr>
      <w:tr w:rsidR="00A95084" w:rsidRPr="00786BC9" w14:paraId="07B9DC3E" w14:textId="77777777" w:rsidTr="00E25828">
        <w:trPr>
          <w:cantSplit/>
          <w:trHeight w:val="276"/>
          <w:tblHeader/>
          <w:jc w:val="center"/>
        </w:trPr>
        <w:tc>
          <w:tcPr>
            <w:tcW w:w="1199" w:type="pct"/>
            <w:noWrap/>
            <w:hideMark/>
          </w:tcPr>
          <w:p w14:paraId="0BA97B15" w14:textId="77777777" w:rsidR="00A95084" w:rsidRPr="00786BC9" w:rsidRDefault="00A95084" w:rsidP="00800B46">
            <w:pPr>
              <w:jc w:val="center"/>
              <w:rPr>
                <w:sz w:val="21"/>
                <w:szCs w:val="21"/>
              </w:rPr>
            </w:pPr>
            <w:r w:rsidRPr="00786BC9">
              <w:rPr>
                <w:rFonts w:hint="eastAsia"/>
                <w:sz w:val="21"/>
                <w:szCs w:val="21"/>
              </w:rPr>
              <w:t>0.6</w:t>
            </w:r>
          </w:p>
        </w:tc>
        <w:tc>
          <w:tcPr>
            <w:tcW w:w="1199" w:type="pct"/>
            <w:noWrap/>
            <w:hideMark/>
          </w:tcPr>
          <w:p w14:paraId="7FE37C6A" w14:textId="77777777" w:rsidR="00A95084" w:rsidRPr="00786BC9" w:rsidRDefault="00A95084" w:rsidP="00800B46">
            <w:pPr>
              <w:jc w:val="center"/>
              <w:rPr>
                <w:sz w:val="21"/>
                <w:szCs w:val="21"/>
              </w:rPr>
            </w:pPr>
            <w:r w:rsidRPr="00786BC9">
              <w:rPr>
                <w:rFonts w:hint="eastAsia"/>
                <w:sz w:val="21"/>
                <w:szCs w:val="21"/>
              </w:rPr>
              <w:t>1.2</w:t>
            </w:r>
          </w:p>
        </w:tc>
        <w:tc>
          <w:tcPr>
            <w:tcW w:w="1403" w:type="pct"/>
            <w:noWrap/>
            <w:hideMark/>
          </w:tcPr>
          <w:p w14:paraId="5528D9A8"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B32D248" w14:textId="77777777" w:rsidR="00A95084" w:rsidRPr="00786BC9" w:rsidRDefault="00A95084" w:rsidP="00800B46">
            <w:pPr>
              <w:jc w:val="center"/>
              <w:rPr>
                <w:sz w:val="21"/>
                <w:szCs w:val="21"/>
              </w:rPr>
            </w:pPr>
            <w:r w:rsidRPr="00786BC9">
              <w:rPr>
                <w:rFonts w:hint="eastAsia"/>
                <w:sz w:val="21"/>
                <w:szCs w:val="21"/>
              </w:rPr>
              <w:t>75.63</w:t>
            </w:r>
          </w:p>
        </w:tc>
      </w:tr>
      <w:tr w:rsidR="00A95084" w:rsidRPr="00786BC9" w14:paraId="0D12846D" w14:textId="77777777" w:rsidTr="00E25828">
        <w:trPr>
          <w:cantSplit/>
          <w:trHeight w:val="276"/>
          <w:tblHeader/>
          <w:jc w:val="center"/>
        </w:trPr>
        <w:tc>
          <w:tcPr>
            <w:tcW w:w="1199" w:type="pct"/>
            <w:noWrap/>
            <w:hideMark/>
          </w:tcPr>
          <w:p w14:paraId="0042DFF7" w14:textId="77777777" w:rsidR="00A95084" w:rsidRPr="00786BC9" w:rsidRDefault="00A95084" w:rsidP="00800B46">
            <w:pPr>
              <w:jc w:val="center"/>
              <w:rPr>
                <w:sz w:val="21"/>
                <w:szCs w:val="21"/>
              </w:rPr>
            </w:pPr>
            <w:r w:rsidRPr="00786BC9">
              <w:rPr>
                <w:rFonts w:hint="eastAsia"/>
                <w:sz w:val="21"/>
                <w:szCs w:val="21"/>
              </w:rPr>
              <w:t>0.5</w:t>
            </w:r>
          </w:p>
        </w:tc>
        <w:tc>
          <w:tcPr>
            <w:tcW w:w="1199" w:type="pct"/>
            <w:noWrap/>
            <w:hideMark/>
          </w:tcPr>
          <w:p w14:paraId="2096A501"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4E44D987"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259E0D1" w14:textId="77777777" w:rsidR="00A95084" w:rsidRPr="00786BC9" w:rsidRDefault="00A95084" w:rsidP="00800B46">
            <w:pPr>
              <w:jc w:val="center"/>
              <w:rPr>
                <w:sz w:val="21"/>
                <w:szCs w:val="21"/>
              </w:rPr>
            </w:pPr>
            <w:r w:rsidRPr="00786BC9">
              <w:rPr>
                <w:rFonts w:hint="eastAsia"/>
                <w:sz w:val="21"/>
                <w:szCs w:val="21"/>
              </w:rPr>
              <w:t>75.91</w:t>
            </w:r>
          </w:p>
        </w:tc>
      </w:tr>
      <w:tr w:rsidR="00A95084" w:rsidRPr="00786BC9" w14:paraId="223DACA1" w14:textId="77777777" w:rsidTr="00E25828">
        <w:trPr>
          <w:cantSplit/>
          <w:trHeight w:val="276"/>
          <w:tblHeader/>
          <w:jc w:val="center"/>
        </w:trPr>
        <w:tc>
          <w:tcPr>
            <w:tcW w:w="1199" w:type="pct"/>
            <w:noWrap/>
            <w:hideMark/>
          </w:tcPr>
          <w:p w14:paraId="1A6EFC8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2EDB747B" w14:textId="77777777" w:rsidR="00A95084" w:rsidRPr="00786BC9" w:rsidRDefault="00A95084" w:rsidP="00800B46">
            <w:pPr>
              <w:jc w:val="center"/>
              <w:rPr>
                <w:sz w:val="21"/>
                <w:szCs w:val="21"/>
              </w:rPr>
            </w:pPr>
            <w:r w:rsidRPr="00786BC9">
              <w:rPr>
                <w:rFonts w:hint="eastAsia"/>
                <w:sz w:val="21"/>
                <w:szCs w:val="21"/>
              </w:rPr>
              <w:t>0.4</w:t>
            </w:r>
          </w:p>
        </w:tc>
        <w:tc>
          <w:tcPr>
            <w:tcW w:w="1403" w:type="pct"/>
            <w:noWrap/>
            <w:hideMark/>
          </w:tcPr>
          <w:p w14:paraId="3410628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73A1D38D" w14:textId="77777777" w:rsidR="00A95084" w:rsidRPr="00786BC9" w:rsidRDefault="00A95084" w:rsidP="00800B46">
            <w:pPr>
              <w:jc w:val="center"/>
              <w:rPr>
                <w:sz w:val="21"/>
                <w:szCs w:val="21"/>
              </w:rPr>
            </w:pPr>
            <w:r w:rsidRPr="00786BC9">
              <w:rPr>
                <w:rFonts w:hint="eastAsia"/>
                <w:sz w:val="21"/>
                <w:szCs w:val="21"/>
              </w:rPr>
              <w:t>74.86</w:t>
            </w:r>
          </w:p>
        </w:tc>
      </w:tr>
      <w:tr w:rsidR="00A95084" w:rsidRPr="00786BC9" w14:paraId="6AA1979F" w14:textId="77777777" w:rsidTr="00E25828">
        <w:trPr>
          <w:cantSplit/>
          <w:trHeight w:val="276"/>
          <w:tblHeader/>
          <w:jc w:val="center"/>
        </w:trPr>
        <w:tc>
          <w:tcPr>
            <w:tcW w:w="1199" w:type="pct"/>
            <w:noWrap/>
            <w:hideMark/>
          </w:tcPr>
          <w:p w14:paraId="33145F40" w14:textId="77777777" w:rsidR="00A95084" w:rsidRPr="00E46E97" w:rsidRDefault="00A95084" w:rsidP="00800B46">
            <w:pPr>
              <w:jc w:val="center"/>
              <w:rPr>
                <w:b/>
                <w:bCs/>
                <w:sz w:val="21"/>
                <w:szCs w:val="21"/>
              </w:rPr>
            </w:pPr>
            <w:r w:rsidRPr="00E46E97">
              <w:rPr>
                <w:rFonts w:hint="eastAsia"/>
                <w:b/>
                <w:bCs/>
                <w:sz w:val="21"/>
                <w:szCs w:val="21"/>
              </w:rPr>
              <w:t>1</w:t>
            </w:r>
          </w:p>
        </w:tc>
        <w:tc>
          <w:tcPr>
            <w:tcW w:w="1199" w:type="pct"/>
            <w:noWrap/>
            <w:hideMark/>
          </w:tcPr>
          <w:p w14:paraId="2F96EE05" w14:textId="77777777" w:rsidR="00A95084" w:rsidRPr="00E46E97" w:rsidRDefault="00A95084" w:rsidP="00800B46">
            <w:pPr>
              <w:jc w:val="center"/>
              <w:rPr>
                <w:b/>
                <w:bCs/>
                <w:sz w:val="21"/>
                <w:szCs w:val="21"/>
              </w:rPr>
            </w:pPr>
            <w:r w:rsidRPr="00E46E97">
              <w:rPr>
                <w:rFonts w:hint="eastAsia"/>
                <w:b/>
                <w:bCs/>
                <w:sz w:val="21"/>
                <w:szCs w:val="21"/>
              </w:rPr>
              <w:t>0.5</w:t>
            </w:r>
          </w:p>
        </w:tc>
        <w:tc>
          <w:tcPr>
            <w:tcW w:w="1403" w:type="pct"/>
            <w:noWrap/>
            <w:hideMark/>
          </w:tcPr>
          <w:p w14:paraId="4C361281" w14:textId="77777777" w:rsidR="00A95084" w:rsidRPr="00E46E97" w:rsidRDefault="00A95084" w:rsidP="00800B46">
            <w:pPr>
              <w:jc w:val="center"/>
              <w:rPr>
                <w:b/>
                <w:bCs/>
                <w:sz w:val="21"/>
                <w:szCs w:val="21"/>
              </w:rPr>
            </w:pPr>
            <w:r w:rsidRPr="00E46E97">
              <w:rPr>
                <w:rFonts w:hint="eastAsia"/>
                <w:b/>
                <w:bCs/>
                <w:sz w:val="21"/>
                <w:szCs w:val="21"/>
              </w:rPr>
              <w:t>1</w:t>
            </w:r>
          </w:p>
        </w:tc>
        <w:tc>
          <w:tcPr>
            <w:tcW w:w="1199" w:type="pct"/>
            <w:noWrap/>
            <w:hideMark/>
          </w:tcPr>
          <w:p w14:paraId="5170ACCA" w14:textId="77777777" w:rsidR="00A95084" w:rsidRPr="00E46E97" w:rsidRDefault="00A95084" w:rsidP="00800B46">
            <w:pPr>
              <w:jc w:val="center"/>
              <w:rPr>
                <w:b/>
                <w:bCs/>
                <w:sz w:val="21"/>
                <w:szCs w:val="21"/>
              </w:rPr>
            </w:pPr>
            <w:r w:rsidRPr="00E46E97">
              <w:rPr>
                <w:rFonts w:hint="eastAsia"/>
                <w:b/>
                <w:bCs/>
                <w:sz w:val="21"/>
                <w:szCs w:val="21"/>
              </w:rPr>
              <w:t>76.99</w:t>
            </w:r>
          </w:p>
        </w:tc>
      </w:tr>
      <w:tr w:rsidR="00A95084" w:rsidRPr="00786BC9" w14:paraId="2987F944" w14:textId="77777777" w:rsidTr="00E25828">
        <w:trPr>
          <w:cantSplit/>
          <w:trHeight w:val="276"/>
          <w:tblHeader/>
          <w:jc w:val="center"/>
        </w:trPr>
        <w:tc>
          <w:tcPr>
            <w:tcW w:w="1199" w:type="pct"/>
            <w:noWrap/>
            <w:hideMark/>
          </w:tcPr>
          <w:p w14:paraId="5442B196"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DA3A6E1" w14:textId="77777777" w:rsidR="00A95084" w:rsidRPr="00786BC9" w:rsidRDefault="00A95084" w:rsidP="00800B46">
            <w:pPr>
              <w:jc w:val="center"/>
              <w:rPr>
                <w:sz w:val="21"/>
                <w:szCs w:val="21"/>
              </w:rPr>
            </w:pPr>
            <w:r w:rsidRPr="00786BC9">
              <w:rPr>
                <w:rFonts w:hint="eastAsia"/>
                <w:sz w:val="21"/>
                <w:szCs w:val="21"/>
              </w:rPr>
              <w:t>0.6</w:t>
            </w:r>
          </w:p>
        </w:tc>
        <w:tc>
          <w:tcPr>
            <w:tcW w:w="1403" w:type="pct"/>
            <w:noWrap/>
            <w:hideMark/>
          </w:tcPr>
          <w:p w14:paraId="2A45C1FB"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512F9585" w14:textId="77777777" w:rsidR="00A95084" w:rsidRPr="00786BC9" w:rsidRDefault="00A95084" w:rsidP="00800B46">
            <w:pPr>
              <w:jc w:val="center"/>
              <w:rPr>
                <w:sz w:val="21"/>
                <w:szCs w:val="21"/>
              </w:rPr>
            </w:pPr>
            <w:r w:rsidRPr="00786BC9">
              <w:rPr>
                <w:rFonts w:hint="eastAsia"/>
                <w:sz w:val="21"/>
                <w:szCs w:val="21"/>
              </w:rPr>
              <w:t>72.24</w:t>
            </w:r>
          </w:p>
        </w:tc>
      </w:tr>
      <w:tr w:rsidR="00A95084" w:rsidRPr="00786BC9" w14:paraId="0E7A5FED" w14:textId="77777777" w:rsidTr="00E25828">
        <w:trPr>
          <w:cantSplit/>
          <w:trHeight w:val="276"/>
          <w:tblHeader/>
          <w:jc w:val="center"/>
        </w:trPr>
        <w:tc>
          <w:tcPr>
            <w:tcW w:w="1199" w:type="pct"/>
            <w:noWrap/>
            <w:hideMark/>
          </w:tcPr>
          <w:p w14:paraId="60727965"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22A813C6" w14:textId="77777777" w:rsidR="00A95084" w:rsidRPr="00786BC9" w:rsidRDefault="00A95084" w:rsidP="00800B46">
            <w:pPr>
              <w:jc w:val="center"/>
              <w:rPr>
                <w:sz w:val="21"/>
                <w:szCs w:val="21"/>
              </w:rPr>
            </w:pPr>
            <w:r w:rsidRPr="00786BC9">
              <w:rPr>
                <w:rFonts w:hint="eastAsia"/>
                <w:sz w:val="21"/>
                <w:szCs w:val="21"/>
              </w:rPr>
              <w:t>0.9</w:t>
            </w:r>
          </w:p>
        </w:tc>
        <w:tc>
          <w:tcPr>
            <w:tcW w:w="1403" w:type="pct"/>
            <w:noWrap/>
            <w:hideMark/>
          </w:tcPr>
          <w:p w14:paraId="250B64FA"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12DA0B0" w14:textId="77777777" w:rsidR="00A95084" w:rsidRPr="00786BC9" w:rsidRDefault="00A95084" w:rsidP="00800B46">
            <w:pPr>
              <w:jc w:val="center"/>
              <w:rPr>
                <w:sz w:val="21"/>
                <w:szCs w:val="21"/>
              </w:rPr>
            </w:pPr>
            <w:r w:rsidRPr="00786BC9">
              <w:rPr>
                <w:rFonts w:hint="eastAsia"/>
                <w:sz w:val="21"/>
                <w:szCs w:val="21"/>
              </w:rPr>
              <w:t>75.26</w:t>
            </w:r>
          </w:p>
        </w:tc>
      </w:tr>
      <w:tr w:rsidR="00A95084" w:rsidRPr="00786BC9" w14:paraId="5B92A490" w14:textId="77777777" w:rsidTr="00E25828">
        <w:trPr>
          <w:cantSplit/>
          <w:trHeight w:val="276"/>
          <w:tblHeader/>
          <w:jc w:val="center"/>
        </w:trPr>
        <w:tc>
          <w:tcPr>
            <w:tcW w:w="1199" w:type="pct"/>
            <w:noWrap/>
            <w:hideMark/>
          </w:tcPr>
          <w:p w14:paraId="07BEAE5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3933E028" w14:textId="77777777" w:rsidR="00A95084" w:rsidRPr="00786BC9" w:rsidRDefault="00A95084" w:rsidP="00800B46">
            <w:pPr>
              <w:jc w:val="center"/>
              <w:rPr>
                <w:sz w:val="21"/>
                <w:szCs w:val="21"/>
              </w:rPr>
            </w:pPr>
            <w:r w:rsidRPr="00786BC9">
              <w:rPr>
                <w:rFonts w:hint="eastAsia"/>
                <w:sz w:val="21"/>
                <w:szCs w:val="21"/>
              </w:rPr>
              <w:t>1.1</w:t>
            </w:r>
          </w:p>
        </w:tc>
        <w:tc>
          <w:tcPr>
            <w:tcW w:w="1403" w:type="pct"/>
            <w:noWrap/>
            <w:hideMark/>
          </w:tcPr>
          <w:p w14:paraId="162B251E"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03BA76C" w14:textId="77777777" w:rsidR="00A95084" w:rsidRPr="00786BC9" w:rsidRDefault="00A95084" w:rsidP="00800B46">
            <w:pPr>
              <w:jc w:val="center"/>
              <w:rPr>
                <w:sz w:val="21"/>
                <w:szCs w:val="21"/>
              </w:rPr>
            </w:pPr>
            <w:r w:rsidRPr="00786BC9">
              <w:rPr>
                <w:rFonts w:hint="eastAsia"/>
                <w:sz w:val="21"/>
                <w:szCs w:val="21"/>
              </w:rPr>
              <w:t>76.05</w:t>
            </w:r>
          </w:p>
        </w:tc>
      </w:tr>
      <w:tr w:rsidR="00A95084" w:rsidRPr="00786BC9" w14:paraId="0DA484F7" w14:textId="77777777" w:rsidTr="00E25828">
        <w:trPr>
          <w:cantSplit/>
          <w:trHeight w:val="276"/>
          <w:tblHeader/>
          <w:jc w:val="center"/>
        </w:trPr>
        <w:tc>
          <w:tcPr>
            <w:tcW w:w="1199" w:type="pct"/>
            <w:noWrap/>
            <w:hideMark/>
          </w:tcPr>
          <w:p w14:paraId="23C00959"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1933576D" w14:textId="77777777" w:rsidR="00A95084" w:rsidRPr="00786BC9" w:rsidRDefault="00A95084" w:rsidP="00800B46">
            <w:pPr>
              <w:jc w:val="center"/>
              <w:rPr>
                <w:sz w:val="21"/>
                <w:szCs w:val="21"/>
              </w:rPr>
            </w:pPr>
            <w:r w:rsidRPr="00786BC9">
              <w:rPr>
                <w:rFonts w:hint="eastAsia"/>
                <w:sz w:val="21"/>
                <w:szCs w:val="21"/>
              </w:rPr>
              <w:t>1.2</w:t>
            </w:r>
          </w:p>
        </w:tc>
        <w:tc>
          <w:tcPr>
            <w:tcW w:w="1403" w:type="pct"/>
            <w:noWrap/>
            <w:hideMark/>
          </w:tcPr>
          <w:p w14:paraId="61ADBDF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615ED1D3" w14:textId="77777777" w:rsidR="00A95084" w:rsidRPr="00786BC9" w:rsidRDefault="00A95084" w:rsidP="00800B46">
            <w:pPr>
              <w:jc w:val="center"/>
              <w:rPr>
                <w:sz w:val="21"/>
                <w:szCs w:val="21"/>
              </w:rPr>
            </w:pPr>
            <w:r w:rsidRPr="00786BC9">
              <w:rPr>
                <w:rFonts w:hint="eastAsia"/>
                <w:sz w:val="21"/>
                <w:szCs w:val="21"/>
              </w:rPr>
              <w:t>76.55</w:t>
            </w:r>
          </w:p>
        </w:tc>
      </w:tr>
      <w:tr w:rsidR="00A95084" w:rsidRPr="00786BC9" w14:paraId="68C6A140" w14:textId="77777777" w:rsidTr="00E25828">
        <w:trPr>
          <w:cantSplit/>
          <w:trHeight w:val="276"/>
          <w:tblHeader/>
          <w:jc w:val="center"/>
        </w:trPr>
        <w:tc>
          <w:tcPr>
            <w:tcW w:w="1199" w:type="pct"/>
            <w:noWrap/>
            <w:hideMark/>
          </w:tcPr>
          <w:p w14:paraId="7B8DAE20"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55DFCE3" w14:textId="77777777" w:rsidR="00A95084" w:rsidRPr="00786BC9" w:rsidRDefault="00A95084" w:rsidP="00800B46">
            <w:pPr>
              <w:jc w:val="center"/>
              <w:rPr>
                <w:sz w:val="21"/>
                <w:szCs w:val="21"/>
              </w:rPr>
            </w:pPr>
            <w:r w:rsidRPr="00786BC9">
              <w:rPr>
                <w:rFonts w:hint="eastAsia"/>
                <w:sz w:val="21"/>
                <w:szCs w:val="21"/>
              </w:rPr>
              <w:t>1.3</w:t>
            </w:r>
          </w:p>
        </w:tc>
        <w:tc>
          <w:tcPr>
            <w:tcW w:w="1403" w:type="pct"/>
            <w:noWrap/>
            <w:hideMark/>
          </w:tcPr>
          <w:p w14:paraId="01BB3C4D"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705136B" w14:textId="77777777" w:rsidR="00A95084" w:rsidRPr="00786BC9" w:rsidRDefault="00A95084" w:rsidP="00800B46">
            <w:pPr>
              <w:jc w:val="center"/>
              <w:rPr>
                <w:sz w:val="21"/>
                <w:szCs w:val="21"/>
              </w:rPr>
            </w:pPr>
            <w:r w:rsidRPr="00786BC9">
              <w:rPr>
                <w:rFonts w:hint="eastAsia"/>
                <w:sz w:val="21"/>
                <w:szCs w:val="21"/>
              </w:rPr>
              <w:t>75.63</w:t>
            </w:r>
          </w:p>
        </w:tc>
      </w:tr>
      <w:tr w:rsidR="00A95084" w:rsidRPr="00786BC9" w14:paraId="1256C64E" w14:textId="77777777" w:rsidTr="00E25828">
        <w:trPr>
          <w:cantSplit/>
          <w:trHeight w:val="276"/>
          <w:tblHeader/>
          <w:jc w:val="center"/>
        </w:trPr>
        <w:tc>
          <w:tcPr>
            <w:tcW w:w="1199" w:type="pct"/>
            <w:noWrap/>
            <w:hideMark/>
          </w:tcPr>
          <w:p w14:paraId="2724F99F"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50890A19" w14:textId="77777777" w:rsidR="00A95084" w:rsidRPr="00786BC9" w:rsidRDefault="00A95084" w:rsidP="00800B46">
            <w:pPr>
              <w:jc w:val="center"/>
              <w:rPr>
                <w:sz w:val="21"/>
                <w:szCs w:val="21"/>
              </w:rPr>
            </w:pPr>
            <w:r w:rsidRPr="00786BC9">
              <w:rPr>
                <w:rFonts w:hint="eastAsia"/>
                <w:sz w:val="21"/>
                <w:szCs w:val="21"/>
              </w:rPr>
              <w:t>1.5</w:t>
            </w:r>
          </w:p>
        </w:tc>
        <w:tc>
          <w:tcPr>
            <w:tcW w:w="1403" w:type="pct"/>
            <w:noWrap/>
            <w:hideMark/>
          </w:tcPr>
          <w:p w14:paraId="345549E8"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701278A" w14:textId="77777777" w:rsidR="00A95084" w:rsidRPr="00786BC9" w:rsidRDefault="00A95084" w:rsidP="00800B46">
            <w:pPr>
              <w:jc w:val="center"/>
              <w:rPr>
                <w:sz w:val="21"/>
                <w:szCs w:val="21"/>
              </w:rPr>
            </w:pPr>
            <w:r w:rsidRPr="00786BC9">
              <w:rPr>
                <w:rFonts w:hint="eastAsia"/>
                <w:sz w:val="21"/>
                <w:szCs w:val="21"/>
              </w:rPr>
              <w:t>75.7</w:t>
            </w:r>
          </w:p>
        </w:tc>
      </w:tr>
      <w:tr w:rsidR="00A95084" w:rsidRPr="00786BC9" w14:paraId="585BEF76" w14:textId="77777777" w:rsidTr="00E25828">
        <w:trPr>
          <w:cantSplit/>
          <w:trHeight w:val="276"/>
          <w:tblHeader/>
          <w:jc w:val="center"/>
        </w:trPr>
        <w:tc>
          <w:tcPr>
            <w:tcW w:w="1199" w:type="pct"/>
            <w:noWrap/>
            <w:hideMark/>
          </w:tcPr>
          <w:p w14:paraId="26026AC4"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5C69F2B"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6FD516C6" w14:textId="77777777" w:rsidR="00A95084" w:rsidRPr="00786BC9" w:rsidRDefault="00A95084" w:rsidP="00800B46">
            <w:pPr>
              <w:jc w:val="center"/>
              <w:rPr>
                <w:sz w:val="21"/>
                <w:szCs w:val="21"/>
              </w:rPr>
            </w:pPr>
            <w:r w:rsidRPr="00786BC9">
              <w:rPr>
                <w:rFonts w:hint="eastAsia"/>
                <w:sz w:val="21"/>
                <w:szCs w:val="21"/>
              </w:rPr>
              <w:t>0.5</w:t>
            </w:r>
          </w:p>
        </w:tc>
        <w:tc>
          <w:tcPr>
            <w:tcW w:w="1199" w:type="pct"/>
            <w:noWrap/>
            <w:hideMark/>
          </w:tcPr>
          <w:p w14:paraId="5CD7A82F" w14:textId="77777777" w:rsidR="00A95084" w:rsidRPr="00786BC9" w:rsidRDefault="00A95084" w:rsidP="00800B46">
            <w:pPr>
              <w:jc w:val="center"/>
              <w:rPr>
                <w:sz w:val="21"/>
                <w:szCs w:val="21"/>
              </w:rPr>
            </w:pPr>
            <w:r w:rsidRPr="00786BC9">
              <w:rPr>
                <w:rFonts w:hint="eastAsia"/>
                <w:sz w:val="21"/>
                <w:szCs w:val="21"/>
              </w:rPr>
              <w:t>75.34</w:t>
            </w:r>
          </w:p>
        </w:tc>
      </w:tr>
      <w:tr w:rsidR="00A95084" w:rsidRPr="00786BC9" w14:paraId="3B130475" w14:textId="77777777" w:rsidTr="00E25828">
        <w:trPr>
          <w:cantSplit/>
          <w:trHeight w:val="276"/>
          <w:tblHeader/>
          <w:jc w:val="center"/>
        </w:trPr>
        <w:tc>
          <w:tcPr>
            <w:tcW w:w="1199" w:type="pct"/>
            <w:noWrap/>
            <w:hideMark/>
          </w:tcPr>
          <w:p w14:paraId="59FE5A48"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0DDA62E3"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0E105311" w14:textId="77777777" w:rsidR="00A95084" w:rsidRPr="00786BC9" w:rsidRDefault="00A95084" w:rsidP="00800B46">
            <w:pPr>
              <w:jc w:val="center"/>
              <w:rPr>
                <w:sz w:val="21"/>
                <w:szCs w:val="21"/>
              </w:rPr>
            </w:pPr>
            <w:r w:rsidRPr="00786BC9">
              <w:rPr>
                <w:rFonts w:hint="eastAsia"/>
                <w:sz w:val="21"/>
                <w:szCs w:val="21"/>
              </w:rPr>
              <w:t>0.9</w:t>
            </w:r>
          </w:p>
        </w:tc>
        <w:tc>
          <w:tcPr>
            <w:tcW w:w="1199" w:type="pct"/>
            <w:noWrap/>
            <w:hideMark/>
          </w:tcPr>
          <w:p w14:paraId="234F7A49" w14:textId="77777777" w:rsidR="00A95084" w:rsidRPr="00786BC9" w:rsidRDefault="00A95084" w:rsidP="00800B46">
            <w:pPr>
              <w:jc w:val="center"/>
              <w:rPr>
                <w:sz w:val="21"/>
                <w:szCs w:val="21"/>
              </w:rPr>
            </w:pPr>
            <w:r w:rsidRPr="00786BC9">
              <w:rPr>
                <w:rFonts w:hint="eastAsia"/>
                <w:sz w:val="21"/>
                <w:szCs w:val="21"/>
              </w:rPr>
              <w:t>75.43</w:t>
            </w:r>
          </w:p>
        </w:tc>
      </w:tr>
      <w:tr w:rsidR="00A95084" w:rsidRPr="00786BC9" w14:paraId="01FB6707" w14:textId="77777777" w:rsidTr="00E25828">
        <w:trPr>
          <w:cantSplit/>
          <w:trHeight w:val="276"/>
          <w:tblHeader/>
          <w:jc w:val="center"/>
        </w:trPr>
        <w:tc>
          <w:tcPr>
            <w:tcW w:w="1199" w:type="pct"/>
            <w:noWrap/>
            <w:hideMark/>
          </w:tcPr>
          <w:p w14:paraId="639ED059" w14:textId="444CC709"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5EABC9FC"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7F70B8B6" w14:textId="77777777" w:rsidR="00A95084" w:rsidRPr="00786BC9" w:rsidRDefault="00A95084" w:rsidP="00800B46">
            <w:pPr>
              <w:jc w:val="center"/>
              <w:rPr>
                <w:sz w:val="21"/>
                <w:szCs w:val="21"/>
              </w:rPr>
            </w:pPr>
            <w:r w:rsidRPr="00786BC9">
              <w:rPr>
                <w:rFonts w:hint="eastAsia"/>
                <w:sz w:val="21"/>
                <w:szCs w:val="21"/>
              </w:rPr>
              <w:t>1.1</w:t>
            </w:r>
          </w:p>
        </w:tc>
        <w:tc>
          <w:tcPr>
            <w:tcW w:w="1199" w:type="pct"/>
            <w:noWrap/>
            <w:hideMark/>
          </w:tcPr>
          <w:p w14:paraId="226B1B1A" w14:textId="77777777" w:rsidR="00A95084" w:rsidRPr="00786BC9" w:rsidRDefault="00A95084" w:rsidP="00800B46">
            <w:pPr>
              <w:jc w:val="center"/>
              <w:rPr>
                <w:sz w:val="21"/>
                <w:szCs w:val="21"/>
              </w:rPr>
            </w:pPr>
            <w:r w:rsidRPr="00786BC9">
              <w:rPr>
                <w:rFonts w:hint="eastAsia"/>
                <w:sz w:val="21"/>
                <w:szCs w:val="21"/>
              </w:rPr>
              <w:t>76.02</w:t>
            </w:r>
          </w:p>
        </w:tc>
      </w:tr>
      <w:tr w:rsidR="00A95084" w:rsidRPr="00786BC9" w14:paraId="3B7D33EB" w14:textId="77777777" w:rsidTr="00E25828">
        <w:trPr>
          <w:cantSplit/>
          <w:trHeight w:val="276"/>
          <w:tblHeader/>
          <w:jc w:val="center"/>
        </w:trPr>
        <w:tc>
          <w:tcPr>
            <w:tcW w:w="1199" w:type="pct"/>
            <w:noWrap/>
            <w:hideMark/>
          </w:tcPr>
          <w:p w14:paraId="24AC1BF6"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79B96A7B"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5936F7C7" w14:textId="77777777" w:rsidR="00A95084" w:rsidRPr="00786BC9" w:rsidRDefault="00A95084" w:rsidP="00800B46">
            <w:pPr>
              <w:jc w:val="center"/>
              <w:rPr>
                <w:sz w:val="21"/>
                <w:szCs w:val="21"/>
              </w:rPr>
            </w:pPr>
            <w:r w:rsidRPr="00786BC9">
              <w:rPr>
                <w:rFonts w:hint="eastAsia"/>
                <w:sz w:val="21"/>
                <w:szCs w:val="21"/>
              </w:rPr>
              <w:t>1.2</w:t>
            </w:r>
          </w:p>
        </w:tc>
        <w:tc>
          <w:tcPr>
            <w:tcW w:w="1199" w:type="pct"/>
            <w:noWrap/>
            <w:hideMark/>
          </w:tcPr>
          <w:p w14:paraId="2CCC7A51" w14:textId="77777777" w:rsidR="00A95084" w:rsidRPr="00786BC9" w:rsidRDefault="00A95084" w:rsidP="00800B46">
            <w:pPr>
              <w:jc w:val="center"/>
              <w:rPr>
                <w:sz w:val="21"/>
                <w:szCs w:val="21"/>
              </w:rPr>
            </w:pPr>
            <w:r w:rsidRPr="00786BC9">
              <w:rPr>
                <w:rFonts w:hint="eastAsia"/>
                <w:sz w:val="21"/>
                <w:szCs w:val="21"/>
              </w:rPr>
              <w:t>76.12</w:t>
            </w:r>
          </w:p>
        </w:tc>
      </w:tr>
      <w:tr w:rsidR="00A95084" w:rsidRPr="00786BC9" w14:paraId="60FEE21B" w14:textId="77777777" w:rsidTr="00E25828">
        <w:trPr>
          <w:cantSplit/>
          <w:trHeight w:val="276"/>
          <w:tblHeader/>
          <w:jc w:val="center"/>
        </w:trPr>
        <w:tc>
          <w:tcPr>
            <w:tcW w:w="1199" w:type="pct"/>
            <w:noWrap/>
            <w:hideMark/>
          </w:tcPr>
          <w:p w14:paraId="4D3D8494" w14:textId="77777777" w:rsidR="00A95084" w:rsidRPr="00786BC9" w:rsidRDefault="00A95084" w:rsidP="00800B46">
            <w:pPr>
              <w:jc w:val="center"/>
              <w:rPr>
                <w:sz w:val="21"/>
                <w:szCs w:val="21"/>
              </w:rPr>
            </w:pPr>
            <w:r w:rsidRPr="00786BC9">
              <w:rPr>
                <w:rFonts w:hint="eastAsia"/>
                <w:sz w:val="21"/>
                <w:szCs w:val="21"/>
              </w:rPr>
              <w:t>1</w:t>
            </w:r>
          </w:p>
        </w:tc>
        <w:tc>
          <w:tcPr>
            <w:tcW w:w="1199" w:type="pct"/>
            <w:noWrap/>
            <w:hideMark/>
          </w:tcPr>
          <w:p w14:paraId="4C14032C" w14:textId="77777777" w:rsidR="00A95084" w:rsidRPr="00786BC9" w:rsidRDefault="00A95084" w:rsidP="00800B46">
            <w:pPr>
              <w:jc w:val="center"/>
              <w:rPr>
                <w:sz w:val="21"/>
                <w:szCs w:val="21"/>
              </w:rPr>
            </w:pPr>
            <w:r w:rsidRPr="00786BC9">
              <w:rPr>
                <w:rFonts w:hint="eastAsia"/>
                <w:sz w:val="21"/>
                <w:szCs w:val="21"/>
              </w:rPr>
              <w:t>1</w:t>
            </w:r>
          </w:p>
        </w:tc>
        <w:tc>
          <w:tcPr>
            <w:tcW w:w="1403" w:type="pct"/>
            <w:noWrap/>
            <w:hideMark/>
          </w:tcPr>
          <w:p w14:paraId="36CA8DEB" w14:textId="77777777" w:rsidR="00A95084" w:rsidRPr="00786BC9" w:rsidRDefault="00A95084" w:rsidP="00800B46">
            <w:pPr>
              <w:jc w:val="center"/>
              <w:rPr>
                <w:sz w:val="21"/>
                <w:szCs w:val="21"/>
              </w:rPr>
            </w:pPr>
            <w:r w:rsidRPr="00786BC9">
              <w:rPr>
                <w:rFonts w:hint="eastAsia"/>
                <w:sz w:val="21"/>
                <w:szCs w:val="21"/>
              </w:rPr>
              <w:t>1.3</w:t>
            </w:r>
          </w:p>
        </w:tc>
        <w:tc>
          <w:tcPr>
            <w:tcW w:w="1199" w:type="pct"/>
            <w:noWrap/>
            <w:hideMark/>
          </w:tcPr>
          <w:p w14:paraId="13B34F88" w14:textId="77777777" w:rsidR="00A95084" w:rsidRPr="00786BC9" w:rsidRDefault="00A95084" w:rsidP="00800B46">
            <w:pPr>
              <w:jc w:val="center"/>
              <w:rPr>
                <w:sz w:val="21"/>
                <w:szCs w:val="21"/>
              </w:rPr>
            </w:pPr>
            <w:r w:rsidRPr="00786BC9">
              <w:rPr>
                <w:rFonts w:hint="eastAsia"/>
                <w:sz w:val="21"/>
                <w:szCs w:val="21"/>
              </w:rPr>
              <w:t>76.11</w:t>
            </w:r>
          </w:p>
        </w:tc>
      </w:tr>
      <w:tr w:rsidR="00A95084" w:rsidRPr="00786BC9" w14:paraId="7D70727B" w14:textId="77777777" w:rsidTr="00E25828">
        <w:trPr>
          <w:cantSplit/>
          <w:trHeight w:val="276"/>
          <w:tblHeader/>
          <w:jc w:val="center"/>
        </w:trPr>
        <w:tc>
          <w:tcPr>
            <w:tcW w:w="1199" w:type="pct"/>
            <w:tcBorders>
              <w:bottom w:val="single" w:sz="12" w:space="0" w:color="auto"/>
            </w:tcBorders>
            <w:noWrap/>
            <w:hideMark/>
          </w:tcPr>
          <w:p w14:paraId="2D350D83" w14:textId="77777777" w:rsidR="00A95084" w:rsidRPr="00786BC9" w:rsidRDefault="00A95084" w:rsidP="00800B46">
            <w:pPr>
              <w:jc w:val="center"/>
              <w:rPr>
                <w:sz w:val="21"/>
                <w:szCs w:val="21"/>
              </w:rPr>
            </w:pPr>
            <w:r w:rsidRPr="00786BC9">
              <w:rPr>
                <w:rFonts w:hint="eastAsia"/>
                <w:sz w:val="21"/>
                <w:szCs w:val="21"/>
              </w:rPr>
              <w:t>1</w:t>
            </w:r>
          </w:p>
        </w:tc>
        <w:tc>
          <w:tcPr>
            <w:tcW w:w="1199" w:type="pct"/>
            <w:tcBorders>
              <w:bottom w:val="single" w:sz="12" w:space="0" w:color="auto"/>
            </w:tcBorders>
            <w:noWrap/>
            <w:hideMark/>
          </w:tcPr>
          <w:p w14:paraId="67541D0D" w14:textId="77777777" w:rsidR="00A95084" w:rsidRPr="00786BC9" w:rsidRDefault="00A95084" w:rsidP="00800B46">
            <w:pPr>
              <w:jc w:val="center"/>
              <w:rPr>
                <w:sz w:val="21"/>
                <w:szCs w:val="21"/>
              </w:rPr>
            </w:pPr>
            <w:r w:rsidRPr="00786BC9">
              <w:rPr>
                <w:rFonts w:hint="eastAsia"/>
                <w:sz w:val="21"/>
                <w:szCs w:val="21"/>
              </w:rPr>
              <w:t>1</w:t>
            </w:r>
          </w:p>
        </w:tc>
        <w:tc>
          <w:tcPr>
            <w:tcW w:w="1403" w:type="pct"/>
            <w:tcBorders>
              <w:bottom w:val="single" w:sz="12" w:space="0" w:color="auto"/>
            </w:tcBorders>
            <w:noWrap/>
            <w:hideMark/>
          </w:tcPr>
          <w:p w14:paraId="20EB59FC" w14:textId="77777777" w:rsidR="00A95084" w:rsidRPr="00786BC9" w:rsidRDefault="00A95084" w:rsidP="00800B46">
            <w:pPr>
              <w:jc w:val="center"/>
              <w:rPr>
                <w:sz w:val="21"/>
                <w:szCs w:val="21"/>
              </w:rPr>
            </w:pPr>
            <w:r w:rsidRPr="00786BC9">
              <w:rPr>
                <w:rFonts w:hint="eastAsia"/>
                <w:sz w:val="21"/>
                <w:szCs w:val="21"/>
              </w:rPr>
              <w:t>1.5</w:t>
            </w:r>
          </w:p>
        </w:tc>
        <w:tc>
          <w:tcPr>
            <w:tcW w:w="1199" w:type="pct"/>
            <w:tcBorders>
              <w:bottom w:val="single" w:sz="12" w:space="0" w:color="auto"/>
            </w:tcBorders>
            <w:noWrap/>
            <w:hideMark/>
          </w:tcPr>
          <w:p w14:paraId="7FE7DF5A" w14:textId="77777777" w:rsidR="00A95084" w:rsidRPr="00786BC9" w:rsidRDefault="00A95084" w:rsidP="00800B46">
            <w:pPr>
              <w:jc w:val="center"/>
              <w:rPr>
                <w:sz w:val="21"/>
                <w:szCs w:val="21"/>
              </w:rPr>
            </w:pPr>
            <w:r w:rsidRPr="00786BC9">
              <w:rPr>
                <w:rFonts w:hint="eastAsia"/>
                <w:sz w:val="21"/>
                <w:szCs w:val="21"/>
              </w:rPr>
              <w:t>75.78</w:t>
            </w:r>
          </w:p>
        </w:tc>
      </w:tr>
    </w:tbl>
    <w:p w14:paraId="6ED35CA7" w14:textId="48F87DBC" w:rsidR="00A85264" w:rsidRDefault="00A85264" w:rsidP="00762943"/>
    <w:p w14:paraId="59F235C0" w14:textId="6C3A3CDC" w:rsidR="009F151B" w:rsidRDefault="0029709C">
      <w:pPr>
        <w:pStyle w:val="2"/>
      </w:pPr>
      <w:bookmarkStart w:id="581" w:name="_Ref100344359"/>
      <w:bookmarkStart w:id="582" w:name="_Ref100344413"/>
      <w:bookmarkStart w:id="583" w:name="_Toc100573201"/>
      <w:r>
        <w:lastRenderedPageBreak/>
        <w:t>本章小结</w:t>
      </w:r>
      <w:bookmarkEnd w:id="531"/>
      <w:bookmarkEnd w:id="532"/>
      <w:bookmarkEnd w:id="581"/>
      <w:bookmarkEnd w:id="582"/>
      <w:bookmarkEnd w:id="583"/>
    </w:p>
    <w:p w14:paraId="6E40C5C4" w14:textId="54C7C11E" w:rsidR="00E26B5D" w:rsidRDefault="00A24E16">
      <w:pPr>
        <w:ind w:firstLineChars="200" w:firstLine="480"/>
      </w:pPr>
      <w:r>
        <w:t>本章</w:t>
      </w:r>
      <w:r w:rsidR="00B90638">
        <w:fldChar w:fldCharType="begin"/>
      </w:r>
      <w:r w:rsidR="00B90638">
        <w:instrText xml:space="preserve"> REF _Ref100342562 \r \h </w:instrText>
      </w:r>
      <w:r w:rsidR="00B90638">
        <w:fldChar w:fldCharType="separate"/>
      </w:r>
      <w:r w:rsidR="00B90638">
        <w:t>2.1</w:t>
      </w:r>
      <w:r w:rsidR="00B90638">
        <w:fldChar w:fldCharType="end"/>
      </w:r>
      <w:proofErr w:type="gramStart"/>
      <w:r w:rsidR="004B044D">
        <w:rPr>
          <w:rFonts w:hint="eastAsia"/>
        </w:rPr>
        <w:t>节</w:t>
      </w:r>
      <w:r>
        <w:t>介绍</w:t>
      </w:r>
      <w:proofErr w:type="gramEnd"/>
      <w:r>
        <w:t>了</w:t>
      </w:r>
      <w:r w:rsidR="000B3A57">
        <w:rPr>
          <w:rFonts w:hint="eastAsia"/>
        </w:rPr>
        <w:t>BYOT</w:t>
      </w:r>
      <w:r>
        <w:rPr>
          <w:rFonts w:hint="eastAsia"/>
        </w:rPr>
        <w:t>模型</w:t>
      </w:r>
      <w:r w:rsidR="00B0039C">
        <w:rPr>
          <w:rFonts w:hint="eastAsia"/>
        </w:rPr>
        <w:t>的</w:t>
      </w:r>
      <w:r w:rsidR="00C552F2">
        <w:rPr>
          <w:rFonts w:hint="eastAsia"/>
        </w:rPr>
        <w:t>网络结构</w:t>
      </w:r>
      <w:r w:rsidR="00985CEA">
        <w:rPr>
          <w:rFonts w:hint="eastAsia"/>
        </w:rPr>
        <w:t>和损失函数</w:t>
      </w:r>
      <w:r w:rsidR="00F052AA">
        <w:rPr>
          <w:rFonts w:hint="eastAsia"/>
        </w:rPr>
        <w:t>，</w:t>
      </w:r>
      <w:r w:rsidR="00006A25">
        <w:rPr>
          <w:rFonts w:hint="eastAsia"/>
        </w:rPr>
        <w:t>它是一种典型的</w:t>
      </w:r>
      <w:r w:rsidR="00603C31">
        <w:rPr>
          <w:rFonts w:hint="eastAsia"/>
        </w:rPr>
        <w:t>基于</w:t>
      </w:r>
      <w:r w:rsidR="006B1688">
        <w:rPr>
          <w:rFonts w:hint="eastAsia"/>
        </w:rPr>
        <w:t>特征的</w:t>
      </w:r>
      <w:proofErr w:type="gramStart"/>
      <w:r w:rsidR="001265CB">
        <w:rPr>
          <w:rFonts w:hint="eastAsia"/>
        </w:rPr>
        <w:t>自知识</w:t>
      </w:r>
      <w:proofErr w:type="gramEnd"/>
      <w:r w:rsidR="001265CB">
        <w:rPr>
          <w:rFonts w:hint="eastAsia"/>
        </w:rPr>
        <w:t>蒸馏方法</w:t>
      </w:r>
      <w:r w:rsidR="00901B14">
        <w:rPr>
          <w:rFonts w:hint="eastAsia"/>
        </w:rPr>
        <w:t>。</w:t>
      </w:r>
    </w:p>
    <w:p w14:paraId="3A787356" w14:textId="089E71A9" w:rsidR="00441A21" w:rsidRDefault="00BB4B41">
      <w:pPr>
        <w:ind w:firstLineChars="200" w:firstLine="480"/>
      </w:pPr>
      <w:r>
        <w:fldChar w:fldCharType="begin"/>
      </w:r>
      <w:r>
        <w:instrText xml:space="preserve"> </w:instrText>
      </w:r>
      <w:r>
        <w:rPr>
          <w:rFonts w:hint="eastAsia"/>
        </w:rPr>
        <w:instrText>REF _Ref100343763 \r \h</w:instrText>
      </w:r>
      <w:r>
        <w:instrText xml:space="preserve"> </w:instrText>
      </w:r>
      <w:r>
        <w:fldChar w:fldCharType="separate"/>
      </w:r>
      <w:r>
        <w:t>2.2</w:t>
      </w:r>
      <w:r>
        <w:fldChar w:fldCharType="end"/>
      </w:r>
      <w:proofErr w:type="gramStart"/>
      <w:r w:rsidR="00DD770F">
        <w:rPr>
          <w:rFonts w:hint="eastAsia"/>
        </w:rPr>
        <w:t>节</w:t>
      </w:r>
      <w:r w:rsidR="008457E1">
        <w:rPr>
          <w:rFonts w:hint="eastAsia"/>
        </w:rPr>
        <w:t>指出</w:t>
      </w:r>
      <w:proofErr w:type="gramEnd"/>
      <w:r w:rsidR="007D4C53">
        <w:rPr>
          <w:rFonts w:hint="eastAsia"/>
        </w:rPr>
        <w:t>BYOT</w:t>
      </w:r>
      <w:r w:rsidR="00276736">
        <w:rPr>
          <w:rFonts w:hint="eastAsia"/>
        </w:rPr>
        <w:t>模型</w:t>
      </w:r>
      <w:r w:rsidR="00B5115F">
        <w:rPr>
          <w:rFonts w:hint="eastAsia"/>
        </w:rPr>
        <w:t>存在的问题</w:t>
      </w:r>
      <w:r w:rsidR="000156B4">
        <w:rPr>
          <w:rFonts w:hint="eastAsia"/>
        </w:rPr>
        <w:t>是</w:t>
      </w:r>
      <w:r w:rsidR="00CE6D5B">
        <w:rPr>
          <w:rFonts w:hint="eastAsia"/>
        </w:rPr>
        <w:t>忽略</w:t>
      </w:r>
      <w:r w:rsidR="0096479D" w:rsidRPr="0096479D">
        <w:rPr>
          <w:rFonts w:hint="eastAsia"/>
        </w:rPr>
        <w:t>了各个浅层</w:t>
      </w:r>
      <w:proofErr w:type="gramStart"/>
      <w:r w:rsidR="0096479D" w:rsidRPr="0096479D">
        <w:rPr>
          <w:rFonts w:hint="eastAsia"/>
        </w:rPr>
        <w:t>块信息</w:t>
      </w:r>
      <w:proofErr w:type="gramEnd"/>
      <w:r w:rsidR="0096479D" w:rsidRPr="0096479D">
        <w:rPr>
          <w:rFonts w:hint="eastAsia"/>
        </w:rPr>
        <w:t>对</w:t>
      </w:r>
      <w:proofErr w:type="gramStart"/>
      <w:r w:rsidR="0096479D" w:rsidRPr="0096479D">
        <w:rPr>
          <w:rFonts w:hint="eastAsia"/>
        </w:rPr>
        <w:t>最</w:t>
      </w:r>
      <w:proofErr w:type="gramEnd"/>
      <w:r w:rsidR="0096479D" w:rsidRPr="0096479D">
        <w:rPr>
          <w:rFonts w:hint="eastAsia"/>
        </w:rPr>
        <w:t>深层块的不同影响</w:t>
      </w:r>
      <w:r w:rsidR="008C2350">
        <w:rPr>
          <w:rFonts w:hint="eastAsia"/>
        </w:rPr>
        <w:t>，并</w:t>
      </w:r>
      <w:r w:rsidR="003E3F9C">
        <w:rPr>
          <w:rFonts w:hint="eastAsia"/>
        </w:rPr>
        <w:t>提出</w:t>
      </w:r>
      <w:r w:rsidR="00B0724B">
        <w:rPr>
          <w:rFonts w:hint="eastAsia"/>
        </w:rPr>
        <w:t>衰减</w:t>
      </w:r>
      <w:r w:rsidR="00B0724B">
        <w:rPr>
          <w:rFonts w:hint="eastAsia"/>
        </w:rPr>
        <w:t>BYOT</w:t>
      </w:r>
      <w:r w:rsidR="00B0724B">
        <w:rPr>
          <w:rFonts w:hint="eastAsia"/>
        </w:rPr>
        <w:t>模型</w:t>
      </w:r>
      <w:r w:rsidR="00A85A1C">
        <w:rPr>
          <w:rFonts w:hint="eastAsia"/>
        </w:rPr>
        <w:t>：</w:t>
      </w:r>
      <w:r w:rsidR="00EE1D32">
        <w:rPr>
          <w:rFonts w:hint="eastAsia"/>
        </w:rPr>
        <w:t>通过</w:t>
      </w:r>
      <w:r w:rsidR="00642F9D">
        <w:rPr>
          <w:rFonts w:hint="eastAsia"/>
        </w:rPr>
        <w:t>给</w:t>
      </w:r>
      <w:r w:rsidR="00642F9D">
        <w:rPr>
          <w:rFonts w:hint="eastAsia"/>
        </w:rPr>
        <w:t>BYOT</w:t>
      </w:r>
      <w:r w:rsidR="00642F9D">
        <w:rPr>
          <w:rFonts w:hint="eastAsia"/>
        </w:rPr>
        <w:t>模型</w:t>
      </w:r>
      <w:r w:rsidR="0071348C">
        <w:rPr>
          <w:rFonts w:hint="eastAsia"/>
        </w:rPr>
        <w:t>的各</w:t>
      </w:r>
      <w:r w:rsidR="00DC6FA4">
        <w:rPr>
          <w:rFonts w:hint="eastAsia"/>
        </w:rPr>
        <w:t>浅层</w:t>
      </w:r>
      <w:r w:rsidR="0071348C">
        <w:rPr>
          <w:rFonts w:hint="eastAsia"/>
        </w:rPr>
        <w:t>块</w:t>
      </w:r>
      <w:r w:rsidR="00591574" w:rsidRPr="00591574">
        <w:rPr>
          <w:rFonts w:hint="eastAsia"/>
        </w:rPr>
        <w:t>添加衰减系数</w:t>
      </w:r>
      <w:r w:rsidR="000E2F76">
        <w:rPr>
          <w:rFonts w:hint="eastAsia"/>
        </w:rPr>
        <w:t>将</w:t>
      </w:r>
      <w:r w:rsidR="00591574" w:rsidRPr="00591574">
        <w:rPr>
          <w:rFonts w:hint="eastAsia"/>
        </w:rPr>
        <w:t>各个浅层块对</w:t>
      </w:r>
      <w:proofErr w:type="gramStart"/>
      <w:r w:rsidR="00591574" w:rsidRPr="00591574">
        <w:rPr>
          <w:rFonts w:hint="eastAsia"/>
        </w:rPr>
        <w:t>最</w:t>
      </w:r>
      <w:proofErr w:type="gramEnd"/>
      <w:r w:rsidR="00591574" w:rsidRPr="00591574">
        <w:rPr>
          <w:rFonts w:hint="eastAsia"/>
        </w:rPr>
        <w:t>深层块的影响用等比数列</w:t>
      </w:r>
      <w:r w:rsidR="00826BBB">
        <w:rPr>
          <w:rFonts w:hint="eastAsia"/>
        </w:rPr>
        <w:t>的形式</w:t>
      </w:r>
      <w:r w:rsidR="00591574" w:rsidRPr="00591574">
        <w:rPr>
          <w:rFonts w:hint="eastAsia"/>
        </w:rPr>
        <w:t>加以区分</w:t>
      </w:r>
      <w:r w:rsidR="00882D3E">
        <w:rPr>
          <w:rFonts w:hint="eastAsia"/>
        </w:rPr>
        <w:t>。</w:t>
      </w:r>
    </w:p>
    <w:p w14:paraId="3C04EE4D" w14:textId="5AEE1DA3" w:rsidR="009F151B" w:rsidRDefault="00B12BFD">
      <w:pPr>
        <w:ind w:firstLineChars="200" w:firstLine="480"/>
      </w:pPr>
      <w:r>
        <w:fldChar w:fldCharType="begin"/>
      </w:r>
      <w:r>
        <w:instrText xml:space="preserve"> </w:instrText>
      </w:r>
      <w:r>
        <w:rPr>
          <w:rFonts w:hint="eastAsia"/>
        </w:rPr>
        <w:instrText>REF _Ref100388124 \r \h</w:instrText>
      </w:r>
      <w:r>
        <w:instrText xml:space="preserve"> </w:instrText>
      </w:r>
      <w:r>
        <w:fldChar w:fldCharType="separate"/>
      </w:r>
      <w:r>
        <w:t>2.3</w:t>
      </w:r>
      <w:r>
        <w:fldChar w:fldCharType="end"/>
      </w:r>
      <w:r w:rsidR="00A11234">
        <w:rPr>
          <w:rFonts w:hint="eastAsia"/>
        </w:rPr>
        <w:t>节</w:t>
      </w:r>
      <w:r w:rsidR="00925716">
        <w:rPr>
          <w:rFonts w:hint="eastAsia"/>
        </w:rPr>
        <w:t>通过</w:t>
      </w:r>
      <w:r w:rsidR="00EA4DB4">
        <w:rPr>
          <w:rFonts w:hint="eastAsia"/>
        </w:rPr>
        <w:t>实验证实了</w:t>
      </w:r>
      <w:r w:rsidR="00BC0DB7">
        <w:rPr>
          <w:rFonts w:hint="eastAsia"/>
        </w:rPr>
        <w:t>衰减</w:t>
      </w:r>
      <w:r w:rsidR="00BC0DB7">
        <w:rPr>
          <w:rFonts w:hint="eastAsia"/>
        </w:rPr>
        <w:t>BYOT</w:t>
      </w:r>
      <w:r w:rsidR="00BC0DB7">
        <w:rPr>
          <w:rFonts w:hint="eastAsia"/>
        </w:rPr>
        <w:t>模型</w:t>
      </w:r>
      <w:r w:rsidR="00E8723A">
        <w:rPr>
          <w:rFonts w:hint="eastAsia"/>
        </w:rPr>
        <w:t>仅能略微改进</w:t>
      </w:r>
      <w:r w:rsidR="00D02EDB">
        <w:rPr>
          <w:rFonts w:hint="eastAsia"/>
        </w:rPr>
        <w:t>原</w:t>
      </w:r>
      <w:r w:rsidR="00F85FAD">
        <w:rPr>
          <w:rFonts w:hint="eastAsia"/>
        </w:rPr>
        <w:t>BYOT</w:t>
      </w:r>
      <w:r w:rsidR="00F85FAD">
        <w:rPr>
          <w:rFonts w:hint="eastAsia"/>
        </w:rPr>
        <w:t>模型</w:t>
      </w:r>
      <w:r w:rsidR="00E8723A">
        <w:rPr>
          <w:rFonts w:hint="eastAsia"/>
        </w:rPr>
        <w:t>的性能</w:t>
      </w:r>
      <w:r w:rsidR="00BD667E">
        <w:rPr>
          <w:rFonts w:hint="eastAsia"/>
        </w:rPr>
        <w:t>，为第三章提出</w:t>
      </w:r>
      <w:r w:rsidR="005D68B0">
        <w:rPr>
          <w:rFonts w:hint="eastAsia"/>
        </w:rPr>
        <w:t>进一步的改进方案</w:t>
      </w:r>
      <w:r w:rsidR="00F5767A">
        <w:rPr>
          <w:rFonts w:hint="eastAsia"/>
        </w:rPr>
        <w:t>——</w:t>
      </w:r>
      <w:r w:rsidR="00DE0881">
        <w:rPr>
          <w:rFonts w:hint="eastAsia"/>
        </w:rPr>
        <w:t>结合自注意力机制的</w:t>
      </w:r>
      <w:r w:rsidR="00DE0881">
        <w:rPr>
          <w:rFonts w:hint="eastAsia"/>
        </w:rPr>
        <w:t>BYOT</w:t>
      </w:r>
      <w:r w:rsidR="00DE0881">
        <w:rPr>
          <w:rFonts w:hint="eastAsia"/>
        </w:rPr>
        <w:t>模型</w:t>
      </w:r>
      <w:r w:rsidR="005D68B0">
        <w:rPr>
          <w:rFonts w:hint="eastAsia"/>
        </w:rPr>
        <w:t>做铺垫</w:t>
      </w:r>
      <w:r w:rsidR="00A24E16">
        <w:rPr>
          <w:rFonts w:hint="eastAsia"/>
        </w:rPr>
        <w:t>。</w:t>
      </w:r>
    </w:p>
    <w:p w14:paraId="2436DADD" w14:textId="7E616E1D" w:rsidR="009F151B" w:rsidRDefault="00A24E16">
      <w:pPr>
        <w:pStyle w:val="1"/>
        <w:ind w:left="578" w:hanging="578"/>
      </w:pPr>
      <w:bookmarkStart w:id="584" w:name="_Toc100573202"/>
      <w:r>
        <w:rPr>
          <w:rFonts w:hint="eastAsia"/>
        </w:rPr>
        <w:lastRenderedPageBreak/>
        <w:t>基于自注意力机制的自知识蒸馏</w:t>
      </w:r>
      <w:bookmarkEnd w:id="584"/>
    </w:p>
    <w:p w14:paraId="2928EF60" w14:textId="779CB446" w:rsidR="00ED6C92" w:rsidRDefault="00B411F4">
      <w:pPr>
        <w:ind w:firstLineChars="200" w:firstLine="480"/>
      </w:pPr>
      <w:r>
        <w:rPr>
          <w:rFonts w:hint="eastAsia"/>
        </w:rPr>
        <w:t>在第二章中，</w:t>
      </w:r>
      <w:r w:rsidR="00AE252D">
        <w:rPr>
          <w:rFonts w:hint="eastAsia"/>
        </w:rPr>
        <w:t>原始的</w:t>
      </w:r>
      <w:r w:rsidR="00AE252D">
        <w:rPr>
          <w:rFonts w:hint="eastAsia"/>
        </w:rPr>
        <w:t>BYOT</w:t>
      </w:r>
      <w:r w:rsidR="00AE252D">
        <w:rPr>
          <w:rFonts w:hint="eastAsia"/>
        </w:rPr>
        <w:t>模型</w:t>
      </w:r>
      <w:r w:rsidR="00DC0CF3">
        <w:rPr>
          <w:rFonts w:hint="eastAsia"/>
        </w:rPr>
        <w:t>将</w:t>
      </w:r>
      <w:r w:rsidR="00552667">
        <w:rPr>
          <w:rFonts w:hint="eastAsia"/>
        </w:rPr>
        <w:t>各个</w:t>
      </w:r>
      <w:r w:rsidR="00087F59">
        <w:rPr>
          <w:rFonts w:hint="eastAsia"/>
        </w:rPr>
        <w:t>浅层</w:t>
      </w:r>
      <w:r w:rsidR="00E862BF">
        <w:rPr>
          <w:rFonts w:hint="eastAsia"/>
        </w:rPr>
        <w:t>块</w:t>
      </w:r>
      <w:r w:rsidR="00087F59">
        <w:rPr>
          <w:rFonts w:hint="eastAsia"/>
        </w:rPr>
        <w:t>的</w:t>
      </w:r>
      <w:r w:rsidR="00126632">
        <w:rPr>
          <w:rFonts w:hint="eastAsia"/>
        </w:rPr>
        <w:t>信息</w:t>
      </w:r>
      <w:r w:rsidR="00EC4F9D">
        <w:rPr>
          <w:rFonts w:hint="eastAsia"/>
        </w:rPr>
        <w:t>一视同仁</w:t>
      </w:r>
      <w:r w:rsidR="00126632">
        <w:rPr>
          <w:rFonts w:hint="eastAsia"/>
        </w:rPr>
        <w:t>，</w:t>
      </w:r>
      <w:r w:rsidR="00391CE4">
        <w:rPr>
          <w:rFonts w:hint="eastAsia"/>
        </w:rPr>
        <w:t>忽略了</w:t>
      </w:r>
      <w:r w:rsidR="00B51D4C">
        <w:rPr>
          <w:rFonts w:hint="eastAsia"/>
        </w:rPr>
        <w:t>各浅层</w:t>
      </w:r>
      <w:r w:rsidR="00314368">
        <w:rPr>
          <w:rFonts w:hint="eastAsia"/>
        </w:rPr>
        <w:t>块</w:t>
      </w:r>
      <w:r w:rsidR="00120B61">
        <w:rPr>
          <w:rFonts w:hint="eastAsia"/>
        </w:rPr>
        <w:t>信息</w:t>
      </w:r>
      <w:r w:rsidR="00B51D4C">
        <w:rPr>
          <w:rFonts w:hint="eastAsia"/>
        </w:rPr>
        <w:t>对</w:t>
      </w:r>
      <w:r w:rsidR="00DC3925">
        <w:rPr>
          <w:rFonts w:hint="eastAsia"/>
        </w:rPr>
        <w:t>最深层</w:t>
      </w:r>
      <w:r w:rsidR="00DF31EC">
        <w:rPr>
          <w:rFonts w:hint="eastAsia"/>
        </w:rPr>
        <w:t>块</w:t>
      </w:r>
      <w:r w:rsidR="00445AA5">
        <w:rPr>
          <w:rFonts w:hint="eastAsia"/>
        </w:rPr>
        <w:t>的不同影响</w:t>
      </w:r>
      <w:r w:rsidR="00552667">
        <w:rPr>
          <w:rFonts w:hint="eastAsia"/>
        </w:rPr>
        <w:t>。</w:t>
      </w:r>
      <w:r w:rsidR="000B4ECC">
        <w:rPr>
          <w:rFonts w:hint="eastAsia"/>
        </w:rPr>
        <w:t>而</w:t>
      </w:r>
      <w:r w:rsidR="007409FA">
        <w:rPr>
          <w:rFonts w:hint="eastAsia"/>
        </w:rPr>
        <w:t>衰减</w:t>
      </w:r>
      <w:r w:rsidR="00B830DC">
        <w:rPr>
          <w:rFonts w:hint="eastAsia"/>
        </w:rPr>
        <w:t>BYOT</w:t>
      </w:r>
      <w:r w:rsidR="000B4ECC">
        <w:rPr>
          <w:rFonts w:hint="eastAsia"/>
        </w:rPr>
        <w:t>模型</w:t>
      </w:r>
      <w:r w:rsidR="003D14B4">
        <w:rPr>
          <w:rFonts w:hint="eastAsia"/>
        </w:rPr>
        <w:t>则</w:t>
      </w:r>
      <w:r w:rsidR="000A285E">
        <w:rPr>
          <w:rFonts w:hint="eastAsia"/>
        </w:rPr>
        <w:t>把</w:t>
      </w:r>
      <w:r w:rsidR="00BB05BD">
        <w:rPr>
          <w:rFonts w:hint="eastAsia"/>
        </w:rPr>
        <w:t>各个</w:t>
      </w:r>
      <w:r w:rsidR="003D70B2">
        <w:rPr>
          <w:rFonts w:hint="eastAsia"/>
        </w:rPr>
        <w:t>浅层块对</w:t>
      </w:r>
      <w:r w:rsidR="007C1E23">
        <w:rPr>
          <w:rFonts w:hint="eastAsia"/>
        </w:rPr>
        <w:t>最深层块</w:t>
      </w:r>
      <w:r w:rsidR="00817941">
        <w:rPr>
          <w:rFonts w:hint="eastAsia"/>
        </w:rPr>
        <w:t>的</w:t>
      </w:r>
      <w:r w:rsidR="0008580C">
        <w:rPr>
          <w:rFonts w:hint="eastAsia"/>
        </w:rPr>
        <w:t>影响</w:t>
      </w:r>
      <w:r w:rsidR="00817941">
        <w:rPr>
          <w:rFonts w:hint="eastAsia"/>
        </w:rPr>
        <w:t>用等比数列</w:t>
      </w:r>
      <w:r w:rsidR="00331696">
        <w:rPr>
          <w:rFonts w:hint="eastAsia"/>
        </w:rPr>
        <w:t>的形式</w:t>
      </w:r>
      <w:r w:rsidR="00817941">
        <w:rPr>
          <w:rFonts w:hint="eastAsia"/>
        </w:rPr>
        <w:t>加以区分，</w:t>
      </w:r>
      <w:r w:rsidR="0091472C">
        <w:rPr>
          <w:rFonts w:hint="eastAsia"/>
        </w:rPr>
        <w:t>很难证明</w:t>
      </w:r>
      <w:r w:rsidR="00D27255">
        <w:rPr>
          <w:rFonts w:hint="eastAsia"/>
        </w:rPr>
        <w:t>这与</w:t>
      </w:r>
      <w:r w:rsidR="00915288">
        <w:rPr>
          <w:rFonts w:hint="eastAsia"/>
        </w:rPr>
        <w:t>各个</w:t>
      </w:r>
      <w:r w:rsidR="00D27255">
        <w:rPr>
          <w:rFonts w:hint="eastAsia"/>
        </w:rPr>
        <w:t>浅层块</w:t>
      </w:r>
      <w:r w:rsidR="00FA20E5">
        <w:rPr>
          <w:rFonts w:hint="eastAsia"/>
        </w:rPr>
        <w:t>对</w:t>
      </w:r>
      <w:r w:rsidR="00D140A3">
        <w:rPr>
          <w:rFonts w:hint="eastAsia"/>
        </w:rPr>
        <w:t>最深层块</w:t>
      </w:r>
      <w:r w:rsidR="0091472C">
        <w:rPr>
          <w:rFonts w:hint="eastAsia"/>
        </w:rPr>
        <w:t>的真实影响</w:t>
      </w:r>
      <w:r w:rsidR="00992963">
        <w:rPr>
          <w:rFonts w:hint="eastAsia"/>
        </w:rPr>
        <w:t>相符合</w:t>
      </w:r>
      <w:r w:rsidR="0091472C">
        <w:rPr>
          <w:rFonts w:hint="eastAsia"/>
        </w:rPr>
        <w:t>。</w:t>
      </w:r>
      <w:r w:rsidR="0049128D">
        <w:rPr>
          <w:rFonts w:hint="eastAsia"/>
        </w:rPr>
        <w:t>那么，</w:t>
      </w:r>
      <w:r w:rsidR="00BD01D4">
        <w:rPr>
          <w:rFonts w:hint="eastAsia"/>
        </w:rPr>
        <w:t>怎样才能</w:t>
      </w:r>
      <w:r w:rsidR="006F6D05">
        <w:rPr>
          <w:rFonts w:hint="eastAsia"/>
        </w:rPr>
        <w:t>准确区分出</w:t>
      </w:r>
      <w:r w:rsidR="00B04C5D">
        <w:rPr>
          <w:rFonts w:hint="eastAsia"/>
        </w:rPr>
        <w:t>各个浅层块对</w:t>
      </w:r>
      <w:r w:rsidR="00644B1C">
        <w:rPr>
          <w:rFonts w:hint="eastAsia"/>
        </w:rPr>
        <w:t>最深层块</w:t>
      </w:r>
      <w:r w:rsidR="00B04C5D">
        <w:rPr>
          <w:rFonts w:hint="eastAsia"/>
        </w:rPr>
        <w:t>的</w:t>
      </w:r>
      <w:r w:rsidR="00324E0E">
        <w:rPr>
          <w:rFonts w:hint="eastAsia"/>
        </w:rPr>
        <w:t>不同贡献度呢？</w:t>
      </w:r>
      <w:r w:rsidR="003806FD">
        <w:rPr>
          <w:rFonts w:hint="eastAsia"/>
        </w:rPr>
        <w:t>本章</w:t>
      </w:r>
      <w:r w:rsidR="001C0D77">
        <w:rPr>
          <w:rFonts w:hint="eastAsia"/>
        </w:rPr>
        <w:t>的解决方案是</w:t>
      </w:r>
      <w:r w:rsidR="00F322CA">
        <w:rPr>
          <w:rFonts w:hint="eastAsia"/>
        </w:rPr>
        <w:t>给</w:t>
      </w:r>
      <w:r w:rsidR="00DD16A3">
        <w:rPr>
          <w:rFonts w:hint="eastAsia"/>
        </w:rPr>
        <w:t>BYOT</w:t>
      </w:r>
      <w:r w:rsidR="00DD16A3">
        <w:rPr>
          <w:rFonts w:hint="eastAsia"/>
        </w:rPr>
        <w:t>模型增加了自注意力模块</w:t>
      </w:r>
      <w:r w:rsidR="00E936CD">
        <w:rPr>
          <w:rFonts w:hint="eastAsia"/>
        </w:rPr>
        <w:t>，</w:t>
      </w:r>
      <w:r w:rsidR="00741D86">
        <w:rPr>
          <w:rFonts w:hint="eastAsia"/>
        </w:rPr>
        <w:t>让自注意力模块通过训练“学习”</w:t>
      </w:r>
      <w:r w:rsidR="00AB3561">
        <w:rPr>
          <w:rFonts w:hint="eastAsia"/>
        </w:rPr>
        <w:t>得出</w:t>
      </w:r>
      <w:r w:rsidR="00312716">
        <w:rPr>
          <w:rFonts w:hint="eastAsia"/>
        </w:rPr>
        <w:t>各</w:t>
      </w:r>
      <w:r w:rsidR="004F6E5F">
        <w:rPr>
          <w:rFonts w:hint="eastAsia"/>
        </w:rPr>
        <w:t>个浅层块对</w:t>
      </w:r>
      <w:r w:rsidR="006A3BD6">
        <w:rPr>
          <w:rFonts w:hint="eastAsia"/>
        </w:rPr>
        <w:t>最深层块</w:t>
      </w:r>
      <w:r w:rsidR="004F6E5F">
        <w:rPr>
          <w:rFonts w:hint="eastAsia"/>
        </w:rPr>
        <w:t>的不同贡献</w:t>
      </w:r>
      <w:r w:rsidR="00220B7E">
        <w:rPr>
          <w:rFonts w:hint="eastAsia"/>
        </w:rPr>
        <w:t>度</w:t>
      </w:r>
      <w:r w:rsidR="00C054E0">
        <w:rPr>
          <w:rFonts w:hint="eastAsia"/>
        </w:rPr>
        <w:t>，从而使不同深度的网络层能够更有效地聚合</w:t>
      </w:r>
      <w:r w:rsidR="004F6E5F">
        <w:rPr>
          <w:rFonts w:hint="eastAsia"/>
        </w:rPr>
        <w:t>。</w:t>
      </w:r>
    </w:p>
    <w:p w14:paraId="523B1057" w14:textId="11C38206" w:rsidR="0092750F" w:rsidRDefault="00A24E16">
      <w:pPr>
        <w:ind w:firstLineChars="200" w:firstLine="480"/>
      </w:pPr>
      <w:r>
        <w:rPr>
          <w:rFonts w:hint="eastAsia"/>
        </w:rPr>
        <w:t>本章</w:t>
      </w:r>
      <w:r w:rsidR="006C605E">
        <w:rPr>
          <w:rFonts w:hint="eastAsia"/>
        </w:rPr>
        <w:t>的安排如下：</w:t>
      </w:r>
    </w:p>
    <w:p w14:paraId="653FD65E" w14:textId="46944958" w:rsidR="005B0C6A" w:rsidRDefault="00440EBA">
      <w:pPr>
        <w:ind w:firstLineChars="200" w:firstLine="480"/>
      </w:pPr>
      <w:r>
        <w:fldChar w:fldCharType="begin"/>
      </w:r>
      <w:r>
        <w:instrText xml:space="preserve"> </w:instrText>
      </w:r>
      <w:r>
        <w:rPr>
          <w:rFonts w:hint="eastAsia"/>
        </w:rPr>
        <w:instrText>REF _Ref100079113 \r \h</w:instrText>
      </w:r>
      <w:r>
        <w:instrText xml:space="preserve"> </w:instrText>
      </w:r>
      <w:r>
        <w:fldChar w:fldCharType="separate"/>
      </w:r>
      <w:r>
        <w:t>3.1</w:t>
      </w:r>
      <w:r>
        <w:fldChar w:fldCharType="end"/>
      </w:r>
      <w:proofErr w:type="gramStart"/>
      <w:r w:rsidR="00F0696F">
        <w:rPr>
          <w:rFonts w:hint="eastAsia"/>
        </w:rPr>
        <w:t>节</w:t>
      </w:r>
      <w:r w:rsidR="00E922BD">
        <w:rPr>
          <w:rFonts w:hint="eastAsia"/>
        </w:rPr>
        <w:t>介绍</w:t>
      </w:r>
      <w:proofErr w:type="gramEnd"/>
      <w:r w:rsidR="00E922BD">
        <w:rPr>
          <w:rFonts w:hint="eastAsia"/>
        </w:rPr>
        <w:t>自注意力</w:t>
      </w:r>
      <w:r w:rsidR="00D30F62">
        <w:rPr>
          <w:rFonts w:hint="eastAsia"/>
        </w:rPr>
        <w:t>模型的结构</w:t>
      </w:r>
      <w:r w:rsidR="00A24E16">
        <w:rPr>
          <w:rFonts w:hint="eastAsia"/>
        </w:rPr>
        <w:t>，</w:t>
      </w:r>
      <w:r w:rsidR="000C37C2">
        <w:rPr>
          <w:rFonts w:hint="eastAsia"/>
        </w:rPr>
        <w:t>说明</w:t>
      </w:r>
      <w:r w:rsidR="00C07C29">
        <w:rPr>
          <w:rFonts w:hint="eastAsia"/>
        </w:rPr>
        <w:t>典型</w:t>
      </w:r>
      <w:proofErr w:type="gramStart"/>
      <w:r w:rsidR="00B61924">
        <w:rPr>
          <w:rFonts w:hint="eastAsia"/>
        </w:rPr>
        <w:t>自注意</w:t>
      </w:r>
      <w:proofErr w:type="gramEnd"/>
      <w:r w:rsidR="00B61924">
        <w:rPr>
          <w:rFonts w:hint="eastAsia"/>
        </w:rPr>
        <w:t>模型</w:t>
      </w:r>
      <w:r w:rsidR="00715E94">
        <w:rPr>
          <w:rFonts w:hint="eastAsia"/>
        </w:rPr>
        <w:t>的计算</w:t>
      </w:r>
      <w:r w:rsidR="002830F6">
        <w:rPr>
          <w:rFonts w:hint="eastAsia"/>
        </w:rPr>
        <w:t>流程</w:t>
      </w:r>
      <w:r w:rsidR="00715E94">
        <w:rPr>
          <w:rFonts w:hint="eastAsia"/>
        </w:rPr>
        <w:t>。</w:t>
      </w:r>
    </w:p>
    <w:p w14:paraId="0A62D01D" w14:textId="563C7DDD" w:rsidR="0016295A" w:rsidRDefault="0016295A">
      <w:pPr>
        <w:ind w:firstLineChars="200" w:firstLine="480"/>
      </w:pPr>
      <w:r>
        <w:fldChar w:fldCharType="begin"/>
      </w:r>
      <w:r>
        <w:instrText xml:space="preserve"> </w:instrText>
      </w:r>
      <w:r>
        <w:rPr>
          <w:rFonts w:hint="eastAsia"/>
        </w:rPr>
        <w:instrText>REF _Ref100170489 \r \h</w:instrText>
      </w:r>
      <w:r>
        <w:instrText xml:space="preserve"> </w:instrText>
      </w:r>
      <w:r>
        <w:fldChar w:fldCharType="separate"/>
      </w:r>
      <w:r>
        <w:t>3.2</w:t>
      </w:r>
      <w:r>
        <w:fldChar w:fldCharType="end"/>
      </w:r>
      <w:proofErr w:type="gramStart"/>
      <w:r>
        <w:rPr>
          <w:rFonts w:hint="eastAsia"/>
        </w:rPr>
        <w:t>节首先</w:t>
      </w:r>
      <w:proofErr w:type="gramEnd"/>
      <w:r>
        <w:rPr>
          <w:rFonts w:hint="eastAsia"/>
        </w:rPr>
        <w:t>画出</w:t>
      </w:r>
      <w:r>
        <w:rPr>
          <w:rFonts w:hint="eastAsia"/>
        </w:rPr>
        <w:t>SKDSA</w:t>
      </w:r>
      <w:r>
        <w:rPr>
          <w:rFonts w:hint="eastAsia"/>
        </w:rPr>
        <w:t>模型的网络结构，然后列出自注意力模块的计算流程，接着说明</w:t>
      </w:r>
      <w:r>
        <w:rPr>
          <w:rFonts w:hint="eastAsia"/>
        </w:rPr>
        <w:t>SKDSA</w:t>
      </w:r>
      <w:r>
        <w:rPr>
          <w:rFonts w:hint="eastAsia"/>
        </w:rPr>
        <w:t>模型损失函数的计算方法、数学意义以及和</w:t>
      </w:r>
      <w:r>
        <w:rPr>
          <w:rFonts w:hint="eastAsia"/>
        </w:rPr>
        <w:t>BYOT</w:t>
      </w:r>
      <w:r>
        <w:rPr>
          <w:rFonts w:hint="eastAsia"/>
        </w:rPr>
        <w:t>损失函数的差别，最后列出模型的训练流程。</w:t>
      </w:r>
    </w:p>
    <w:p w14:paraId="6777106C" w14:textId="6619397B" w:rsidR="009F151B" w:rsidRDefault="00CF563E">
      <w:pPr>
        <w:ind w:firstLineChars="200" w:firstLine="480"/>
      </w:pPr>
      <w:r>
        <w:fldChar w:fldCharType="begin"/>
      </w:r>
      <w:r>
        <w:instrText xml:space="preserve"> </w:instrText>
      </w:r>
      <w:r>
        <w:rPr>
          <w:rFonts w:hint="eastAsia"/>
        </w:rPr>
        <w:instrText>REF _Ref100338883 \r \h</w:instrText>
      </w:r>
      <w:r>
        <w:instrText xml:space="preserve"> </w:instrText>
      </w:r>
      <w:r>
        <w:fldChar w:fldCharType="separate"/>
      </w:r>
      <w:r>
        <w:t>3.3</w:t>
      </w:r>
      <w:r>
        <w:fldChar w:fldCharType="end"/>
      </w:r>
      <w:proofErr w:type="gramStart"/>
      <w:r w:rsidR="00FA1189">
        <w:rPr>
          <w:rFonts w:hint="eastAsia"/>
        </w:rPr>
        <w:t>节</w:t>
      </w:r>
      <w:r w:rsidR="0097688C">
        <w:rPr>
          <w:rFonts w:hint="eastAsia"/>
        </w:rPr>
        <w:t>介绍</w:t>
      </w:r>
      <w:proofErr w:type="gramEnd"/>
      <w:r w:rsidR="0097688C">
        <w:rPr>
          <w:rFonts w:hint="eastAsia"/>
        </w:rPr>
        <w:t>了集成学习中的袋装法，</w:t>
      </w:r>
      <w:r w:rsidR="006C05B7">
        <w:rPr>
          <w:rFonts w:hint="eastAsia"/>
        </w:rPr>
        <w:t>并</w:t>
      </w:r>
      <w:r w:rsidR="00A24E16">
        <w:rPr>
          <w:rFonts w:hint="eastAsia"/>
        </w:rPr>
        <w:t>证明</w:t>
      </w:r>
      <w:r w:rsidR="00A24E16">
        <w:rPr>
          <w:rFonts w:hint="eastAsia"/>
        </w:rPr>
        <w:t>SKDSA</w:t>
      </w:r>
      <w:r w:rsidR="00A24E16">
        <w:rPr>
          <w:rFonts w:hint="eastAsia"/>
        </w:rPr>
        <w:t>模型和袋装法的等价性。</w:t>
      </w:r>
    </w:p>
    <w:p w14:paraId="355341BC" w14:textId="4A4B8FF4" w:rsidR="00EB342F" w:rsidRDefault="00704666">
      <w:pPr>
        <w:ind w:firstLineChars="200" w:firstLine="480"/>
      </w:pPr>
      <w:r>
        <w:fldChar w:fldCharType="begin"/>
      </w:r>
      <w:r>
        <w:instrText xml:space="preserve"> </w:instrText>
      </w:r>
      <w:r>
        <w:rPr>
          <w:rFonts w:hint="eastAsia"/>
        </w:rPr>
        <w:instrText>REF _Ref100339397 \r \h</w:instrText>
      </w:r>
      <w:r>
        <w:instrText xml:space="preserve"> </w:instrText>
      </w:r>
      <w:r>
        <w:fldChar w:fldCharType="separate"/>
      </w:r>
      <w:r>
        <w:t>3.4</w:t>
      </w:r>
      <w:r>
        <w:fldChar w:fldCharType="end"/>
      </w:r>
      <w:proofErr w:type="gramStart"/>
      <w:r w:rsidR="000614BD">
        <w:rPr>
          <w:rFonts w:hint="eastAsia"/>
        </w:rPr>
        <w:t>节</w:t>
      </w:r>
      <w:r w:rsidR="005C7FA7">
        <w:rPr>
          <w:rFonts w:hint="eastAsia"/>
        </w:rPr>
        <w:t>介绍</w:t>
      </w:r>
      <w:proofErr w:type="gramEnd"/>
      <w:r w:rsidR="005C7FA7">
        <w:rPr>
          <w:rFonts w:hint="eastAsia"/>
        </w:rPr>
        <w:t>了</w:t>
      </w:r>
      <w:r w:rsidR="00406672">
        <w:rPr>
          <w:rFonts w:hint="eastAsia"/>
        </w:rPr>
        <w:t>三种</w:t>
      </w:r>
      <w:r w:rsidR="005C1046">
        <w:rPr>
          <w:rFonts w:hint="eastAsia"/>
        </w:rPr>
        <w:t>数据增强模型</w:t>
      </w:r>
      <w:r w:rsidR="0057336C">
        <w:rPr>
          <w:rFonts w:hint="eastAsia"/>
        </w:rPr>
        <w:t>（</w:t>
      </w:r>
      <w:r w:rsidR="00D34011">
        <w:rPr>
          <w:rFonts w:hint="eastAsia"/>
        </w:rPr>
        <w:t>挖剪法、</w:t>
      </w:r>
      <w:r w:rsidR="009E6E42">
        <w:rPr>
          <w:rFonts w:hint="eastAsia"/>
        </w:rPr>
        <w:t>SLA</w:t>
      </w:r>
      <w:r w:rsidR="009E6E42">
        <w:rPr>
          <w:rFonts w:hint="eastAsia"/>
        </w:rPr>
        <w:t>模型、</w:t>
      </w:r>
      <w:r w:rsidR="009E6E42">
        <w:rPr>
          <w:rFonts w:hint="eastAsia"/>
        </w:rPr>
        <w:t>mixup</w:t>
      </w:r>
      <w:r w:rsidR="009E6E42">
        <w:rPr>
          <w:rFonts w:hint="eastAsia"/>
        </w:rPr>
        <w:t>模型</w:t>
      </w:r>
      <w:r w:rsidR="0057336C">
        <w:rPr>
          <w:rFonts w:hint="eastAsia"/>
        </w:rPr>
        <w:t>）</w:t>
      </w:r>
      <w:r w:rsidR="00347BA3">
        <w:rPr>
          <w:rFonts w:hint="eastAsia"/>
        </w:rPr>
        <w:t>，</w:t>
      </w:r>
      <w:r w:rsidR="0048195D">
        <w:rPr>
          <w:rFonts w:hint="eastAsia"/>
        </w:rPr>
        <w:t>并将它们和</w:t>
      </w:r>
      <w:r w:rsidR="0048195D">
        <w:rPr>
          <w:rFonts w:hint="eastAsia"/>
        </w:rPr>
        <w:t>SKDSA</w:t>
      </w:r>
      <w:r w:rsidR="0048195D">
        <w:rPr>
          <w:rFonts w:hint="eastAsia"/>
        </w:rPr>
        <w:t>模型相结合</w:t>
      </w:r>
      <w:r w:rsidR="005C1046">
        <w:rPr>
          <w:rFonts w:hint="eastAsia"/>
        </w:rPr>
        <w:t>。</w:t>
      </w:r>
    </w:p>
    <w:p w14:paraId="62CA8D63" w14:textId="70FEA307" w:rsidR="007A040C" w:rsidRDefault="00BC017B">
      <w:pPr>
        <w:pStyle w:val="2"/>
      </w:pPr>
      <w:bookmarkStart w:id="585" w:name="_Ref100079113"/>
      <w:bookmarkStart w:id="586" w:name="_Toc100573203"/>
      <w:bookmarkStart w:id="587" w:name="_Toc99472887"/>
      <w:r>
        <w:rPr>
          <w:rFonts w:hint="eastAsia"/>
        </w:rPr>
        <w:t>自注意力模型的结构</w:t>
      </w:r>
      <w:bookmarkEnd w:id="585"/>
      <w:bookmarkEnd w:id="586"/>
    </w:p>
    <w:p w14:paraId="73C13E7F" w14:textId="6E522910" w:rsidR="006F0D89" w:rsidRDefault="001C7BC3" w:rsidP="005B029F">
      <w:pPr>
        <w:ind w:firstLineChars="200" w:firstLine="480"/>
      </w:pPr>
      <w:r>
        <w:rPr>
          <w:rFonts w:hint="eastAsia"/>
        </w:rPr>
        <w:t>常规的自注意力的计算流程</w:t>
      </w:r>
      <w:r w:rsidRPr="00741A68">
        <w:rPr>
          <w:rFonts w:hint="eastAsia"/>
        </w:rPr>
        <w:t>如</w:t>
      </w:r>
      <w:r w:rsidRPr="00741A68">
        <w:fldChar w:fldCharType="begin"/>
      </w:r>
      <w:r w:rsidRPr="00741A68">
        <w:instrText xml:space="preserve"> </w:instrText>
      </w:r>
      <w:r w:rsidRPr="00741A68">
        <w:rPr>
          <w:rFonts w:hint="eastAsia"/>
        </w:rPr>
        <w:instrText>REF _Ref99996165 \h</w:instrText>
      </w:r>
      <w:r w:rsidRPr="00741A68">
        <w:instrText xml:space="preserve"> </w:instrText>
      </w:r>
      <w:r>
        <w:instrText xml:space="preserve"> \* MERGEFORMAT </w:instrText>
      </w:r>
      <w:r w:rsidRPr="00741A68">
        <w:fldChar w:fldCharType="separate"/>
      </w:r>
      <w:r w:rsidRPr="00741A68">
        <w:rPr>
          <w:rFonts w:eastAsiaTheme="majorEastAsia"/>
        </w:rPr>
        <w:t>图</w:t>
      </w:r>
      <w:r w:rsidRPr="00741A68">
        <w:rPr>
          <w:rFonts w:eastAsiaTheme="majorEastAsia"/>
          <w:noProof/>
        </w:rPr>
        <w:t>3</w:t>
      </w:r>
      <w:r w:rsidRPr="00741A68">
        <w:rPr>
          <w:rFonts w:eastAsiaTheme="majorEastAsia"/>
        </w:rPr>
        <w:t>.</w:t>
      </w:r>
      <w:r w:rsidRPr="00741A68">
        <w:rPr>
          <w:rFonts w:eastAsiaTheme="majorEastAsia"/>
          <w:noProof/>
        </w:rPr>
        <w:t>1</w:t>
      </w:r>
      <w:r w:rsidRPr="00741A68">
        <w:fldChar w:fldCharType="end"/>
      </w:r>
      <w:r w:rsidRPr="00741A68">
        <w:rPr>
          <w:rFonts w:hint="eastAsia"/>
        </w:rPr>
        <w:t>所</w:t>
      </w:r>
      <w:r>
        <w:rPr>
          <w:rFonts w:hint="eastAsia"/>
        </w:rPr>
        <w:t>示，这种架构最早由</w:t>
      </w:r>
      <w:r w:rsidRPr="002967D6">
        <w:t>Vaswani</w:t>
      </w:r>
      <w:r w:rsidRPr="0002779A">
        <w:rPr>
          <w:vertAlign w:val="superscript"/>
        </w:rPr>
        <w:t>[17]</w:t>
      </w:r>
      <w:r>
        <w:rPr>
          <w:rFonts w:hint="eastAsia"/>
        </w:rPr>
        <w:t>等人在著名的论文“</w:t>
      </w:r>
      <w:r w:rsidRPr="00FF4412">
        <w:t>Attention Is All You Need</w:t>
      </w:r>
      <w:r>
        <w:rPr>
          <w:rFonts w:hint="eastAsia"/>
        </w:rPr>
        <w:t>”提出。自注意模型的输入为</w:t>
      </w:r>
      <m:oMath>
        <m:r>
          <w:rPr>
            <w:rFonts w:ascii="Cambria Math" w:hAnsi="Cambria Math"/>
          </w:rPr>
          <m:t>Query</m:t>
        </m:r>
      </m:oMath>
      <w:r>
        <w:rPr>
          <w:rFonts w:hint="eastAsia"/>
        </w:rPr>
        <w:t>，</w:t>
      </w:r>
      <m:oMath>
        <m:sSub>
          <m:sSubPr>
            <m:ctrlPr>
              <w:rPr>
                <w:rFonts w:ascii="Cambria Math" w:hAnsi="Cambria Math"/>
                <w:i/>
              </w:rPr>
            </m:ctrlPr>
          </m:sSubPr>
          <m:e>
            <m:r>
              <w:rPr>
                <w:rFonts w:ascii="Cambria Math" w:hAnsi="Cambria Math"/>
              </w:rPr>
              <m:t>Key</m:t>
            </m:r>
          </m:e>
          <m:sub>
            <m:r>
              <w:rPr>
                <w:rFonts w:ascii="Cambria Math" w:hAnsi="Cambria Math"/>
              </w:rPr>
              <m:t>i</m:t>
            </m:r>
          </m:sub>
        </m:sSub>
        <m:r>
          <w:rPr>
            <w:rFonts w:ascii="Cambria Math" w:hAnsi="Cambria Math"/>
          </w:rPr>
          <m:t xml:space="preserve"> (1≤i≤n)</m:t>
        </m:r>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(1≤i≤n)</m:t>
        </m:r>
      </m:oMath>
      <w:r>
        <w:rPr>
          <w:rFonts w:hint="eastAsia"/>
        </w:rPr>
        <w:t>。</w:t>
      </w:r>
      <w:r w:rsidR="007166CF">
        <w:rPr>
          <w:rFonts w:hint="eastAsia"/>
        </w:rPr>
        <w:t>三者</w:t>
      </w:r>
      <w:r>
        <w:rPr>
          <w:rFonts w:hint="eastAsia"/>
        </w:rPr>
        <w:t>的概念由信息检索引申而来，比如，当在爱奇艺网站检索视频时，搜索框中输入的查询词汇为</w:t>
      </w:r>
      <m:oMath>
        <m:r>
          <w:rPr>
            <w:rFonts w:ascii="Cambria Math" w:hAnsi="Cambria Math"/>
          </w:rPr>
          <m:t>Query</m:t>
        </m:r>
      </m:oMath>
      <w:r>
        <w:rPr>
          <w:rFonts w:hint="eastAsia"/>
        </w:rPr>
        <w:t>，爱奇艺所有的视频为</w:t>
      </w:r>
      <m:oMath>
        <m:r>
          <w:rPr>
            <w:rFonts w:ascii="Cambria Math" w:hAnsi="Cambria Math"/>
          </w:rPr>
          <m:t>Ke</m:t>
        </m:r>
        <m:r>
          <w:rPr>
            <w:rFonts w:ascii="Cambria Math" w:hAnsi="Cambria Math" w:hint="eastAsia"/>
          </w:rPr>
          <m:t>y</m:t>
        </m:r>
      </m:oMath>
      <w:r>
        <w:rPr>
          <w:rFonts w:hint="eastAsia"/>
        </w:rPr>
        <w:t>，按相关性检索出的结果为</w:t>
      </w:r>
      <m:oMath>
        <m:r>
          <w:rPr>
            <w:rFonts w:ascii="Cambria Math" w:hAnsi="Cambria Math"/>
          </w:rPr>
          <m:t>Value</m:t>
        </m:r>
      </m:oMath>
      <w:r>
        <w:rPr>
          <w:rFonts w:hint="eastAsia"/>
        </w:rPr>
        <w:t>。自注意力模块的计算流程可以视为信息检索的流程。</w:t>
      </w:r>
    </w:p>
    <w:p w14:paraId="2E61FD2E" w14:textId="77777777" w:rsidR="004169D7" w:rsidRDefault="004169D7" w:rsidP="004169D7">
      <w:pPr>
        <w:ind w:firstLine="480"/>
      </w:pPr>
      <w:r>
        <w:rPr>
          <w:rFonts w:hint="eastAsia"/>
        </w:rPr>
        <w:t>对于某个</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，首先计算出它和</w:t>
      </w:r>
      <m:oMath>
        <m:r>
          <w:rPr>
            <w:rFonts w:ascii="Cambria Math" w:hAnsi="Cambria Math"/>
          </w:rPr>
          <m:t>Query</m:t>
        </m:r>
      </m:oMath>
      <w:r>
        <w:rPr>
          <w:rFonts w:hint="eastAsia"/>
        </w:rPr>
        <w:t>的相似度（一般为两者点积）：</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169D7" w14:paraId="3BC87D6B" w14:textId="77777777" w:rsidTr="00B729B8">
        <w:tc>
          <w:tcPr>
            <w:tcW w:w="1129" w:type="dxa"/>
            <w:vAlign w:val="center"/>
          </w:tcPr>
          <w:p w14:paraId="003AA9A7" w14:textId="77777777" w:rsidR="004169D7" w:rsidRDefault="004169D7" w:rsidP="00B729B8"/>
        </w:tc>
        <w:tc>
          <w:tcPr>
            <w:tcW w:w="6379" w:type="dxa"/>
            <w:vAlign w:val="center"/>
          </w:tcPr>
          <w:p w14:paraId="658B1A45" w14:textId="77777777" w:rsidR="004169D7" w:rsidRDefault="004169D7" w:rsidP="00B729B8">
            <m:oMathPara>
              <m:oMath>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oMath>
            </m:oMathPara>
          </w:p>
        </w:tc>
        <w:tc>
          <w:tcPr>
            <w:tcW w:w="1213" w:type="dxa"/>
            <w:vAlign w:val="center"/>
          </w:tcPr>
          <w:p w14:paraId="247BC886" w14:textId="77777777" w:rsidR="004169D7" w:rsidRDefault="004169D7" w:rsidP="00B729B8">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w:t>
            </w:r>
          </w:p>
        </w:tc>
      </w:tr>
    </w:tbl>
    <w:p w14:paraId="70FCA358" w14:textId="5563EEAA" w:rsidR="007F5265" w:rsidRDefault="009D638D" w:rsidP="007F5265">
      <w:pPr>
        <w:keepNext/>
        <w:ind w:firstLine="480"/>
        <w:jc w:val="center"/>
      </w:pPr>
      <w:r w:rsidRPr="009D638D">
        <w:lastRenderedPageBreak/>
        <w:t xml:space="preserve"> </w:t>
      </w:r>
      <w:r>
        <w:rPr>
          <w:noProof/>
        </w:rPr>
        <w:drawing>
          <wp:inline distT="0" distB="0" distL="0" distR="0" wp14:anchorId="69A550D9" wp14:editId="372321B3">
            <wp:extent cx="4196709" cy="3886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21813" cy="3909446"/>
                    </a:xfrm>
                    <a:prstGeom prst="rect">
                      <a:avLst/>
                    </a:prstGeom>
                    <a:noFill/>
                    <a:ln>
                      <a:noFill/>
                    </a:ln>
                  </pic:spPr>
                </pic:pic>
              </a:graphicData>
            </a:graphic>
          </wp:inline>
        </w:drawing>
      </w:r>
    </w:p>
    <w:p w14:paraId="19C2FD6F" w14:textId="03C132BF" w:rsidR="00720BDE" w:rsidRPr="00A1464A" w:rsidRDefault="005059E6" w:rsidP="007F5265">
      <w:pPr>
        <w:pStyle w:val="a8"/>
        <w:ind w:left="210" w:hanging="210"/>
        <w:jc w:val="center"/>
        <w:rPr>
          <w:rFonts w:ascii="Times New Roman" w:eastAsiaTheme="minorEastAsia" w:hAnsi="Times New Roman"/>
          <w:color w:val="FF0000"/>
          <w:sz w:val="21"/>
          <w:szCs w:val="21"/>
          <w:rPrChange w:id="588" w:author="微软用户" w:date="2022-04-11T21:06:00Z">
            <w:rPr>
              <w:rFonts w:ascii="Times New Roman" w:eastAsiaTheme="minorEastAsia" w:hAnsi="Times New Roman"/>
              <w:sz w:val="21"/>
              <w:szCs w:val="21"/>
            </w:rPr>
          </w:rPrChange>
        </w:rPr>
      </w:pPr>
      <w:bookmarkStart w:id="589" w:name="_Ref100046739"/>
      <w:bookmarkStart w:id="590" w:name="_Ref100046718"/>
      <w:r w:rsidRPr="006F0117">
        <w:rPr>
          <w:rFonts w:ascii="Times New Roman" w:eastAsiaTheme="minorEastAsia" w:hAnsi="Times New Roman"/>
          <w:sz w:val="21"/>
          <w:szCs w:val="21"/>
        </w:rPr>
        <w:t>图</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STYLEREF 1 \s </w:instrText>
      </w:r>
      <w:r w:rsidR="00B8697E">
        <w:rPr>
          <w:rFonts w:ascii="Times New Roman" w:eastAsiaTheme="minorEastAsia" w:hAnsi="Times New Roman"/>
          <w:sz w:val="21"/>
          <w:szCs w:val="21"/>
        </w:rPr>
        <w:fldChar w:fldCharType="separate"/>
      </w:r>
      <w:r w:rsidR="00B8697E">
        <w:rPr>
          <w:rFonts w:ascii="Times New Roman" w:eastAsiaTheme="minorEastAsia" w:hAnsi="Times New Roman"/>
          <w:noProof/>
          <w:sz w:val="21"/>
          <w:szCs w:val="21"/>
        </w:rPr>
        <w:t>3</w:t>
      </w:r>
      <w:r w:rsidR="00B8697E">
        <w:rPr>
          <w:rFonts w:ascii="Times New Roman" w:eastAsiaTheme="minorEastAsia" w:hAnsi="Times New Roman"/>
          <w:sz w:val="21"/>
          <w:szCs w:val="21"/>
        </w:rPr>
        <w:fldChar w:fldCharType="end"/>
      </w:r>
      <w:r w:rsidR="00B8697E">
        <w:rPr>
          <w:rFonts w:ascii="Times New Roman" w:eastAsiaTheme="minorEastAsia" w:hAnsi="Times New Roman"/>
          <w:sz w:val="21"/>
          <w:szCs w:val="21"/>
        </w:rPr>
        <w:t>.</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SEQ Figure \* ARABIC \s 1 </w:instrText>
      </w:r>
      <w:r w:rsidR="00B8697E">
        <w:rPr>
          <w:rFonts w:ascii="Times New Roman" w:eastAsiaTheme="minorEastAsia" w:hAnsi="Times New Roman"/>
          <w:sz w:val="21"/>
          <w:szCs w:val="21"/>
        </w:rPr>
        <w:fldChar w:fldCharType="separate"/>
      </w:r>
      <w:r w:rsidR="00B8697E">
        <w:rPr>
          <w:rFonts w:ascii="Times New Roman" w:eastAsiaTheme="minorEastAsia" w:hAnsi="Times New Roman"/>
          <w:noProof/>
          <w:sz w:val="21"/>
          <w:szCs w:val="21"/>
        </w:rPr>
        <w:t>1</w:t>
      </w:r>
      <w:r w:rsidR="00B8697E">
        <w:rPr>
          <w:rFonts w:ascii="Times New Roman" w:eastAsiaTheme="minorEastAsia" w:hAnsi="Times New Roman"/>
          <w:sz w:val="21"/>
          <w:szCs w:val="21"/>
        </w:rPr>
        <w:fldChar w:fldCharType="end"/>
      </w:r>
      <w:bookmarkEnd w:id="589"/>
      <w:r w:rsidR="007F5265" w:rsidRPr="006F0117">
        <w:rPr>
          <w:rFonts w:ascii="Times New Roman" w:eastAsiaTheme="minorEastAsia" w:hAnsi="Times New Roman"/>
          <w:sz w:val="21"/>
          <w:szCs w:val="21"/>
        </w:rPr>
        <w:t xml:space="preserve">  </w:t>
      </w:r>
      <w:r w:rsidR="007F5265" w:rsidRPr="006F0117">
        <w:rPr>
          <w:rFonts w:ascii="Times New Roman" w:eastAsiaTheme="minorEastAsia" w:hAnsi="Times New Roman"/>
          <w:sz w:val="21"/>
          <w:szCs w:val="21"/>
        </w:rPr>
        <w:t>自注意力模型的</w:t>
      </w:r>
      <w:bookmarkEnd w:id="590"/>
      <w:r w:rsidR="00BB44BB" w:rsidRPr="00A1464A">
        <w:rPr>
          <w:rFonts w:ascii="Times New Roman" w:eastAsiaTheme="minorEastAsia" w:hAnsi="Times New Roman" w:hint="eastAsia"/>
          <w:color w:val="FF0000"/>
          <w:sz w:val="21"/>
          <w:szCs w:val="21"/>
          <w:rPrChange w:id="591" w:author="微软用户" w:date="2022-04-11T21:06:00Z">
            <w:rPr>
              <w:rFonts w:ascii="Times New Roman" w:eastAsiaTheme="minorEastAsia" w:hAnsi="Times New Roman" w:hint="eastAsia"/>
              <w:sz w:val="21"/>
              <w:szCs w:val="21"/>
            </w:rPr>
          </w:rPrChange>
        </w:rPr>
        <w:t>计算流程</w:t>
      </w:r>
    </w:p>
    <w:p w14:paraId="5B539F82" w14:textId="561F3109" w:rsidR="00886FCF" w:rsidRDefault="00B4532D" w:rsidP="000C5B58">
      <w:pPr>
        <w:ind w:firstLine="480"/>
      </w:pPr>
      <w:r>
        <w:rPr>
          <w:rFonts w:hint="eastAsia"/>
        </w:rPr>
        <w:t>再</w:t>
      </w:r>
      <w:r w:rsidR="001C1CB2">
        <w:rPr>
          <w:rFonts w:hint="eastAsia"/>
        </w:rPr>
        <w:t>由相似度计算得出</w:t>
      </w:r>
      <w:r w:rsidR="00CE1F80">
        <w:rPr>
          <w:rFonts w:hint="eastAsia"/>
        </w:rPr>
        <w:t>相应的</w:t>
      </w:r>
      <w:r w:rsidR="001C1CB2">
        <w:rPr>
          <w:rFonts w:hint="eastAsia"/>
        </w:rPr>
        <w:t>注意力</w:t>
      </w:r>
      <w:r w:rsidR="00455B83">
        <w:rPr>
          <w:rFonts w:hint="eastAsia"/>
        </w:rPr>
        <w:t>权重：</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886FCF" w14:paraId="3646D8C6" w14:textId="77777777" w:rsidTr="00B729B8">
        <w:tc>
          <w:tcPr>
            <w:tcW w:w="1129" w:type="dxa"/>
            <w:vAlign w:val="center"/>
          </w:tcPr>
          <w:p w14:paraId="3A87726D" w14:textId="77777777" w:rsidR="00886FCF" w:rsidRDefault="00886FCF" w:rsidP="00B729B8"/>
        </w:tc>
        <w:tc>
          <w:tcPr>
            <w:tcW w:w="6379" w:type="dxa"/>
            <w:vAlign w:val="center"/>
          </w:tcPr>
          <w:p w14:paraId="793D89B3" w14:textId="07E4F03A" w:rsidR="00886FCF" w:rsidRDefault="00827A47" w:rsidP="00B729B8">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48D88A84" w14:textId="0B3BB0C7" w:rsidR="00886FCF" w:rsidRDefault="00886FCF" w:rsidP="00B729B8">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D5697">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D5697">
              <w:rPr>
                <w:noProof/>
              </w:rPr>
              <w:t>2</w:t>
            </w:r>
            <w:r>
              <w:fldChar w:fldCharType="end"/>
            </w:r>
            <w:r>
              <w:rPr>
                <w:rFonts w:hint="eastAsia"/>
              </w:rPr>
              <w:t>）</w:t>
            </w:r>
          </w:p>
        </w:tc>
      </w:tr>
    </w:tbl>
    <w:p w14:paraId="54577745" w14:textId="54EA66A2" w:rsidR="00886FCF" w:rsidRDefault="00F668E1" w:rsidP="000C5B58">
      <w:pPr>
        <w:ind w:firstLine="480"/>
      </w:pPr>
      <w:r>
        <w:rPr>
          <w:rFonts w:hint="eastAsia"/>
        </w:rPr>
        <w:t>最后</w:t>
      </w:r>
      <w:r w:rsidR="00581442">
        <w:rPr>
          <w:rFonts w:hint="eastAsia"/>
        </w:rPr>
        <w:t>将</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m:t>
        </m:r>
      </m:oMath>
      <w:r w:rsidR="008343B3">
        <w:rPr>
          <w:rFonts w:hint="eastAsia"/>
        </w:rPr>
        <w:t>与相应的注意力权重相乘</w:t>
      </w:r>
      <w:r w:rsidR="009D50FD">
        <w:rPr>
          <w:rFonts w:hint="eastAsia"/>
        </w:rPr>
        <w:t>再相加</w:t>
      </w:r>
      <w:r w:rsidR="008343B3">
        <w:rPr>
          <w:rFonts w:hint="eastAsia"/>
        </w:rPr>
        <w:t>，</w:t>
      </w:r>
      <w:r w:rsidR="009D50FD">
        <w:rPr>
          <w:rFonts w:hint="eastAsia"/>
        </w:rPr>
        <w:t>即可得到注意力模块的输出：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7182"/>
        <w:gridCol w:w="996"/>
      </w:tblGrid>
      <w:tr w:rsidR="00C436CB" w14:paraId="41A5D34E" w14:textId="77777777" w:rsidTr="00D41668">
        <w:tc>
          <w:tcPr>
            <w:tcW w:w="566" w:type="dxa"/>
            <w:vAlign w:val="center"/>
          </w:tcPr>
          <w:p w14:paraId="76513DC8" w14:textId="77777777" w:rsidR="00C436CB" w:rsidRDefault="00C436CB" w:rsidP="00B729B8"/>
        </w:tc>
        <w:tc>
          <w:tcPr>
            <w:tcW w:w="7357" w:type="dxa"/>
            <w:vAlign w:val="center"/>
          </w:tcPr>
          <w:p w14:paraId="25BC150C" w14:textId="7CC82A13" w:rsidR="00C436CB" w:rsidRDefault="0004410E" w:rsidP="00B729B8">
            <m:oMathPara>
              <m:oMath>
                <m:r>
                  <w:rPr>
                    <w:rFonts w:ascii="Cambria Math" w:hAnsi="Cambria Math"/>
                  </w:rPr>
                  <m:t>Output</m:t>
                </m:r>
                <m:r>
                  <w:rPr>
                    <w:rFonts w:asci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sSub>
                  <m:sSubPr>
                    <m:ctrlPr>
                      <w:rPr>
                        <w:rFonts w:ascii="Cambria Math" w:hAnsi="Cambria Math"/>
                        <w:i/>
                      </w:rPr>
                    </m:ctrlPr>
                  </m:sSubPr>
                  <m:e>
                    <m:r>
                      <w:rPr>
                        <w:rFonts w:ascii="Cambria Math"/>
                      </w:rPr>
                      <m:t>a</m:t>
                    </m:r>
                  </m:e>
                  <m:sub>
                    <m:r>
                      <w:rPr>
                        <w:rFonts w:ascii="Cambria Math"/>
                      </w:rPr>
                      <m:t>i</m:t>
                    </m:r>
                  </m:sub>
                </m:sSub>
                <m:r>
                  <w:rPr>
                    <w:rFonts w:ascii="Cambria Math" w:hAns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778" w:type="dxa"/>
            <w:vAlign w:val="center"/>
          </w:tcPr>
          <w:p w14:paraId="3B803CB6" w14:textId="34DD92E3" w:rsidR="00C436CB" w:rsidRDefault="00C436CB" w:rsidP="00B729B8">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D9738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D97386">
              <w:rPr>
                <w:noProof/>
              </w:rPr>
              <w:t>3</w:t>
            </w:r>
            <w:r>
              <w:fldChar w:fldCharType="end"/>
            </w:r>
            <w:r>
              <w:rPr>
                <w:rFonts w:hint="eastAsia"/>
              </w:rPr>
              <w:t>）</w:t>
            </w:r>
          </w:p>
        </w:tc>
      </w:tr>
    </w:tbl>
    <w:p w14:paraId="006E6C59" w14:textId="56F26AE8" w:rsidR="009F151B" w:rsidRDefault="00A24E16">
      <w:pPr>
        <w:pStyle w:val="2"/>
      </w:pPr>
      <w:bookmarkStart w:id="592" w:name="_Ref100170489"/>
      <w:bookmarkStart w:id="593" w:name="_Toc100573204"/>
      <w:r>
        <w:rPr>
          <w:rFonts w:hint="eastAsia"/>
        </w:rPr>
        <w:t>基于自注意力机制的自知识蒸馏</w:t>
      </w:r>
      <w:bookmarkEnd w:id="587"/>
      <w:bookmarkEnd w:id="592"/>
      <w:r w:rsidR="006C0D69">
        <w:rPr>
          <w:rFonts w:hint="eastAsia"/>
        </w:rPr>
        <w:t>模型</w:t>
      </w:r>
      <w:bookmarkEnd w:id="593"/>
    </w:p>
    <w:p w14:paraId="5D6898F8" w14:textId="62A0DD7A" w:rsidR="00B8188F" w:rsidRDefault="000D4FE8">
      <w:pPr>
        <w:pStyle w:val="3"/>
      </w:pPr>
      <w:r>
        <w:rPr>
          <w:rFonts w:hint="eastAsia"/>
        </w:rPr>
        <w:t>S</w:t>
      </w:r>
      <w:r>
        <w:t>KDSA</w:t>
      </w:r>
      <w:r>
        <w:rPr>
          <w:rFonts w:hint="eastAsia"/>
        </w:rPr>
        <w:t>模型的网络结构</w:t>
      </w:r>
    </w:p>
    <w:p w14:paraId="0E8A281F" w14:textId="35DD0176" w:rsidR="00CB68B8" w:rsidRDefault="00CB68B8" w:rsidP="00CB68B8">
      <w:pPr>
        <w:ind w:firstLineChars="200" w:firstLine="480"/>
      </w:pPr>
      <w:r>
        <w:t>为了</w:t>
      </w:r>
      <w:r w:rsidR="00036A70">
        <w:rPr>
          <w:rFonts w:hint="eastAsia"/>
        </w:rPr>
        <w:t>准确</w:t>
      </w:r>
      <w:r w:rsidR="00E70148">
        <w:rPr>
          <w:rFonts w:hint="eastAsia"/>
        </w:rPr>
        <w:t>量化</w:t>
      </w:r>
      <w:r w:rsidR="00036A70">
        <w:rPr>
          <w:rFonts w:hint="eastAsia"/>
        </w:rPr>
        <w:t>各个浅层块对</w:t>
      </w:r>
      <w:r w:rsidR="00743B31">
        <w:rPr>
          <w:rFonts w:hint="eastAsia"/>
        </w:rPr>
        <w:t>最深层块</w:t>
      </w:r>
      <w:r w:rsidR="00036A70">
        <w:rPr>
          <w:rFonts w:hint="eastAsia"/>
        </w:rPr>
        <w:t>的不同贡献度</w:t>
      </w:r>
      <w:r>
        <w:rPr>
          <w:rFonts w:hint="eastAsia"/>
        </w:rPr>
        <w:t>，</w:t>
      </w:r>
      <w:r w:rsidR="00397A3C">
        <w:rPr>
          <w:rFonts w:hint="eastAsia"/>
        </w:rPr>
        <w:t>受</w:t>
      </w:r>
      <w:r>
        <w:rPr>
          <w:rFonts w:hint="eastAsia"/>
        </w:rPr>
        <w:t>注意力机制在网络结构</w:t>
      </w:r>
      <w:r w:rsidR="0072776A">
        <w:rPr>
          <w:rFonts w:hint="eastAsia"/>
        </w:rPr>
        <w:t>中</w:t>
      </w:r>
      <w:r>
        <w:rPr>
          <w:rFonts w:hint="eastAsia"/>
        </w:rPr>
        <w:t>应用</w:t>
      </w:r>
      <w:r>
        <w:rPr>
          <w:rFonts w:hint="eastAsia"/>
          <w:vertAlign w:val="superscript"/>
        </w:rPr>
        <w:t>[</w:t>
      </w:r>
      <w:r>
        <w:rPr>
          <w:vertAlign w:val="superscript"/>
        </w:rPr>
        <w:t>34][35]</w:t>
      </w:r>
      <w:r w:rsidR="000D20D0" w:rsidRPr="00484530">
        <w:rPr>
          <w:rFonts w:hint="eastAsia"/>
        </w:rPr>
        <w:t>的启发</w:t>
      </w:r>
      <w:r>
        <w:t>，</w:t>
      </w:r>
      <w:r w:rsidR="00C00109">
        <w:rPr>
          <w:rFonts w:hint="eastAsia"/>
        </w:rPr>
        <w:t>本节</w:t>
      </w:r>
      <w:r>
        <w:rPr>
          <w:rFonts w:hint="eastAsia"/>
        </w:rPr>
        <w:t>将自注意力模型和自知识蒸馏模型相结合，提出</w:t>
      </w:r>
      <w:r>
        <w:t>一种基于自注意力机制的自知识蒸馏</w:t>
      </w:r>
      <w:r>
        <w:rPr>
          <w:rFonts w:hint="eastAsia"/>
        </w:rPr>
        <w:t>模型</w:t>
      </w:r>
      <w:r>
        <w:t>来</w:t>
      </w:r>
      <w:r w:rsidR="00DF48A7">
        <w:rPr>
          <w:rFonts w:hint="eastAsia"/>
        </w:rPr>
        <w:t>有效</w:t>
      </w:r>
      <w:r w:rsidR="00782856">
        <w:rPr>
          <w:rFonts w:hint="eastAsia"/>
        </w:rPr>
        <w:t>区分</w:t>
      </w:r>
      <w:r>
        <w:rPr>
          <w:rFonts w:hint="eastAsia"/>
        </w:rPr>
        <w:t>自知识蒸馏模型中</w:t>
      </w:r>
      <w:r>
        <w:t>各个</w:t>
      </w:r>
      <w:r>
        <w:rPr>
          <w:rFonts w:hint="eastAsia"/>
        </w:rPr>
        <w:t>浅</w:t>
      </w:r>
      <w:r>
        <w:t>层</w:t>
      </w:r>
      <w:r>
        <w:rPr>
          <w:rFonts w:hint="eastAsia"/>
        </w:rPr>
        <w:t>信息</w:t>
      </w:r>
      <w:r>
        <w:t>的不同重要性。</w:t>
      </w:r>
    </w:p>
    <w:p w14:paraId="6531F258" w14:textId="179ECB48" w:rsidR="00CB68B8" w:rsidRDefault="00CB68B8" w:rsidP="00CB68B8">
      <w:pPr>
        <w:ind w:firstLineChars="200" w:firstLine="480"/>
      </w:pPr>
      <w:r>
        <w:rPr>
          <w:rFonts w:hint="eastAsia"/>
        </w:rPr>
        <w:lastRenderedPageBreak/>
        <w:t>SKDSA</w:t>
      </w:r>
      <w:r>
        <w:rPr>
          <w:rFonts w:hint="eastAsia"/>
        </w:rPr>
        <w:t>模型的网络</w:t>
      </w:r>
      <w:r w:rsidRPr="00D26EF5">
        <w:rPr>
          <w:rFonts w:hint="eastAsia"/>
        </w:rPr>
        <w:t>结构</w:t>
      </w:r>
      <w:r w:rsidRPr="00D26EF5">
        <w:t>如</w:t>
      </w:r>
      <w:r w:rsidRPr="00D26EF5">
        <w:fldChar w:fldCharType="begin"/>
      </w:r>
      <w:r w:rsidRPr="00D26EF5">
        <w:instrText xml:space="preserve"> REF _Ref99815963 \h </w:instrText>
      </w:r>
      <w:r>
        <w:instrText xml:space="preserve"> \* MERGEFORMAT </w:instrText>
      </w:r>
      <w:r w:rsidRPr="00D26EF5">
        <w:fldChar w:fldCharType="separate"/>
      </w:r>
      <w:r w:rsidRPr="00D26EF5">
        <w:rPr>
          <w:rFonts w:eastAsiaTheme="minorEastAsia"/>
        </w:rPr>
        <w:t>图</w:t>
      </w:r>
      <w:r w:rsidRPr="00D26EF5">
        <w:rPr>
          <w:rFonts w:eastAsiaTheme="minorEastAsia"/>
          <w:noProof/>
        </w:rPr>
        <w:t>3</w:t>
      </w:r>
      <w:r w:rsidRPr="00D26EF5">
        <w:rPr>
          <w:rFonts w:eastAsiaTheme="minorEastAsia"/>
        </w:rPr>
        <w:t>.</w:t>
      </w:r>
      <w:r w:rsidRPr="00D26EF5">
        <w:rPr>
          <w:rFonts w:eastAsiaTheme="minorEastAsia"/>
          <w:noProof/>
        </w:rPr>
        <w:t>2</w:t>
      </w:r>
      <w:r w:rsidRPr="00D26EF5">
        <w:fldChar w:fldCharType="end"/>
      </w:r>
      <w:r w:rsidRPr="00D26EF5">
        <w:t>所示</w:t>
      </w:r>
      <w:r>
        <w:rPr>
          <w:rFonts w:hint="eastAsia"/>
        </w:rPr>
        <w:t>：卷积网络根据深度被分成几个浅层块和一个</w:t>
      </w:r>
      <w:proofErr w:type="gramStart"/>
      <w:r>
        <w:rPr>
          <w:rFonts w:hint="eastAsia"/>
        </w:rPr>
        <w:t>最</w:t>
      </w:r>
      <w:proofErr w:type="gramEnd"/>
      <w:r>
        <w:rPr>
          <w:rFonts w:hint="eastAsia"/>
        </w:rPr>
        <w:t>深层块，在每个浅层块下方添加一个瓶颈层，瓶颈层下再结合一个全连接层和加入温度系数的归一化指数层；在每个浅层分类器和</w:t>
      </w:r>
      <w:proofErr w:type="gramStart"/>
      <w:r>
        <w:rPr>
          <w:rFonts w:hint="eastAsia"/>
        </w:rPr>
        <w:t>最</w:t>
      </w:r>
      <w:proofErr w:type="gramEnd"/>
      <w:r>
        <w:rPr>
          <w:rFonts w:hint="eastAsia"/>
        </w:rPr>
        <w:t>深层分类器之间加上自注意力模块，作用是计算每一个浅层</w:t>
      </w:r>
      <w:proofErr w:type="gramStart"/>
      <w:r>
        <w:rPr>
          <w:rFonts w:hint="eastAsia"/>
        </w:rPr>
        <w:t>块特征图</w:t>
      </w:r>
      <w:proofErr w:type="gramEnd"/>
      <w:r>
        <w:rPr>
          <w:rFonts w:hint="eastAsia"/>
        </w:rPr>
        <w:t>和</w:t>
      </w:r>
      <w:proofErr w:type="gramStart"/>
      <w:r>
        <w:rPr>
          <w:rFonts w:hint="eastAsia"/>
        </w:rPr>
        <w:t>最</w:t>
      </w:r>
      <w:proofErr w:type="gramEnd"/>
      <w:r>
        <w:rPr>
          <w:rFonts w:hint="eastAsia"/>
        </w:rPr>
        <w:t>深层</w:t>
      </w:r>
      <w:proofErr w:type="gramStart"/>
      <w:r>
        <w:rPr>
          <w:rFonts w:hint="eastAsia"/>
        </w:rPr>
        <w:t>块特征图</w:t>
      </w:r>
      <w:proofErr w:type="gramEnd"/>
      <w:r>
        <w:rPr>
          <w:rFonts w:hint="eastAsia"/>
        </w:rPr>
        <w:t>的相似度。自注意力模块的结构将在</w:t>
      </w:r>
      <w:r>
        <w:fldChar w:fldCharType="begin"/>
      </w:r>
      <w:r>
        <w:instrText xml:space="preserve"> </w:instrText>
      </w:r>
      <w:r>
        <w:rPr>
          <w:rFonts w:hint="eastAsia"/>
        </w:rPr>
        <w:instrText>REF _Ref99810588 \r \h</w:instrText>
      </w:r>
      <w:r>
        <w:instrText xml:space="preserve"> </w:instrText>
      </w:r>
      <w:r>
        <w:fldChar w:fldCharType="separate"/>
      </w:r>
      <w:r>
        <w:t>3.2.2</w:t>
      </w:r>
      <w:r>
        <w:fldChar w:fldCharType="end"/>
      </w:r>
      <w:r>
        <w:rPr>
          <w:rFonts w:hint="eastAsia"/>
        </w:rPr>
        <w:t>详述。</w:t>
      </w:r>
    </w:p>
    <w:p w14:paraId="41E93C55" w14:textId="2BBC650B" w:rsidR="00DE247D" w:rsidRDefault="00DE247D" w:rsidP="00CB68B8">
      <w:pPr>
        <w:ind w:firstLineChars="200" w:firstLine="480"/>
      </w:pPr>
      <w:r>
        <w:rPr>
          <w:rFonts w:hint="eastAsia"/>
        </w:rPr>
        <w:t>每个浅层块和相应的瓶颈层、全连接层、加入温度系数（默认设为</w:t>
      </w:r>
      <w:r>
        <w:rPr>
          <w:rFonts w:hint="eastAsia"/>
        </w:rPr>
        <w:t>4</w:t>
      </w:r>
      <w:r>
        <w:rPr>
          <w:rFonts w:hint="eastAsia"/>
        </w:rPr>
        <w:t>）的归一化指数层组成一个浅层分类器，最深层块和其后的全连接层、加入温度系数（默认设为</w:t>
      </w:r>
      <w:r>
        <w:rPr>
          <w:rFonts w:hint="eastAsia"/>
        </w:rPr>
        <w:t>4</w:t>
      </w:r>
      <w:r>
        <w:rPr>
          <w:rFonts w:hint="eastAsia"/>
        </w:rPr>
        <w:t>）的归一化指数层组成最深层分类器</w:t>
      </w:r>
      <w:r>
        <w:t>。在训练阶段，</w:t>
      </w:r>
      <w:r>
        <w:rPr>
          <w:rFonts w:hint="eastAsia"/>
        </w:rPr>
        <w:t>SKDSA</w:t>
      </w:r>
      <w:r>
        <w:rPr>
          <w:rFonts w:hint="eastAsia"/>
        </w:rPr>
        <w:t>模型</w:t>
      </w:r>
      <w:r>
        <w:t>将所有</w:t>
      </w:r>
      <w:r>
        <w:rPr>
          <w:rFonts w:hint="eastAsia"/>
        </w:rPr>
        <w:t>浅层分类器的归一化指数输出</w:t>
      </w:r>
      <w:r>
        <w:t>视为学生模型，而将最深层</w:t>
      </w:r>
      <w:r>
        <w:rPr>
          <w:rFonts w:hint="eastAsia"/>
        </w:rPr>
        <w:t>的归一化指数输出</w:t>
      </w:r>
      <w:r>
        <w:t>视为教师模型。</w:t>
      </w:r>
      <w:r>
        <w:rPr>
          <w:rFonts w:hint="eastAsia"/>
        </w:rPr>
        <w:t>在推理阶段，将</w:t>
      </w:r>
      <w:r>
        <w:t>每个浅层</w:t>
      </w:r>
      <w:r>
        <w:rPr>
          <w:rFonts w:hint="eastAsia"/>
        </w:rPr>
        <w:t>块</w:t>
      </w:r>
      <w:r>
        <w:t>之</w:t>
      </w:r>
      <w:r>
        <w:rPr>
          <w:rFonts w:hint="eastAsia"/>
        </w:rPr>
        <w:t>下添加的瓶颈层、</w:t>
      </w:r>
      <w:r>
        <w:t>全连接层</w:t>
      </w:r>
      <w:r>
        <w:rPr>
          <w:rFonts w:hint="eastAsia"/>
        </w:rPr>
        <w:t>和指数归一化层全部移除，将最深层块和每个浅层块之间的自注意力模块也全部移除。</w:t>
      </w:r>
    </w:p>
    <w:p w14:paraId="58354B8C" w14:textId="77777777" w:rsidR="0072579A" w:rsidRDefault="00CB68B8" w:rsidP="0072579A">
      <w:pPr>
        <w:keepNext/>
        <w:ind w:firstLine="480"/>
        <w:jc w:val="center"/>
      </w:pPr>
      <w:r>
        <w:rPr>
          <w:noProof/>
        </w:rPr>
        <w:drawing>
          <wp:inline distT="0" distB="0" distL="0" distR="0" wp14:anchorId="60E93AFD" wp14:editId="6E88EEFF">
            <wp:extent cx="5321028" cy="292348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27891" cy="2927259"/>
                    </a:xfrm>
                    <a:prstGeom prst="rect">
                      <a:avLst/>
                    </a:prstGeom>
                    <a:noFill/>
                    <a:ln>
                      <a:noFill/>
                    </a:ln>
                  </pic:spPr>
                </pic:pic>
              </a:graphicData>
            </a:graphic>
          </wp:inline>
        </w:drawing>
      </w:r>
    </w:p>
    <w:p w14:paraId="482B05F1" w14:textId="60DE0F0D" w:rsidR="00CB68B8" w:rsidRPr="00371FCF" w:rsidRDefault="004A4A3D" w:rsidP="0072579A">
      <w:pPr>
        <w:pStyle w:val="a8"/>
        <w:ind w:left="210" w:hanging="210"/>
        <w:jc w:val="center"/>
        <w:rPr>
          <w:rFonts w:ascii="Times New Roman" w:eastAsiaTheme="minorEastAsia" w:hAnsi="Times New Roman"/>
          <w:sz w:val="21"/>
          <w:szCs w:val="21"/>
        </w:rPr>
      </w:pPr>
      <w:bookmarkStart w:id="594" w:name="_Ref100077067"/>
      <w:r w:rsidRPr="00371FCF">
        <w:rPr>
          <w:rFonts w:ascii="Times New Roman" w:eastAsiaTheme="minorEastAsia" w:hAnsi="Times New Roman"/>
          <w:sz w:val="21"/>
          <w:szCs w:val="21"/>
        </w:rPr>
        <w:t>图</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STYLEREF 1 \s </w:instrText>
      </w:r>
      <w:r w:rsidR="00B8697E">
        <w:rPr>
          <w:rFonts w:ascii="Times New Roman" w:eastAsiaTheme="minorEastAsia" w:hAnsi="Times New Roman"/>
          <w:sz w:val="21"/>
          <w:szCs w:val="21"/>
        </w:rPr>
        <w:fldChar w:fldCharType="separate"/>
      </w:r>
      <w:r w:rsidR="00B8697E">
        <w:rPr>
          <w:rFonts w:ascii="Times New Roman" w:eastAsiaTheme="minorEastAsia" w:hAnsi="Times New Roman"/>
          <w:noProof/>
          <w:sz w:val="21"/>
          <w:szCs w:val="21"/>
        </w:rPr>
        <w:t>3</w:t>
      </w:r>
      <w:r w:rsidR="00B8697E">
        <w:rPr>
          <w:rFonts w:ascii="Times New Roman" w:eastAsiaTheme="minorEastAsia" w:hAnsi="Times New Roman"/>
          <w:sz w:val="21"/>
          <w:szCs w:val="21"/>
        </w:rPr>
        <w:fldChar w:fldCharType="end"/>
      </w:r>
      <w:r w:rsidR="00B8697E">
        <w:rPr>
          <w:rFonts w:ascii="Times New Roman" w:eastAsiaTheme="minorEastAsia" w:hAnsi="Times New Roman"/>
          <w:sz w:val="21"/>
          <w:szCs w:val="21"/>
        </w:rPr>
        <w:t>.</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SEQ Figure \* ARABIC \s 1 </w:instrText>
      </w:r>
      <w:r w:rsidR="00B8697E">
        <w:rPr>
          <w:rFonts w:ascii="Times New Roman" w:eastAsiaTheme="minorEastAsia" w:hAnsi="Times New Roman"/>
          <w:sz w:val="21"/>
          <w:szCs w:val="21"/>
        </w:rPr>
        <w:fldChar w:fldCharType="separate"/>
      </w:r>
      <w:r w:rsidR="00B8697E">
        <w:rPr>
          <w:rFonts w:ascii="Times New Roman" w:eastAsiaTheme="minorEastAsia" w:hAnsi="Times New Roman"/>
          <w:noProof/>
          <w:sz w:val="21"/>
          <w:szCs w:val="21"/>
        </w:rPr>
        <w:t>2</w:t>
      </w:r>
      <w:r w:rsidR="00B8697E">
        <w:rPr>
          <w:rFonts w:ascii="Times New Roman" w:eastAsiaTheme="minorEastAsia" w:hAnsi="Times New Roman"/>
          <w:sz w:val="21"/>
          <w:szCs w:val="21"/>
        </w:rPr>
        <w:fldChar w:fldCharType="end"/>
      </w:r>
      <w:bookmarkEnd w:id="594"/>
      <w:r w:rsidR="0072579A" w:rsidRPr="00371FCF">
        <w:rPr>
          <w:rFonts w:ascii="Times New Roman" w:eastAsiaTheme="minorEastAsia" w:hAnsi="Times New Roman"/>
          <w:sz w:val="21"/>
          <w:szCs w:val="21"/>
        </w:rPr>
        <w:t xml:space="preserve">  SKDSA</w:t>
      </w:r>
      <w:r w:rsidR="0072579A" w:rsidRPr="00371FCF">
        <w:rPr>
          <w:rFonts w:ascii="Times New Roman" w:eastAsiaTheme="minorEastAsia" w:hAnsi="Times New Roman"/>
          <w:sz w:val="21"/>
          <w:szCs w:val="21"/>
        </w:rPr>
        <w:t>模型的网络结构</w:t>
      </w:r>
    </w:p>
    <w:p w14:paraId="643E5687" w14:textId="7F56C06A" w:rsidR="00276DB0" w:rsidRPr="00CB68B8" w:rsidRDefault="00CB68B8" w:rsidP="00904A7D">
      <w:pPr>
        <w:ind w:firstLine="480"/>
      </w:pPr>
      <w:r>
        <w:rPr>
          <w:rFonts w:hint="eastAsia"/>
        </w:rPr>
        <w:t>对比将</w:t>
      </w:r>
      <w:r>
        <w:rPr>
          <w:rFonts w:hint="eastAsia"/>
        </w:rPr>
        <w:t>SKDSA</w:t>
      </w:r>
      <w:r>
        <w:rPr>
          <w:rFonts w:hint="eastAsia"/>
        </w:rPr>
        <w:t>模型的网络</w:t>
      </w:r>
      <w:r w:rsidRPr="0097720F">
        <w:rPr>
          <w:rFonts w:hint="eastAsia"/>
        </w:rPr>
        <w:t>结构</w:t>
      </w:r>
      <w:r w:rsidRPr="008F3D04">
        <w:rPr>
          <w:rFonts w:hint="eastAsia"/>
        </w:rPr>
        <w:t>（</w:t>
      </w:r>
      <w:r w:rsidR="00B13E32" w:rsidRPr="008F3D04">
        <w:fldChar w:fldCharType="begin"/>
      </w:r>
      <w:r w:rsidR="00B13E32" w:rsidRPr="008F3D04">
        <w:instrText xml:space="preserve"> </w:instrText>
      </w:r>
      <w:r w:rsidR="00B13E32" w:rsidRPr="008F3D04">
        <w:rPr>
          <w:rFonts w:hint="eastAsia"/>
        </w:rPr>
        <w:instrText>REF _Ref100077067 \h</w:instrText>
      </w:r>
      <w:r w:rsidR="00B13E32" w:rsidRPr="008F3D04">
        <w:instrText xml:space="preserve"> </w:instrText>
      </w:r>
      <w:r w:rsidR="008F3D04">
        <w:instrText xml:space="preserve"> \* MERGEFORMAT </w:instrText>
      </w:r>
      <w:r w:rsidR="00B13E32" w:rsidRPr="008F3D04">
        <w:fldChar w:fldCharType="separate"/>
      </w:r>
      <w:r w:rsidR="00B13E32" w:rsidRPr="008F3D04">
        <w:rPr>
          <w:rFonts w:eastAsiaTheme="minorEastAsia"/>
        </w:rPr>
        <w:t>图</w:t>
      </w:r>
      <w:r w:rsidR="00B13E32" w:rsidRPr="008F3D04">
        <w:rPr>
          <w:rFonts w:eastAsiaTheme="minorEastAsia"/>
          <w:noProof/>
        </w:rPr>
        <w:t>3</w:t>
      </w:r>
      <w:r w:rsidR="00B13E32" w:rsidRPr="008F3D04">
        <w:rPr>
          <w:rFonts w:eastAsiaTheme="minorEastAsia"/>
        </w:rPr>
        <w:t>.</w:t>
      </w:r>
      <w:r w:rsidR="00B13E32" w:rsidRPr="008F3D04">
        <w:rPr>
          <w:rFonts w:eastAsiaTheme="minorEastAsia"/>
          <w:noProof/>
        </w:rPr>
        <w:t>2</w:t>
      </w:r>
      <w:r w:rsidR="00B13E32" w:rsidRPr="008F3D04">
        <w:fldChar w:fldCharType="end"/>
      </w:r>
      <w:r w:rsidRPr="008F3D04">
        <w:rPr>
          <w:rFonts w:hint="eastAsia"/>
        </w:rPr>
        <w:t>）和</w:t>
      </w:r>
      <w:r w:rsidRPr="0097720F">
        <w:rPr>
          <w:rFonts w:hint="eastAsia"/>
        </w:rPr>
        <w:t>BYOT</w:t>
      </w:r>
      <w:r w:rsidRPr="0097720F">
        <w:rPr>
          <w:rFonts w:hint="eastAsia"/>
        </w:rPr>
        <w:t>模型的框架（</w:t>
      </w:r>
      <w:r w:rsidR="001C6EF4">
        <w:fldChar w:fldCharType="begin"/>
      </w:r>
      <w:r w:rsidR="001C6EF4">
        <w:instrText xml:space="preserve"> </w:instrText>
      </w:r>
      <w:r w:rsidR="001C6EF4">
        <w:rPr>
          <w:rFonts w:hint="eastAsia"/>
        </w:rPr>
        <w:instrText>REF _Ref100077396 \h</w:instrText>
      </w:r>
      <w:r w:rsidR="001C6EF4">
        <w:instrText xml:space="preserve"> </w:instrText>
      </w:r>
      <w:r w:rsidR="001C6EF4">
        <w:fldChar w:fldCharType="separate"/>
      </w:r>
      <w:r w:rsidR="001C6EF4" w:rsidRPr="00A136BD">
        <w:rPr>
          <w:rFonts w:eastAsiaTheme="minorEastAsia"/>
        </w:rPr>
        <w:t>图</w:t>
      </w:r>
      <w:r w:rsidR="001C6EF4" w:rsidRPr="00A136BD">
        <w:rPr>
          <w:rFonts w:eastAsiaTheme="minorEastAsia"/>
          <w:noProof/>
        </w:rPr>
        <w:t>2</w:t>
      </w:r>
      <w:r w:rsidR="001C6EF4" w:rsidRPr="00A136BD">
        <w:rPr>
          <w:rFonts w:eastAsiaTheme="minorEastAsia"/>
        </w:rPr>
        <w:t>.</w:t>
      </w:r>
      <w:r w:rsidR="001C6EF4" w:rsidRPr="00A136BD">
        <w:rPr>
          <w:rFonts w:eastAsiaTheme="minorEastAsia"/>
          <w:noProof/>
        </w:rPr>
        <w:t>1</w:t>
      </w:r>
      <w:r w:rsidR="001C6EF4">
        <w:fldChar w:fldCharType="end"/>
      </w:r>
      <w:r w:rsidRPr="0097720F">
        <w:rPr>
          <w:rFonts w:hint="eastAsia"/>
        </w:rPr>
        <w:t>），</w:t>
      </w:r>
      <w:r>
        <w:rPr>
          <w:rFonts w:hint="eastAsia"/>
        </w:rPr>
        <w:t>SKDSA</w:t>
      </w:r>
      <w:r>
        <w:rPr>
          <w:rFonts w:hint="eastAsia"/>
        </w:rPr>
        <w:t>模型比</w:t>
      </w:r>
      <w:r>
        <w:rPr>
          <w:rFonts w:hint="eastAsia"/>
        </w:rPr>
        <w:t>BYOT</w:t>
      </w:r>
      <w:r>
        <w:rPr>
          <w:rFonts w:hint="eastAsia"/>
        </w:rPr>
        <w:t>模型增加了自注意力模块</w:t>
      </w:r>
      <w:r w:rsidR="003018FA">
        <w:rPr>
          <w:rFonts w:hint="eastAsia"/>
        </w:rPr>
        <w:t>（</w:t>
      </w:r>
      <w:r w:rsidR="000D4289">
        <w:rPr>
          <w:rFonts w:hint="eastAsia"/>
        </w:rPr>
        <w:t>上方</w:t>
      </w:r>
      <w:r w:rsidR="003018FA">
        <w:rPr>
          <w:rFonts w:hint="eastAsia"/>
        </w:rPr>
        <w:t>红色部分）</w:t>
      </w:r>
      <w:r>
        <w:rPr>
          <w:rFonts w:hint="eastAsia"/>
        </w:rPr>
        <w:t>。</w:t>
      </w:r>
      <w:r>
        <w:rPr>
          <w:rFonts w:hint="eastAsia"/>
        </w:rPr>
        <w:t>SKDSA</w:t>
      </w:r>
      <w:r>
        <w:rPr>
          <w:rFonts w:hint="eastAsia"/>
        </w:rPr>
        <w:t>模型</w:t>
      </w:r>
      <w:r>
        <w:t>通过自注意力</w:t>
      </w:r>
      <w:r>
        <w:rPr>
          <w:rFonts w:hint="eastAsia"/>
        </w:rPr>
        <w:t>模块</w:t>
      </w:r>
      <w:r>
        <w:t>把</w:t>
      </w:r>
      <w:r>
        <w:rPr>
          <w:rFonts w:hint="eastAsia"/>
        </w:rPr>
        <w:t>最深层块</w:t>
      </w:r>
      <w:r>
        <w:t>的</w:t>
      </w:r>
      <w:r>
        <w:rPr>
          <w:rFonts w:hint="eastAsia"/>
        </w:rPr>
        <w:t>特征图</w:t>
      </w:r>
      <w:r>
        <w:t>和</w:t>
      </w:r>
      <w:r>
        <w:rPr>
          <w:rFonts w:hint="eastAsia"/>
        </w:rPr>
        <w:t>浅</w:t>
      </w:r>
      <w:r>
        <w:t>层</w:t>
      </w:r>
      <w:r>
        <w:rPr>
          <w:rFonts w:hint="eastAsia"/>
        </w:rPr>
        <w:t>块</w:t>
      </w:r>
      <w:r>
        <w:t>的</w:t>
      </w:r>
      <w:r>
        <w:rPr>
          <w:rFonts w:hint="eastAsia"/>
        </w:rPr>
        <w:t>特征图</w:t>
      </w:r>
      <w:r>
        <w:t>联系起来</w:t>
      </w:r>
      <w:r>
        <w:rPr>
          <w:rFonts w:hint="eastAsia"/>
        </w:rPr>
        <w:t>，</w:t>
      </w:r>
      <w:r>
        <w:t>以便提升模型的稳定性和泛化能力。</w:t>
      </w:r>
    </w:p>
    <w:p w14:paraId="6C41055B" w14:textId="31C36579" w:rsidR="00590C37" w:rsidRDefault="00041A99">
      <w:pPr>
        <w:pStyle w:val="3"/>
      </w:pPr>
      <w:bookmarkStart w:id="595" w:name="_Ref100130509"/>
      <w:r>
        <w:rPr>
          <w:rFonts w:hint="eastAsia"/>
        </w:rPr>
        <w:lastRenderedPageBreak/>
        <w:t>SKDSA</w:t>
      </w:r>
      <w:r>
        <w:rPr>
          <w:rFonts w:hint="eastAsia"/>
        </w:rPr>
        <w:t>模型</w:t>
      </w:r>
      <w:r w:rsidR="007D254B">
        <w:rPr>
          <w:rFonts w:hint="eastAsia"/>
        </w:rPr>
        <w:t>中</w:t>
      </w:r>
      <w:r>
        <w:rPr>
          <w:rFonts w:hint="eastAsia"/>
        </w:rPr>
        <w:t>的自注意力模块</w:t>
      </w:r>
      <w:bookmarkEnd w:id="595"/>
    </w:p>
    <w:p w14:paraId="18FE24A8" w14:textId="696E2A5B" w:rsidR="004A5C04" w:rsidRDefault="00E04C3A" w:rsidP="004A5C04">
      <w:pPr>
        <w:ind w:firstLine="480"/>
      </w:pPr>
      <w:r>
        <w:rPr>
          <w:rFonts w:hint="eastAsia"/>
        </w:rPr>
        <w:t>类</w:t>
      </w:r>
      <w:r w:rsidRPr="006F74E9">
        <w:rPr>
          <w:rFonts w:hint="eastAsia"/>
        </w:rPr>
        <w:t>似于</w:t>
      </w:r>
      <w:r w:rsidR="006F74E9" w:rsidRPr="006F74E9">
        <w:fldChar w:fldCharType="begin"/>
      </w:r>
      <w:r w:rsidR="006F74E9" w:rsidRPr="006F74E9">
        <w:instrText xml:space="preserve"> </w:instrText>
      </w:r>
      <w:r w:rsidR="006F74E9" w:rsidRPr="006F74E9">
        <w:rPr>
          <w:rFonts w:hint="eastAsia"/>
        </w:rPr>
        <w:instrText>REF _Ref100046739 \h</w:instrText>
      </w:r>
      <w:r w:rsidR="006F74E9" w:rsidRPr="006F74E9">
        <w:instrText xml:space="preserve"> </w:instrText>
      </w:r>
      <w:r w:rsidR="006F74E9">
        <w:instrText xml:space="preserve"> \* MERGEFORMAT </w:instrText>
      </w:r>
      <w:r w:rsidR="006F74E9" w:rsidRPr="006F74E9">
        <w:fldChar w:fldCharType="separate"/>
      </w:r>
      <w:r w:rsidR="006F74E9" w:rsidRPr="006F74E9">
        <w:rPr>
          <w:rFonts w:eastAsiaTheme="minorEastAsia"/>
        </w:rPr>
        <w:t>图</w:t>
      </w:r>
      <w:r w:rsidR="006F74E9" w:rsidRPr="006F74E9">
        <w:rPr>
          <w:rFonts w:eastAsiaTheme="minorEastAsia"/>
          <w:noProof/>
        </w:rPr>
        <w:t>3</w:t>
      </w:r>
      <w:r w:rsidR="006F74E9" w:rsidRPr="006F74E9">
        <w:rPr>
          <w:rFonts w:eastAsiaTheme="minorEastAsia"/>
        </w:rPr>
        <w:t>.</w:t>
      </w:r>
      <w:r w:rsidR="006F74E9" w:rsidRPr="006F74E9">
        <w:rPr>
          <w:rFonts w:eastAsiaTheme="minorEastAsia"/>
          <w:noProof/>
        </w:rPr>
        <w:t>1</w:t>
      </w:r>
      <w:r w:rsidR="006F74E9" w:rsidRPr="006F74E9">
        <w:fldChar w:fldCharType="end"/>
      </w:r>
      <w:r w:rsidR="009C1EB8">
        <w:rPr>
          <w:rFonts w:hint="eastAsia"/>
        </w:rPr>
        <w:t>中</w:t>
      </w:r>
      <w:r w:rsidR="00A158F7">
        <w:rPr>
          <w:rFonts w:hint="eastAsia"/>
        </w:rPr>
        <w:t>自注意力模型的计算流程</w:t>
      </w:r>
      <w:r w:rsidR="00E733DE" w:rsidRPr="006F74E9">
        <w:rPr>
          <w:rFonts w:hint="eastAsia"/>
        </w:rPr>
        <w:t>，</w:t>
      </w:r>
      <w:r w:rsidR="00553236">
        <w:rPr>
          <w:rFonts w:hint="eastAsia"/>
        </w:rPr>
        <w:t>SKDSA</w:t>
      </w:r>
      <w:r w:rsidR="00C8780C">
        <w:rPr>
          <w:rFonts w:hint="eastAsia"/>
        </w:rPr>
        <w:t>中</w:t>
      </w:r>
      <w:r w:rsidR="004A5C04">
        <w:rPr>
          <w:rFonts w:hint="eastAsia"/>
        </w:rPr>
        <w:t>自注意力</w:t>
      </w:r>
      <w:r w:rsidR="000A7874">
        <w:rPr>
          <w:rFonts w:hint="eastAsia"/>
        </w:rPr>
        <w:t>模块</w:t>
      </w:r>
      <w:r w:rsidR="004A5C04">
        <w:rPr>
          <w:rFonts w:hint="eastAsia"/>
        </w:rPr>
        <w:t>的</w:t>
      </w:r>
      <w:r w:rsidR="00C30776">
        <w:rPr>
          <w:rFonts w:hint="eastAsia"/>
        </w:rPr>
        <w:t>计算流程</w:t>
      </w:r>
      <w:r w:rsidR="004A5C04" w:rsidRPr="00875D34">
        <w:rPr>
          <w:rFonts w:hint="eastAsia"/>
        </w:rPr>
        <w:t>如</w:t>
      </w:r>
      <w:r w:rsidR="004A5C04" w:rsidRPr="00875D34">
        <w:fldChar w:fldCharType="begin"/>
      </w:r>
      <w:r w:rsidR="004A5C04" w:rsidRPr="00875D34">
        <w:instrText xml:space="preserve"> </w:instrText>
      </w:r>
      <w:r w:rsidR="004A5C04" w:rsidRPr="00875D34">
        <w:rPr>
          <w:rFonts w:hint="eastAsia"/>
        </w:rPr>
        <w:instrText>REF _Ref99816508 \h</w:instrText>
      </w:r>
      <w:r w:rsidR="004A5C04" w:rsidRPr="00875D34">
        <w:instrText xml:space="preserve"> </w:instrText>
      </w:r>
      <w:r w:rsidR="004A5C04">
        <w:instrText xml:space="preserve"> \* MERGEFORMAT </w:instrText>
      </w:r>
      <w:r w:rsidR="004A5C04" w:rsidRPr="00875D34">
        <w:fldChar w:fldCharType="separate"/>
      </w:r>
      <w:r w:rsidR="004A5C04" w:rsidRPr="00875D34">
        <w:rPr>
          <w:rFonts w:eastAsiaTheme="minorEastAsia"/>
        </w:rPr>
        <w:t>图</w:t>
      </w:r>
      <w:r w:rsidR="004A5C04" w:rsidRPr="00875D34">
        <w:rPr>
          <w:rFonts w:eastAsiaTheme="minorEastAsia"/>
          <w:noProof/>
        </w:rPr>
        <w:t>3</w:t>
      </w:r>
      <w:r w:rsidR="004A5C04" w:rsidRPr="00875D34">
        <w:rPr>
          <w:rFonts w:eastAsiaTheme="minorEastAsia"/>
        </w:rPr>
        <w:t>.</w:t>
      </w:r>
      <w:r w:rsidR="004A5C04" w:rsidRPr="00875D34">
        <w:rPr>
          <w:rFonts w:eastAsiaTheme="minorEastAsia"/>
          <w:noProof/>
        </w:rPr>
        <w:t>3</w:t>
      </w:r>
      <w:r w:rsidR="004A5C04" w:rsidRPr="00875D34">
        <w:fldChar w:fldCharType="end"/>
      </w:r>
      <w:r w:rsidR="004A5C04" w:rsidRPr="00875D34">
        <w:rPr>
          <w:rFonts w:hint="eastAsia"/>
        </w:rPr>
        <w:t>所示。</w:t>
      </w:r>
      <w:r w:rsidR="00F8592A">
        <w:rPr>
          <w:rFonts w:hint="eastAsia"/>
        </w:rPr>
        <w:t>记</w:t>
      </w:r>
      <m:oMath>
        <m:r>
          <w:rPr>
            <w:rFonts w:ascii="Cambria Math"/>
          </w:rPr>
          <m:t>N</m:t>
        </m:r>
      </m:oMath>
      <w:r w:rsidR="00F8592A">
        <w:rPr>
          <w:rFonts w:hint="eastAsia"/>
        </w:rPr>
        <w:t>个样本组成的数据集为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sidR="00F8592A">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sidR="00F8592A">
        <w:rPr>
          <w:rFonts w:hint="eastAsia"/>
        </w:rPr>
        <w:t>。记所有类组成的集合为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sidR="00F8592A">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sidR="00F8592A">
        <w:rPr>
          <w:rFonts w:hint="eastAsia"/>
        </w:rPr>
        <w:t>。</w:t>
      </w:r>
      <w:r w:rsidR="00870880">
        <w:rPr>
          <w:rFonts w:hint="eastAsia"/>
        </w:rPr>
        <w:t>记</w:t>
      </w:r>
      <w:r w:rsidR="004A5C04">
        <w:rPr>
          <w:rFonts w:hint="eastAsia"/>
        </w:rPr>
        <w:t>SKDSA</w:t>
      </w:r>
      <w:r w:rsidR="004A5C04">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sidR="004A5C04">
        <w:rPr>
          <w:rFonts w:hint="eastAsia"/>
        </w:rPr>
        <w:t>，其中</w:t>
      </w:r>
      <m:oMath>
        <m:r>
          <w:rPr>
            <w:rFonts w:ascii="Cambria Math"/>
          </w:rPr>
          <m:t>C</m:t>
        </m:r>
      </m:oMath>
      <w:r w:rsidR="004A5C04">
        <w:rPr>
          <w:rFonts w:hint="eastAsia"/>
        </w:rPr>
        <w:t>代表卷积网络层中分类器（包括最深层分类器和所有浅层分类器）的个数。记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sidR="004A5C04">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r w:rsidR="004A5C04">
        <w:rPr>
          <w:rFonts w:hint="eastAsia"/>
        </w:rPr>
        <w:t>个浅层块下面的全连接层后的输出，则它再通过加入温度系数的归一化指数层后，</w:t>
      </w:r>
      <w:r w:rsidR="00272C7F">
        <w:rPr>
          <w:rFonts w:hint="eastAsia"/>
        </w:rPr>
        <w:t>则</w:t>
      </w:r>
      <w:r w:rsidR="004A5C04">
        <w:rPr>
          <w:rFonts w:hint="eastAsia"/>
        </w:rPr>
        <w:t>所输出向量属于第</w:t>
      </w:r>
      <m:oMath>
        <m:r>
          <w:rPr>
            <w:rFonts w:ascii="Cambria Math"/>
          </w:rPr>
          <m:t>i</m:t>
        </m:r>
      </m:oMath>
      <w:r w:rsidR="004A5C04">
        <w:rPr>
          <w:rFonts w:hint="eastAsia"/>
        </w:rPr>
        <w:t>个类别的概率为：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46"/>
        <w:gridCol w:w="2893"/>
      </w:tblGrid>
      <w:tr w:rsidR="004A5C04" w14:paraId="21C81715" w14:textId="77777777" w:rsidTr="00B729B8">
        <w:tc>
          <w:tcPr>
            <w:tcW w:w="2892" w:type="dxa"/>
            <w:vAlign w:val="center"/>
          </w:tcPr>
          <w:p w14:paraId="68D10DFB" w14:textId="77777777" w:rsidR="004A5C04" w:rsidRPr="00381C08" w:rsidRDefault="004A5C04" w:rsidP="00B729B8"/>
        </w:tc>
        <w:tc>
          <w:tcPr>
            <w:tcW w:w="2946" w:type="dxa"/>
            <w:vAlign w:val="center"/>
          </w:tcPr>
          <w:p w14:paraId="371244EE" w14:textId="77777777" w:rsidR="004A5C04" w:rsidRDefault="00827A47" w:rsidP="00B729B8">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3" w:type="dxa"/>
            <w:vAlign w:val="center"/>
          </w:tcPr>
          <w:p w14:paraId="52EB23C5" w14:textId="4E40DC26" w:rsidR="004A5C04" w:rsidRDefault="004A5C04" w:rsidP="00B729B8">
            <w:pPr>
              <w:jc w:val="right"/>
            </w:pPr>
            <w:bookmarkStart w:id="596" w:name="_Ref10007930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D9738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D97386">
              <w:rPr>
                <w:noProof/>
              </w:rPr>
              <w:t>4</w:t>
            </w:r>
            <w:r>
              <w:fldChar w:fldCharType="end"/>
            </w:r>
            <w:r>
              <w:rPr>
                <w:rFonts w:hint="eastAsia"/>
              </w:rPr>
              <w:t>）</w:t>
            </w:r>
            <w:bookmarkEnd w:id="596"/>
          </w:p>
        </w:tc>
      </w:tr>
    </w:tbl>
    <w:p w14:paraId="142A444B" w14:textId="0BE18329" w:rsidR="004A5C04" w:rsidRDefault="004A5C04" w:rsidP="004A5C04">
      <w:r>
        <w:rPr>
          <w:rFonts w:hint="eastAsia"/>
        </w:rPr>
        <w:t>其中</w:t>
      </w:r>
      <m:oMath>
        <m:r>
          <w:rPr>
            <w:rFonts w:ascii="Cambria Math"/>
          </w:rPr>
          <m:t>T</m:t>
        </m:r>
      </m:oMath>
      <w:r>
        <w:rPr>
          <w:rFonts w:hint="eastAsia"/>
        </w:rPr>
        <w:t>代表分类器中的蒸馏温度，默认设为</w:t>
      </w:r>
      <w:r>
        <w:t>4</w:t>
      </w:r>
      <w:r>
        <w:rPr>
          <w:rFonts w:hint="eastAsia"/>
        </w:rPr>
        <w:t>。将式</w:t>
      </w:r>
      <w:r w:rsidR="004C551A">
        <w:fldChar w:fldCharType="begin"/>
      </w:r>
      <w:r w:rsidR="004C551A">
        <w:instrText xml:space="preserve"> </w:instrText>
      </w:r>
      <w:r w:rsidR="004C551A">
        <w:rPr>
          <w:rFonts w:hint="eastAsia"/>
        </w:rPr>
        <w:instrText>REF _Ref100079308 \h</w:instrText>
      </w:r>
      <w:r w:rsidR="004C551A">
        <w:instrText xml:space="preserve"> </w:instrText>
      </w:r>
      <w:r w:rsidR="004C551A">
        <w:fldChar w:fldCharType="separate"/>
      </w:r>
      <w:r w:rsidR="004C551A">
        <w:rPr>
          <w:rFonts w:hint="eastAsia"/>
        </w:rPr>
        <w:t>（</w:t>
      </w:r>
      <w:r w:rsidR="004C551A">
        <w:rPr>
          <w:noProof/>
        </w:rPr>
        <w:t>3</w:t>
      </w:r>
      <w:r w:rsidR="004C551A">
        <w:t>.</w:t>
      </w:r>
      <w:r w:rsidR="004C551A">
        <w:rPr>
          <w:noProof/>
        </w:rPr>
        <w:t>4</w:t>
      </w:r>
      <w:r w:rsidR="004C551A">
        <w:rPr>
          <w:rFonts w:hint="eastAsia"/>
        </w:rPr>
        <w:t>）</w:t>
      </w:r>
      <w:r w:rsidR="004C551A">
        <w:fldChar w:fldCharType="end"/>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函数，即蒸馏函数。</w:t>
      </w:r>
    </w:p>
    <w:p w14:paraId="5EFEA42D" w14:textId="4146B6E9" w:rsidR="00593F5D" w:rsidRDefault="00593F5D" w:rsidP="004433B7">
      <w:pPr>
        <w:ind w:firstLine="480"/>
      </w:pPr>
      <w:r w:rsidRPr="007469D7">
        <w:rPr>
          <w:rFonts w:hint="eastAsia"/>
        </w:rPr>
        <w:t>如</w:t>
      </w:r>
      <w:r w:rsidRPr="007469D7">
        <w:fldChar w:fldCharType="begin"/>
      </w:r>
      <w:r w:rsidRPr="007469D7">
        <w:instrText xml:space="preserve"> </w:instrText>
      </w:r>
      <w:r w:rsidRPr="007469D7">
        <w:rPr>
          <w:rFonts w:hint="eastAsia"/>
        </w:rPr>
        <w:instrText>REF _Ref99816508 \h</w:instrText>
      </w:r>
      <w:r w:rsidRPr="007469D7">
        <w:instrText xml:space="preserve"> </w:instrText>
      </w:r>
      <w:r>
        <w:instrText xml:space="preserve"> \* MERGEFORMAT </w:instrText>
      </w:r>
      <w:r w:rsidRPr="007469D7">
        <w:fldChar w:fldCharType="separate"/>
      </w:r>
      <w:r w:rsidRPr="007469D7">
        <w:rPr>
          <w:rFonts w:eastAsiaTheme="minorEastAsia"/>
        </w:rPr>
        <w:t>图</w:t>
      </w:r>
      <w:r w:rsidRPr="007469D7">
        <w:rPr>
          <w:rFonts w:eastAsiaTheme="minorEastAsia"/>
          <w:noProof/>
        </w:rPr>
        <w:t>3</w:t>
      </w:r>
      <w:r w:rsidRPr="007469D7">
        <w:rPr>
          <w:rFonts w:eastAsiaTheme="minorEastAsia"/>
        </w:rPr>
        <w:t>.</w:t>
      </w:r>
      <w:r w:rsidRPr="007469D7">
        <w:rPr>
          <w:rFonts w:eastAsiaTheme="minorEastAsia"/>
          <w:noProof/>
        </w:rPr>
        <w:t>3</w:t>
      </w:r>
      <w:r w:rsidRPr="007469D7">
        <w:fldChar w:fldCharType="end"/>
      </w:r>
      <w:r w:rsidRPr="007469D7">
        <w:rPr>
          <w:rFonts w:hint="eastAsia"/>
        </w:rPr>
        <w:t>所</w:t>
      </w:r>
      <w:r>
        <w:rPr>
          <w:rFonts w:hint="eastAsia"/>
        </w:rPr>
        <w:t>示，自注意力模块的输入为模型中所有分类器（包括</w:t>
      </w:r>
      <w:proofErr w:type="gramStart"/>
      <w:r>
        <w:rPr>
          <w:rFonts w:hint="eastAsia"/>
        </w:rPr>
        <w:t>最</w:t>
      </w:r>
      <w:proofErr w:type="gramEnd"/>
      <w:r>
        <w:rPr>
          <w:rFonts w:hint="eastAsia"/>
        </w:rPr>
        <w:t>深层分类器和所有浅层分类器）的特征图。记第</w:t>
      </w:r>
      <m:oMath>
        <m:r>
          <w:rPr>
            <w:rFonts w:ascii="Cambria Math"/>
          </w:rPr>
          <m:t>i</m:t>
        </m:r>
      </m:oMath>
      <w:r>
        <w:rPr>
          <w:rFonts w:hint="eastAsia"/>
        </w:rPr>
        <w:t>个浅层分类器的特征图为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，最深层分类器的特征图为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。在浅层分类器的特征图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和最深层分类器的特征图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后分别添加一个非线性投影层，分别得到结果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。使用投影层的目的有两点，一是为了提取出特征图里更高阶、更本质的特征，二是为了使</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的维数相同（记为</w:t>
      </w:r>
      <m:oMath>
        <m:sSub>
          <m:sSubPr>
            <m:ctrlPr>
              <w:rPr>
                <w:rFonts w:ascii="Cambria Math" w:hAnsi="Cambria Math"/>
                <w:i/>
              </w:rPr>
            </m:ctrlPr>
          </m:sSubPr>
          <m:e>
            <m:r>
              <w:rPr>
                <w:rFonts w:ascii="Cambria Math"/>
              </w:rPr>
              <m:t>D</m:t>
            </m:r>
          </m:e>
          <m:sub>
            <m:r>
              <w:rPr>
                <w:rFonts w:ascii="Cambria Math"/>
              </w:rPr>
              <m:t>C</m:t>
            </m:r>
          </m:sub>
        </m:sSub>
      </m:oMath>
      <w:r>
        <w:rPr>
          <w:rFonts w:hint="eastAsia"/>
        </w:rPr>
        <w:t>）</w:t>
      </w:r>
      <w:r w:rsidR="00C952C4">
        <w:rPr>
          <w:rFonts w:hint="eastAsia"/>
        </w:rPr>
        <w:t>，方便后续计算</w:t>
      </w:r>
      <w:r w:rsidR="00EB067B">
        <w:rPr>
          <w:rFonts w:hint="eastAsia"/>
        </w:rPr>
        <w:t>它们的相似度</w:t>
      </w:r>
      <w:r>
        <w:rPr>
          <w:rFonts w:hint="eastAsia"/>
        </w:rPr>
        <w:t>。</w:t>
      </w:r>
    </w:p>
    <w:p w14:paraId="511B64BA" w14:textId="77777777" w:rsidR="004433B7" w:rsidRDefault="004433B7" w:rsidP="004433B7">
      <w:pPr>
        <w:ind w:firstLineChars="200" w:firstLine="480"/>
      </w:pPr>
      <w:proofErr w:type="gramStart"/>
      <w:r>
        <w:rPr>
          <w:rFonts w:hint="eastAsia"/>
        </w:rPr>
        <w:t>记特征图</w:t>
      </w:r>
      <w:proofErr w:type="gramEnd"/>
      <w:r>
        <w:rPr>
          <w:rFonts w:hint="eastAsia"/>
        </w:rPr>
        <w:t>通过投影层后的输出向量为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fldChar w:fldCharType="begin"/>
      </w:r>
      <w:r>
        <w:instrText xml:space="preserve"> </w:instrText>
      </w:r>
      <w:r>
        <w:rPr>
          <w:rFonts w:hint="eastAsia"/>
        </w:rPr>
        <w:instrText>REF _Ref100079308 \h</w:instrText>
      </w:r>
      <w:r>
        <w:instrText xml:space="preserve"> </w:instrText>
      </w:r>
      <w:r>
        <w:fldChar w:fldCharType="separate"/>
      </w:r>
      <w:r>
        <w:rPr>
          <w:rFonts w:hint="eastAsia"/>
        </w:rPr>
        <w:t>（</w:t>
      </w:r>
      <w:r>
        <w:rPr>
          <w:noProof/>
        </w:rPr>
        <w:t>3</w:t>
      </w:r>
      <w:r>
        <w:t>.</w:t>
      </w:r>
      <w:r>
        <w:rPr>
          <w:noProof/>
        </w:rPr>
        <w:t>4</w:t>
      </w:r>
      <w:r>
        <w:rPr>
          <w:rFonts w:hint="eastAsia"/>
        </w:rPr>
        <w:t>）</w:t>
      </w:r>
      <w:r>
        <w:fldChar w:fldCharType="end"/>
      </w:r>
      <w:r>
        <w:rPr>
          <w:rFonts w:hint="eastAsia"/>
        </w:rPr>
        <w:t>中对知识蒸馏的定义，将投影层输出向量的蒸馏函数定义为：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2946"/>
        <w:gridCol w:w="2908"/>
      </w:tblGrid>
      <w:tr w:rsidR="004433B7" w14:paraId="428D97B4" w14:textId="77777777" w:rsidTr="00B729B8">
        <w:tc>
          <w:tcPr>
            <w:tcW w:w="2982" w:type="dxa"/>
            <w:vAlign w:val="center"/>
          </w:tcPr>
          <w:p w14:paraId="22F419A0" w14:textId="77777777" w:rsidR="004433B7" w:rsidRDefault="004433B7" w:rsidP="00B729B8"/>
        </w:tc>
        <w:tc>
          <w:tcPr>
            <w:tcW w:w="2982" w:type="dxa"/>
            <w:vAlign w:val="center"/>
          </w:tcPr>
          <w:p w14:paraId="0987D1BD" w14:textId="77777777" w:rsidR="004433B7" w:rsidRDefault="004433B7" w:rsidP="00B729B8">
            <w:pPr>
              <w:jc w:val="center"/>
            </w:pPr>
            <m:oMathPara>
              <m:oMath>
                <m:r>
                  <w:rPr>
                    <w:rFonts w:ascii="Cambria Math"/>
                  </w:rPr>
                  <m:t>soft(p)=</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i</m:t>
                        </m:r>
                      </m:sub>
                    </m:sSub>
                    <m:r>
                      <w:rPr>
                        <w:rFonts w:ascii="Cambria Math"/>
                      </w:rPr>
                      <m:t>/T</m:t>
                    </m:r>
                    <m:r>
                      <w:rPr>
                        <w:rFonts w:ascii="Cambria Math"/>
                      </w:rPr>
                      <m:t>'</m:t>
                    </m:r>
                    <m:r>
                      <w:rPr>
                        <w:rFonts w:ascii="Cambria Math"/>
                      </w:rPr>
                      <m:t>)</m:t>
                    </m:r>
                  </m:num>
                  <m:den>
                    <m:nary>
                      <m:naryPr>
                        <m:chr m:val="∑"/>
                        <m:ctrlPr>
                          <w:rPr>
                            <w:rFonts w:ascii="Cambria Math" w:hAnsi="Cambria Math"/>
                            <w:i/>
                          </w:rPr>
                        </m:ctrlPr>
                      </m:naryPr>
                      <m:sub>
                        <m:r>
                          <w:rPr>
                            <w:rFonts w:ascii="Cambria Math"/>
                          </w:rPr>
                          <m:t>j</m:t>
                        </m:r>
                      </m:sub>
                      <m:sup>
                        <m:sSub>
                          <m:sSubPr>
                            <m:ctrlPr>
                              <w:rPr>
                                <w:rFonts w:ascii="Cambria Math" w:hAnsi="Cambria Math"/>
                                <w:i/>
                              </w:rPr>
                            </m:ctrlPr>
                          </m:sSubPr>
                          <m:e>
                            <m:r>
                              <w:rPr>
                                <w:rFonts w:ascii="Cambria Math"/>
                              </w:rPr>
                              <m:t>D</m:t>
                            </m:r>
                          </m:e>
                          <m:sub>
                            <m:r>
                              <w:rPr>
                                <w:rFonts w:ascii="Cambria Math"/>
                              </w:rPr>
                              <m:t>c</m:t>
                            </m:r>
                          </m:sub>
                        </m:s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j</m:t>
                            </m:r>
                          </m:sub>
                        </m:sSub>
                        <m:r>
                          <w:rPr>
                            <w:rFonts w:ascii="Cambria Math"/>
                          </w:rPr>
                          <m:t>/T</m:t>
                        </m:r>
                        <m:r>
                          <w:rPr>
                            <w:rFonts w:ascii="Cambria Math"/>
                          </w:rPr>
                          <m:t>'</m:t>
                        </m:r>
                        <m:r>
                          <w:rPr>
                            <w:rFonts w:ascii="Cambria Math"/>
                          </w:rPr>
                          <m:t>)</m:t>
                        </m:r>
                      </m:e>
                    </m:nary>
                  </m:den>
                </m:f>
              </m:oMath>
            </m:oMathPara>
          </w:p>
        </w:tc>
        <w:tc>
          <w:tcPr>
            <w:tcW w:w="2983" w:type="dxa"/>
            <w:vAlign w:val="center"/>
          </w:tcPr>
          <w:p w14:paraId="3A86057E" w14:textId="77777777" w:rsidR="004433B7" w:rsidRDefault="004433B7" w:rsidP="00B729B8">
            <w:pPr>
              <w:jc w:val="right"/>
            </w:pPr>
            <w:bookmarkStart w:id="597" w:name="_Ref1000794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5</w:t>
            </w:r>
            <w:r>
              <w:fldChar w:fldCharType="end"/>
            </w:r>
            <w:r>
              <w:rPr>
                <w:rFonts w:hint="eastAsia"/>
              </w:rPr>
              <w:t>）</w:t>
            </w:r>
            <w:bookmarkEnd w:id="597"/>
          </w:p>
        </w:tc>
      </w:tr>
    </w:tbl>
    <w:p w14:paraId="62D2850A" w14:textId="7AACF2E0" w:rsidR="004433B7" w:rsidRPr="00A1464A" w:rsidRDefault="004433B7" w:rsidP="006A5378">
      <w:pPr>
        <w:rPr>
          <w:color w:val="FF0000"/>
          <w:rPrChange w:id="598" w:author="微软用户" w:date="2022-04-11T21:07:00Z">
            <w:rPr/>
          </w:rPrChange>
        </w:rPr>
      </w:pPr>
      <w:r>
        <w:rPr>
          <w:rFonts w:hint="eastAsia"/>
        </w:rPr>
        <w:t>其中</w:t>
      </w:r>
      <w:r>
        <w:rPr>
          <w:rFonts w:hint="eastAsia"/>
          <w:position w:val="-4"/>
        </w:rPr>
        <w:object w:dxaOrig="260" w:dyaOrig="260" w14:anchorId="50E3E029">
          <v:shape id="_x0000_i1030" type="#_x0000_t75" style="width:12pt;height:12pt" o:ole="">
            <v:imagedata r:id="rId46" o:title=""/>
          </v:shape>
          <o:OLEObject Type="Embed" ProgID="Equation.3" ShapeID="_x0000_i1030" DrawAspect="Content" ObjectID="_1711303288" r:id="rId47"/>
        </w:object>
      </w:r>
      <w:r>
        <w:rPr>
          <w:rFonts w:hint="eastAsia"/>
        </w:rPr>
        <w:t>是对自注意力模块的投影层输出向量的蒸馏温度。值得一提的是，投影层输出的蒸馏温度</w:t>
      </w:r>
      <m:oMath>
        <m:r>
          <w:rPr>
            <w:rFonts w:ascii="Cambria Math"/>
          </w:rPr>
          <m:t>T</m:t>
        </m:r>
        <m:r>
          <w:rPr>
            <w:rFonts w:ascii="Cambria Math"/>
          </w:rPr>
          <m:t>'</m:t>
        </m:r>
      </m:oMath>
      <w:r>
        <w:rPr>
          <w:rFonts w:hint="eastAsia"/>
        </w:rPr>
        <w:t>和分类器</w:t>
      </w:r>
      <w:r w:rsidRPr="00A1464A">
        <w:rPr>
          <w:rFonts w:hint="eastAsia"/>
          <w:color w:val="FF0000"/>
          <w:rPrChange w:id="599" w:author="微软用户" w:date="2022-04-11T21:07:00Z">
            <w:rPr>
              <w:rFonts w:hint="eastAsia"/>
            </w:rPr>
          </w:rPrChange>
        </w:rPr>
        <w:t>输出的蒸馏温度</w:t>
      </w:r>
      <m:oMath>
        <m:r>
          <w:rPr>
            <w:rFonts w:ascii="Cambria Math"/>
            <w:color w:val="FF0000"/>
            <w:rPrChange w:id="600" w:author="微软用户" w:date="2022-04-11T21:07:00Z">
              <w:rPr>
                <w:rFonts w:ascii="Cambria Math"/>
              </w:rPr>
            </w:rPrChange>
          </w:rPr>
          <m:t>T</m:t>
        </m:r>
      </m:oMath>
      <w:r w:rsidRPr="00A1464A">
        <w:rPr>
          <w:rFonts w:hint="eastAsia"/>
          <w:color w:val="FF0000"/>
          <w:rPrChange w:id="601" w:author="微软用户" w:date="2022-04-11T21:07:00Z">
            <w:rPr>
              <w:rFonts w:hint="eastAsia"/>
            </w:rPr>
          </w:rPrChange>
        </w:rPr>
        <w:t>是彼此独立的。在第四章的</w:t>
      </w:r>
      <w:r w:rsidRPr="00A1464A">
        <w:rPr>
          <w:color w:val="FF0000"/>
          <w:rPrChange w:id="602" w:author="微软用户" w:date="2022-04-11T21:07:00Z">
            <w:rPr/>
          </w:rPrChange>
        </w:rPr>
        <w:fldChar w:fldCharType="begin"/>
      </w:r>
      <w:r w:rsidRPr="00A1464A">
        <w:rPr>
          <w:color w:val="FF0000"/>
          <w:rPrChange w:id="603" w:author="微软用户" w:date="2022-04-11T21:07:00Z">
            <w:rPr/>
          </w:rPrChange>
        </w:rPr>
        <w:instrText xml:space="preserve"> REF _Ref99804011 \r \h </w:instrText>
      </w:r>
      <w:r w:rsidRPr="00A1464A">
        <w:rPr>
          <w:color w:val="FF0000"/>
          <w:rPrChange w:id="604" w:author="微软用户" w:date="2022-04-11T21:07:00Z">
            <w:rPr>
              <w:color w:val="FF0000"/>
            </w:rPr>
          </w:rPrChange>
        </w:rPr>
      </w:r>
      <w:r w:rsidRPr="00A1464A">
        <w:rPr>
          <w:color w:val="FF0000"/>
          <w:rPrChange w:id="605" w:author="微软用户" w:date="2022-04-11T21:07:00Z">
            <w:rPr/>
          </w:rPrChange>
        </w:rPr>
        <w:fldChar w:fldCharType="separate"/>
      </w:r>
      <w:r w:rsidRPr="00A1464A">
        <w:rPr>
          <w:color w:val="FF0000"/>
          <w:rPrChange w:id="606" w:author="微软用户" w:date="2022-04-11T21:07:00Z">
            <w:rPr/>
          </w:rPrChange>
        </w:rPr>
        <w:t>4.3.3</w:t>
      </w:r>
      <w:r w:rsidRPr="00A1464A">
        <w:rPr>
          <w:color w:val="FF0000"/>
          <w:rPrChange w:id="607" w:author="微软用户" w:date="2022-04-11T21:07:00Z">
            <w:rPr/>
          </w:rPrChange>
        </w:rPr>
        <w:fldChar w:fldCharType="end"/>
      </w:r>
      <w:r w:rsidRPr="00A1464A">
        <w:rPr>
          <w:rFonts w:hint="eastAsia"/>
          <w:color w:val="FF0000"/>
          <w:rPrChange w:id="608" w:author="微软用户" w:date="2022-04-11T21:07:00Z">
            <w:rPr>
              <w:rFonts w:hint="eastAsia"/>
            </w:rPr>
          </w:rPrChange>
        </w:rPr>
        <w:t>部分将专门探讨</w:t>
      </w:r>
      <m:oMath>
        <m:r>
          <w:rPr>
            <w:rFonts w:ascii="Cambria Math"/>
            <w:color w:val="FF0000"/>
            <w:rPrChange w:id="609" w:author="微软用户" w:date="2022-04-11T21:07:00Z">
              <w:rPr>
                <w:rFonts w:ascii="Cambria Math"/>
              </w:rPr>
            </w:rPrChange>
          </w:rPr>
          <m:t>T</m:t>
        </m:r>
        <m:r>
          <w:rPr>
            <w:rFonts w:ascii="Cambria Math" w:hint="eastAsia"/>
            <w:color w:val="FF0000"/>
            <w:rPrChange w:id="610" w:author="微软用户" w:date="2022-04-11T21:07:00Z">
              <w:rPr>
                <w:rFonts w:ascii="Cambria Math" w:hint="eastAsia"/>
              </w:rPr>
            </w:rPrChange>
          </w:rPr>
          <m:t>'</m:t>
        </m:r>
      </m:oMath>
      <w:r w:rsidRPr="00A1464A">
        <w:rPr>
          <w:rFonts w:hint="eastAsia"/>
          <w:color w:val="FF0000"/>
          <w:rPrChange w:id="611" w:author="微软用户" w:date="2022-04-11T21:07:00Z">
            <w:rPr>
              <w:rFonts w:hint="eastAsia"/>
            </w:rPr>
          </w:rPrChange>
        </w:rPr>
        <w:t>对模型性能的影响。</w:t>
      </w:r>
    </w:p>
    <w:p w14:paraId="61063678" w14:textId="2E7EE364" w:rsidR="00F9652C" w:rsidRDefault="004B10C9" w:rsidP="00F9652C">
      <w:pPr>
        <w:keepNext/>
        <w:ind w:firstLine="480"/>
        <w:jc w:val="center"/>
      </w:pPr>
      <w:r w:rsidRPr="004B10C9">
        <w:lastRenderedPageBreak/>
        <w:t xml:space="preserve"> </w:t>
      </w:r>
      <w:r>
        <w:rPr>
          <w:noProof/>
        </w:rPr>
        <w:drawing>
          <wp:inline distT="0" distB="0" distL="0" distR="0" wp14:anchorId="3BF3ABE4" wp14:editId="5EA07BE9">
            <wp:extent cx="4342116" cy="5867400"/>
            <wp:effectExtent l="0" t="0" r="190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363837" cy="5896751"/>
                    </a:xfrm>
                    <a:prstGeom prst="rect">
                      <a:avLst/>
                    </a:prstGeom>
                    <a:noFill/>
                    <a:ln>
                      <a:noFill/>
                    </a:ln>
                  </pic:spPr>
                </pic:pic>
              </a:graphicData>
            </a:graphic>
          </wp:inline>
        </w:drawing>
      </w:r>
    </w:p>
    <w:p w14:paraId="348AA58C" w14:textId="32621974" w:rsidR="004A5C04" w:rsidRPr="003E32F5" w:rsidRDefault="005707D0" w:rsidP="00F9652C">
      <w:pPr>
        <w:pStyle w:val="a8"/>
        <w:ind w:left="210" w:hanging="210"/>
        <w:jc w:val="center"/>
        <w:rPr>
          <w:rFonts w:ascii="Times New Roman" w:eastAsiaTheme="minorEastAsia" w:hAnsi="Times New Roman"/>
          <w:sz w:val="21"/>
          <w:szCs w:val="21"/>
        </w:rPr>
      </w:pPr>
      <w:r w:rsidRPr="003E32F5">
        <w:rPr>
          <w:rFonts w:ascii="Times New Roman" w:eastAsiaTheme="minorEastAsia" w:hAnsi="Times New Roman"/>
          <w:sz w:val="21"/>
          <w:szCs w:val="21"/>
        </w:rPr>
        <w:t>图</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STYLEREF 1 \s </w:instrText>
      </w:r>
      <w:r w:rsidR="00B8697E">
        <w:rPr>
          <w:rFonts w:ascii="Times New Roman" w:eastAsiaTheme="minorEastAsia" w:hAnsi="Times New Roman"/>
          <w:sz w:val="21"/>
          <w:szCs w:val="21"/>
        </w:rPr>
        <w:fldChar w:fldCharType="separate"/>
      </w:r>
      <w:r w:rsidR="00B8697E">
        <w:rPr>
          <w:rFonts w:ascii="Times New Roman" w:eastAsiaTheme="minorEastAsia" w:hAnsi="Times New Roman"/>
          <w:noProof/>
          <w:sz w:val="21"/>
          <w:szCs w:val="21"/>
        </w:rPr>
        <w:t>3</w:t>
      </w:r>
      <w:r w:rsidR="00B8697E">
        <w:rPr>
          <w:rFonts w:ascii="Times New Roman" w:eastAsiaTheme="minorEastAsia" w:hAnsi="Times New Roman"/>
          <w:sz w:val="21"/>
          <w:szCs w:val="21"/>
        </w:rPr>
        <w:fldChar w:fldCharType="end"/>
      </w:r>
      <w:r w:rsidR="00B8697E">
        <w:rPr>
          <w:rFonts w:ascii="Times New Roman" w:eastAsiaTheme="minorEastAsia" w:hAnsi="Times New Roman"/>
          <w:sz w:val="21"/>
          <w:szCs w:val="21"/>
        </w:rPr>
        <w:t>.</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SEQ Figure \* ARABIC \s 1 </w:instrText>
      </w:r>
      <w:r w:rsidR="00B8697E">
        <w:rPr>
          <w:rFonts w:ascii="Times New Roman" w:eastAsiaTheme="minorEastAsia" w:hAnsi="Times New Roman"/>
          <w:sz w:val="21"/>
          <w:szCs w:val="21"/>
        </w:rPr>
        <w:fldChar w:fldCharType="separate"/>
      </w:r>
      <w:r w:rsidR="00B8697E">
        <w:rPr>
          <w:rFonts w:ascii="Times New Roman" w:eastAsiaTheme="minorEastAsia" w:hAnsi="Times New Roman"/>
          <w:noProof/>
          <w:sz w:val="21"/>
          <w:szCs w:val="21"/>
        </w:rPr>
        <w:t>3</w:t>
      </w:r>
      <w:r w:rsidR="00B8697E">
        <w:rPr>
          <w:rFonts w:ascii="Times New Roman" w:eastAsiaTheme="minorEastAsia" w:hAnsi="Times New Roman"/>
          <w:sz w:val="21"/>
          <w:szCs w:val="21"/>
        </w:rPr>
        <w:fldChar w:fldCharType="end"/>
      </w:r>
      <w:r w:rsidR="00F9652C" w:rsidRPr="003E32F5">
        <w:rPr>
          <w:rFonts w:ascii="Times New Roman" w:eastAsiaTheme="minorEastAsia" w:hAnsi="Times New Roman"/>
          <w:sz w:val="21"/>
          <w:szCs w:val="21"/>
        </w:rPr>
        <w:t xml:space="preserve">  SKDSA</w:t>
      </w:r>
      <w:r w:rsidR="00F9652C" w:rsidRPr="003E32F5">
        <w:rPr>
          <w:rFonts w:ascii="Times New Roman" w:eastAsiaTheme="minorEastAsia" w:hAnsi="Times New Roman"/>
          <w:sz w:val="21"/>
          <w:szCs w:val="21"/>
        </w:rPr>
        <w:t>自注意力模块的计算流程</w:t>
      </w:r>
    </w:p>
    <w:p w14:paraId="01C3643E" w14:textId="377B7742" w:rsidR="004A5C04" w:rsidRDefault="003829B2" w:rsidP="004A5C04">
      <w:pPr>
        <w:ind w:firstLineChars="200" w:firstLine="480"/>
      </w:pPr>
      <w:r>
        <w:rPr>
          <w:rFonts w:eastAsiaTheme="minorEastAsia" w:hint="eastAsia"/>
        </w:rPr>
        <w:t>根据</w:t>
      </w:r>
      <w:r w:rsidR="00BA7BD5">
        <w:rPr>
          <w:rFonts w:eastAsiaTheme="minorEastAsia"/>
        </w:rPr>
        <w:fldChar w:fldCharType="begin"/>
      </w:r>
      <w:r w:rsidR="00BA7BD5">
        <w:rPr>
          <w:rFonts w:eastAsiaTheme="minorEastAsia"/>
        </w:rPr>
        <w:instrText xml:space="preserve"> </w:instrText>
      </w:r>
      <w:r w:rsidR="00BA7BD5">
        <w:rPr>
          <w:rFonts w:eastAsiaTheme="minorEastAsia" w:hint="eastAsia"/>
        </w:rPr>
        <w:instrText>REF _Ref100079113 \r \h</w:instrText>
      </w:r>
      <w:r w:rsidR="00BA7BD5">
        <w:rPr>
          <w:rFonts w:eastAsiaTheme="minorEastAsia"/>
        </w:rPr>
        <w:instrText xml:space="preserve"> </w:instrText>
      </w:r>
      <w:r w:rsidR="00BA7BD5">
        <w:rPr>
          <w:rFonts w:eastAsiaTheme="minorEastAsia"/>
        </w:rPr>
      </w:r>
      <w:r w:rsidR="00BA7BD5">
        <w:rPr>
          <w:rFonts w:eastAsiaTheme="minorEastAsia"/>
        </w:rPr>
        <w:fldChar w:fldCharType="separate"/>
      </w:r>
      <w:r w:rsidR="00BA7BD5">
        <w:rPr>
          <w:rFonts w:eastAsiaTheme="minorEastAsia"/>
        </w:rPr>
        <w:t>3.1</w:t>
      </w:r>
      <w:r w:rsidR="00BA7BD5">
        <w:rPr>
          <w:rFonts w:eastAsiaTheme="minorEastAsia"/>
        </w:rPr>
        <w:fldChar w:fldCharType="end"/>
      </w:r>
      <w:r w:rsidR="00A40F21">
        <w:rPr>
          <w:rFonts w:eastAsiaTheme="minorEastAsia" w:hint="eastAsia"/>
        </w:rPr>
        <w:t>节</w:t>
      </w:r>
      <w:r w:rsidR="005274B9">
        <w:rPr>
          <w:rFonts w:eastAsiaTheme="minorEastAsia" w:hint="eastAsia"/>
        </w:rPr>
        <w:t>的介绍</w:t>
      </w:r>
      <w:r w:rsidR="001454B2">
        <w:rPr>
          <w:rFonts w:hint="eastAsia"/>
        </w:rPr>
        <w:t>，</w:t>
      </w:r>
      <w:r w:rsidR="004A5C04">
        <w:rPr>
          <w:rFonts w:hint="eastAsia"/>
        </w:rPr>
        <w:t>求解自注意力模型需要</w:t>
      </w:r>
      <m:oMath>
        <m:r>
          <w:rPr>
            <w:rFonts w:ascii="Cambria Math"/>
          </w:rPr>
          <m:t>Query</m:t>
        </m:r>
      </m:oMath>
      <w:r w:rsidR="004A5C04">
        <w:rPr>
          <w:rFonts w:hint="eastAsia"/>
        </w:rPr>
        <w:t>、</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sidR="004A5C04">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sidR="004A5C04">
        <w:rPr>
          <w:rFonts w:hint="eastAsia"/>
        </w:rPr>
        <w:t>。对所有投影层输出的结果统一使用蒸馏函数（式</w:t>
      </w:r>
      <w:r w:rsidR="00327FEB">
        <w:fldChar w:fldCharType="begin"/>
      </w:r>
      <w:r w:rsidR="00327FEB">
        <w:instrText xml:space="preserve"> </w:instrText>
      </w:r>
      <w:r w:rsidR="00327FEB">
        <w:rPr>
          <w:rFonts w:hint="eastAsia"/>
        </w:rPr>
        <w:instrText>REF _Ref100079461 \h</w:instrText>
      </w:r>
      <w:r w:rsidR="00327FEB">
        <w:instrText xml:space="preserve"> </w:instrText>
      </w:r>
      <w:r w:rsidR="00327FEB">
        <w:fldChar w:fldCharType="separate"/>
      </w:r>
      <w:r w:rsidR="00327FEB">
        <w:rPr>
          <w:rFonts w:hint="eastAsia"/>
        </w:rPr>
        <w:t>（</w:t>
      </w:r>
      <w:r w:rsidR="00327FEB">
        <w:rPr>
          <w:noProof/>
        </w:rPr>
        <w:t>3</w:t>
      </w:r>
      <w:r w:rsidR="00327FEB">
        <w:t>.</w:t>
      </w:r>
      <w:r w:rsidR="00327FEB">
        <w:rPr>
          <w:noProof/>
        </w:rPr>
        <w:t>5</w:t>
      </w:r>
      <w:r w:rsidR="00327FEB">
        <w:rPr>
          <w:rFonts w:hint="eastAsia"/>
        </w:rPr>
        <w:t>）</w:t>
      </w:r>
      <w:r w:rsidR="00327FEB">
        <w:fldChar w:fldCharType="end"/>
      </w:r>
      <w:r w:rsidR="004A5C04">
        <w:rPr>
          <w:rFonts w:hint="eastAsia"/>
        </w:rPr>
        <w:t>），得到</w:t>
      </w:r>
      <w:r w:rsidR="004A5C04">
        <w:rPr>
          <w:rFonts w:hint="eastAsia"/>
        </w:rPr>
        <w:t>SKDSA</w:t>
      </w:r>
      <w:r w:rsidR="004A5C04">
        <w:rPr>
          <w:rFonts w:hint="eastAsia"/>
        </w:rPr>
        <w:t>模型中第</w:t>
      </w:r>
      <m:oMath>
        <m:r>
          <w:rPr>
            <w:rFonts w:ascii="Cambria Math"/>
          </w:rPr>
          <m:t>i</m:t>
        </m:r>
      </m:oMath>
      <w:proofErr w:type="gramStart"/>
      <w:r w:rsidR="004A5C04">
        <w:rPr>
          <w:rFonts w:hint="eastAsia"/>
        </w:rPr>
        <w:t>个</w:t>
      </w:r>
      <w:proofErr w:type="gramEnd"/>
      <w:r w:rsidR="004A5C04">
        <w:rPr>
          <w:rFonts w:hint="eastAsia"/>
        </w:rPr>
        <w:t>浅层分类器</w:t>
      </w:r>
      <w:r w:rsidR="00F83A49">
        <w:rPr>
          <w:rFonts w:hint="eastAsia"/>
        </w:rPr>
        <w:t>的输出</w:t>
      </w:r>
      <w:r w:rsidR="004A5C04">
        <w:rPr>
          <w:rFonts w:hint="eastAsia"/>
        </w:rPr>
        <w:t>和</w:t>
      </w:r>
      <w:proofErr w:type="gramStart"/>
      <w:r w:rsidR="004A5C04">
        <w:rPr>
          <w:rFonts w:hint="eastAsia"/>
        </w:rPr>
        <w:t>最</w:t>
      </w:r>
      <w:proofErr w:type="gramEnd"/>
      <w:r w:rsidR="004A5C04">
        <w:rPr>
          <w:rFonts w:hint="eastAsia"/>
        </w:rPr>
        <w:t>深层分类器</w:t>
      </w:r>
      <w:r w:rsidR="00B04594">
        <w:rPr>
          <w:rFonts w:hint="eastAsia"/>
        </w:rPr>
        <w:t>的输出</w:t>
      </w:r>
      <w:r w:rsidR="00F542A2">
        <w:rPr>
          <w:rFonts w:hint="eastAsia"/>
        </w:rPr>
        <w:t>，它们分别对应</w:t>
      </w:r>
      <w:proofErr w:type="gramStart"/>
      <w:r w:rsidR="00F542A2">
        <w:rPr>
          <w:rFonts w:hint="eastAsia"/>
        </w:rPr>
        <w:t>自注意</w:t>
      </w:r>
      <w:proofErr w:type="gramEnd"/>
      <w:r w:rsidR="00F542A2">
        <w:rPr>
          <w:rFonts w:hint="eastAsia"/>
        </w:rPr>
        <w:t>模块的</w:t>
      </w:r>
      <m:oMath>
        <m:r>
          <w:rPr>
            <w:rFonts w:ascii="Cambria Math"/>
          </w:rPr>
          <m:t>Query</m:t>
        </m:r>
      </m:oMath>
      <w:r w:rsidR="001F28EA">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sidR="004A5C04">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50"/>
        <w:gridCol w:w="2906"/>
      </w:tblGrid>
      <w:tr w:rsidR="004A5C04" w14:paraId="6193C508" w14:textId="77777777" w:rsidTr="00A00CA8">
        <w:tc>
          <w:tcPr>
            <w:tcW w:w="2982" w:type="dxa"/>
            <w:vAlign w:val="center"/>
          </w:tcPr>
          <w:p w14:paraId="3FE948C9" w14:textId="77777777" w:rsidR="004A5C04" w:rsidRDefault="004A5C04" w:rsidP="00B729B8"/>
        </w:tc>
        <w:tc>
          <w:tcPr>
            <w:tcW w:w="2982" w:type="dxa"/>
            <w:vAlign w:val="center"/>
          </w:tcPr>
          <w:p w14:paraId="59F3D807" w14:textId="77777777" w:rsidR="007F2311" w:rsidRPr="007F2311" w:rsidRDefault="007F2311" w:rsidP="00B729B8">
            <w:pPr>
              <w:jc w:val="center"/>
            </w:pPr>
            <m:oMathPara>
              <m:oMath>
                <m:r>
                  <w:rPr>
                    <w:rFonts w:ascii="Cambria Math"/>
                  </w:rPr>
                  <m:t>Query=soft</m:t>
                </m:r>
                <m:d>
                  <m:dPr>
                    <m:ctrlPr>
                      <w:rPr>
                        <w:rFonts w:ascii="Cambria Math" w:hAnsi="Cambria Math"/>
                        <w:i/>
                      </w:rPr>
                    </m:ctrlPr>
                  </m:dPr>
                  <m:e>
                    <m:r>
                      <w:rPr>
                        <w:rFonts w:ascii="Cambria Math"/>
                      </w:rPr>
                      <m:t>pro</m:t>
                    </m:r>
                    <m:sSub>
                      <m:sSubPr>
                        <m:ctrlPr>
                          <w:rPr>
                            <w:rFonts w:ascii="Cambria Math" w:hAnsi="Cambria Math"/>
                            <w:i/>
                          </w:rPr>
                        </m:ctrlPr>
                      </m:sSubPr>
                      <m:e>
                        <m:r>
                          <w:rPr>
                            <w:rFonts w:ascii="Cambria Math"/>
                          </w:rPr>
                          <m:t>j</m:t>
                        </m:r>
                      </m:e>
                      <m:sub>
                        <m:r>
                          <w:rPr>
                            <w:rFonts w:ascii="Cambria Math"/>
                          </w:rPr>
                          <m:t>C</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C</m:t>
                            </m:r>
                          </m:sub>
                        </m:sSub>
                      </m:e>
                    </m:d>
                  </m:e>
                </m:d>
              </m:oMath>
            </m:oMathPara>
          </w:p>
          <w:p w14:paraId="739A0B94" w14:textId="429B46B1" w:rsidR="004A5C04" w:rsidRDefault="004A5C04" w:rsidP="00B729B8">
            <w:pPr>
              <w:jc w:val="center"/>
            </w:pPr>
            <m:oMathPara>
              <m:oMath>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=soft(pro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m:oMathPara>
          </w:p>
        </w:tc>
        <w:tc>
          <w:tcPr>
            <w:tcW w:w="2983" w:type="dxa"/>
            <w:vAlign w:val="center"/>
          </w:tcPr>
          <w:p w14:paraId="77BB2552" w14:textId="45179C0D" w:rsidR="004A5C04" w:rsidRDefault="004A5C04" w:rsidP="00B729B8">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FB309C">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FB309C">
              <w:rPr>
                <w:noProof/>
              </w:rPr>
              <w:t>6</w:t>
            </w:r>
            <w:r>
              <w:fldChar w:fldCharType="end"/>
            </w:r>
            <w:r>
              <w:rPr>
                <w:rFonts w:hint="eastAsia"/>
              </w:rPr>
              <w:t>）</w:t>
            </w:r>
          </w:p>
        </w:tc>
      </w:tr>
    </w:tbl>
    <w:p w14:paraId="7CFAA2B0" w14:textId="48880869" w:rsidR="004A5C04" w:rsidRDefault="004A5C04" w:rsidP="004A5C04">
      <w:r>
        <w:rPr>
          <w:rFonts w:hint="eastAsia"/>
        </w:rPr>
        <w:t>其中</w:t>
      </w:r>
      <m:oMath>
        <m:r>
          <w:rPr>
            <w:rFonts w:ascii="Cambria Math"/>
          </w:rPr>
          <m:t>1</m:t>
        </m:r>
        <m:r>
          <w:rPr>
            <w:rFonts w:ascii="Cambria Math"/>
          </w:rPr>
          <m:t>≤</m:t>
        </m:r>
        <m:r>
          <w:rPr>
            <w:rFonts w:ascii="Cambria Math"/>
          </w:rPr>
          <m:t>i&lt;C</m:t>
        </m:r>
      </m:oMath>
      <w:r>
        <w:rPr>
          <w:rFonts w:hint="eastAsia"/>
        </w:rPr>
        <w:t>。</w:t>
      </w:r>
      <w:proofErr w:type="gramStart"/>
      <w:r w:rsidR="00AD1137">
        <w:rPr>
          <w:rFonts w:hint="eastAsia"/>
        </w:rPr>
        <w:t>自注意</w:t>
      </w:r>
      <w:proofErr w:type="gramEnd"/>
      <w:r w:rsidR="00AD1137">
        <w:rPr>
          <w:rFonts w:hint="eastAsia"/>
        </w:rPr>
        <w:t>模块</w:t>
      </w:r>
      <w:r w:rsidR="00353306">
        <w:rPr>
          <w:rFonts w:hint="eastAsia"/>
        </w:rPr>
        <w:t>需要</w:t>
      </w:r>
      <w:r w:rsidR="00AD1137">
        <w:rPr>
          <w:rFonts w:hint="eastAsia"/>
        </w:rPr>
        <w:t>的</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sidR="00487FEB">
        <w:rPr>
          <w:rFonts w:hint="eastAsia"/>
        </w:rPr>
        <w:t>将</w:t>
      </w:r>
      <w:r w:rsidR="00C47AC3">
        <w:rPr>
          <w:rFonts w:hint="eastAsia"/>
        </w:rPr>
        <w:t>根据</w:t>
      </w:r>
      <w:r w:rsidR="00487FEB">
        <w:rPr>
          <w:rFonts w:hint="eastAsia"/>
        </w:rPr>
        <w:t>下文</w:t>
      </w:r>
      <w:r w:rsidR="00D234DA">
        <w:rPr>
          <w:rFonts w:hint="eastAsia"/>
        </w:rPr>
        <w:t>的式</w:t>
      </w:r>
      <w:r w:rsidR="00DC4D54">
        <w:fldChar w:fldCharType="begin"/>
      </w:r>
      <w:r w:rsidR="00DC4D54">
        <w:instrText xml:space="preserve"> </w:instrText>
      </w:r>
      <w:r w:rsidR="00DC4D54">
        <w:rPr>
          <w:rFonts w:hint="eastAsia"/>
        </w:rPr>
        <w:instrText>REF _Ref100082567 \h</w:instrText>
      </w:r>
      <w:r w:rsidR="00DC4D54">
        <w:instrText xml:space="preserve"> </w:instrText>
      </w:r>
      <w:r w:rsidR="00DC4D54">
        <w:fldChar w:fldCharType="separate"/>
      </w:r>
      <w:r w:rsidR="00DC4D54">
        <w:rPr>
          <w:rFonts w:hint="eastAsia"/>
        </w:rPr>
        <w:t>（</w:t>
      </w:r>
      <w:r w:rsidR="00DC4D54">
        <w:rPr>
          <w:noProof/>
        </w:rPr>
        <w:t>3</w:t>
      </w:r>
      <w:r w:rsidR="00DC4D54">
        <w:t>.</w:t>
      </w:r>
      <w:r w:rsidR="00DC4D54">
        <w:rPr>
          <w:noProof/>
        </w:rPr>
        <w:t>11</w:t>
      </w:r>
      <w:r w:rsidR="00DC4D54">
        <w:rPr>
          <w:rFonts w:hint="eastAsia"/>
        </w:rPr>
        <w:t>）</w:t>
      </w:r>
      <w:r w:rsidR="00DC4D54">
        <w:fldChar w:fldCharType="end"/>
      </w:r>
      <w:r w:rsidR="00773298">
        <w:rPr>
          <w:rFonts w:hint="eastAsia"/>
        </w:rPr>
        <w:t>求取。</w:t>
      </w:r>
    </w:p>
    <w:p w14:paraId="36403186" w14:textId="77777777" w:rsidR="004A5C04" w:rsidRDefault="004A5C04" w:rsidP="004A5C04">
      <w:pPr>
        <w:ind w:firstLineChars="200" w:firstLine="480"/>
      </w:pPr>
      <w:r>
        <w:rPr>
          <w:rFonts w:hint="eastAsia"/>
        </w:rPr>
        <w:lastRenderedPageBreak/>
        <w:t>利用</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的乘积计算出它们的相似度，再对所有相似度应用归一化指数函数，即可得到</w:t>
      </w:r>
      <w:r>
        <w:t>第</w:t>
      </w:r>
      <m:oMath>
        <m:r>
          <w:rPr>
            <w:rFonts w:ascii="Cambria Math"/>
          </w:rPr>
          <m:t>i</m:t>
        </m:r>
      </m:oMath>
      <w:r>
        <w:t>个</w:t>
      </w:r>
      <w:r>
        <w:rPr>
          <w:rFonts w:hint="eastAsia"/>
        </w:rPr>
        <w:t>浅</w:t>
      </w:r>
      <w:r>
        <w:t>层</w:t>
      </w:r>
      <w:r>
        <w:rPr>
          <w:rFonts w:hint="eastAsia"/>
        </w:rPr>
        <w:t>分类器和最深层分类注意力连接的对应的权重</w:t>
      </w:r>
      <w:r>
        <w:t>系数</w:t>
      </w:r>
      <m:oMath>
        <m:sSub>
          <m:sSubPr>
            <m:ctrlPr>
              <w:rPr>
                <w:rFonts w:ascii="Cambria Math" w:hAnsi="Cambria Math"/>
                <w:i/>
              </w:rPr>
            </m:ctrlPr>
          </m:sSubPr>
          <m:e>
            <m:r>
              <w:rPr>
                <w:rFonts w:ascii="Cambria Math"/>
              </w:rPr>
              <m:t>a</m:t>
            </m:r>
          </m:e>
          <m:sub>
            <m:r>
              <w:rPr>
                <w:rFonts w:ascii="Cambria Math"/>
              </w:rPr>
              <m:t>i</m:t>
            </m:r>
          </m:sub>
        </m:sSub>
      </m:oMath>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A5C04" w14:paraId="7E6782A7" w14:textId="77777777" w:rsidTr="00B729B8">
        <w:tc>
          <w:tcPr>
            <w:tcW w:w="1129" w:type="dxa"/>
            <w:vAlign w:val="center"/>
          </w:tcPr>
          <w:p w14:paraId="57B8B79F" w14:textId="77777777" w:rsidR="004A5C04" w:rsidRDefault="004A5C04" w:rsidP="00B729B8"/>
        </w:tc>
        <w:tc>
          <w:tcPr>
            <w:tcW w:w="6379" w:type="dxa"/>
            <w:vAlign w:val="center"/>
          </w:tcPr>
          <w:p w14:paraId="646935B6" w14:textId="77777777" w:rsidR="004A5C04" w:rsidRDefault="00827A47" w:rsidP="00B729B8">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C</m:t>
                        </m:r>
                        <m:r>
                          <w:rPr>
                            <w:rFonts w:ascii="Cambria Math"/>
                          </w:rPr>
                          <m:t>-</m:t>
                        </m:r>
                        <m:r>
                          <w:rPr>
                            <w:rFonts w:ascii="Cambria Math"/>
                          </w:rPr>
                          <m:t>1</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333E76FC" w14:textId="375ADEE3" w:rsidR="004A5C04" w:rsidRDefault="004A5C04" w:rsidP="00B729B8">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6B026E">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6B026E">
              <w:rPr>
                <w:noProof/>
              </w:rPr>
              <w:t>7</w:t>
            </w:r>
            <w:r>
              <w:fldChar w:fldCharType="end"/>
            </w:r>
            <w:r>
              <w:rPr>
                <w:rFonts w:hint="eastAsia"/>
              </w:rPr>
              <w:t>）</w:t>
            </w:r>
          </w:p>
        </w:tc>
      </w:tr>
    </w:tbl>
    <w:p w14:paraId="41B7A413" w14:textId="3993775D" w:rsidR="004A5C04" w:rsidRDefault="004A5C04" w:rsidP="00430DE2">
      <w:r>
        <w:rPr>
          <w:rFonts w:hint="eastAsia"/>
        </w:rPr>
        <w:t>其中</w:t>
      </w:r>
      <m:oMath>
        <m:r>
          <w:rPr>
            <w:rFonts w:ascii="Cambria Math"/>
          </w:rPr>
          <m:t>1</m:t>
        </m:r>
        <m:r>
          <w:rPr>
            <w:rFonts w:ascii="Cambria Math"/>
          </w:rPr>
          <m:t>≤</m:t>
        </m:r>
        <m:r>
          <w:rPr>
            <w:rFonts w:ascii="Cambria Math"/>
          </w:rPr>
          <m:t>i&lt;C</m:t>
        </m:r>
      </m:oMath>
      <w:r>
        <w:rPr>
          <w:rFonts w:hint="eastAsia"/>
        </w:rPr>
        <w:t>。根据归一化指数函数的定义，</w:t>
      </w:r>
      <w:r w:rsidR="00A0750B">
        <w:rPr>
          <w:rFonts w:hint="eastAsia"/>
        </w:rPr>
        <w:t>易知</w:t>
      </w:r>
      <w:r>
        <w:rPr>
          <w:rFonts w:hint="eastAsia"/>
        </w:rPr>
        <w:t>所有浅层分类器的注意力权重系数之和</w:t>
      </w:r>
      <w:r>
        <w:t>满足</w:t>
      </w:r>
      <m:oMath>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=1</m:t>
            </m:r>
          </m:e>
        </m:nary>
      </m:oMath>
      <w:r>
        <w:t>。</w:t>
      </w:r>
    </w:p>
    <w:p w14:paraId="1FA60C06" w14:textId="77777777" w:rsidR="00033D42" w:rsidRDefault="004A5C04" w:rsidP="00033D42">
      <w:pPr>
        <w:keepNext/>
        <w:ind w:firstLineChars="200" w:firstLine="480"/>
        <w:jc w:val="center"/>
      </w:pPr>
      <w:r>
        <w:rPr>
          <w:noProof/>
        </w:rPr>
        <w:drawing>
          <wp:inline distT="0" distB="0" distL="114300" distR="114300" wp14:anchorId="55EDB83B" wp14:editId="1BC18322">
            <wp:extent cx="3231515" cy="2301240"/>
            <wp:effectExtent l="0" t="0" r="14605" b="0"/>
            <wp:docPr id="16" name="Picture 7" descr="figure2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2_page-0001"/>
                    <pic:cNvPicPr>
                      <a:picLocks noChangeAspect="1"/>
                    </pic:cNvPicPr>
                  </pic:nvPicPr>
                  <pic:blipFill>
                    <a:blip r:embed="rId49"/>
                    <a:stretch>
                      <a:fillRect/>
                    </a:stretch>
                  </pic:blipFill>
                  <pic:spPr>
                    <a:xfrm>
                      <a:off x="0" y="0"/>
                      <a:ext cx="3231515" cy="2301240"/>
                    </a:xfrm>
                    <a:prstGeom prst="rect">
                      <a:avLst/>
                    </a:prstGeom>
                  </pic:spPr>
                </pic:pic>
              </a:graphicData>
            </a:graphic>
          </wp:inline>
        </w:drawing>
      </w:r>
    </w:p>
    <w:p w14:paraId="3D1E4013" w14:textId="43560A66" w:rsidR="004A5C04" w:rsidRPr="00594FB2" w:rsidRDefault="002C60D2" w:rsidP="00033D42">
      <w:pPr>
        <w:pStyle w:val="a8"/>
        <w:ind w:left="210" w:hanging="210"/>
        <w:jc w:val="center"/>
        <w:rPr>
          <w:rFonts w:ascii="Times New Roman" w:eastAsiaTheme="minorEastAsia" w:hAnsi="Times New Roman"/>
          <w:sz w:val="21"/>
          <w:szCs w:val="21"/>
        </w:rPr>
      </w:pPr>
      <w:r w:rsidRPr="00594FB2">
        <w:rPr>
          <w:rFonts w:ascii="Times New Roman" w:eastAsiaTheme="minorEastAsia" w:hAnsi="Times New Roman"/>
          <w:sz w:val="21"/>
          <w:szCs w:val="21"/>
        </w:rPr>
        <w:t>图</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STYLEREF 1 \s </w:instrText>
      </w:r>
      <w:r w:rsidR="00B8697E">
        <w:rPr>
          <w:rFonts w:ascii="Times New Roman" w:eastAsiaTheme="minorEastAsia" w:hAnsi="Times New Roman"/>
          <w:sz w:val="21"/>
          <w:szCs w:val="21"/>
        </w:rPr>
        <w:fldChar w:fldCharType="separate"/>
      </w:r>
      <w:r w:rsidR="00B8697E">
        <w:rPr>
          <w:rFonts w:ascii="Times New Roman" w:eastAsiaTheme="minorEastAsia" w:hAnsi="Times New Roman"/>
          <w:noProof/>
          <w:sz w:val="21"/>
          <w:szCs w:val="21"/>
        </w:rPr>
        <w:t>3</w:t>
      </w:r>
      <w:r w:rsidR="00B8697E">
        <w:rPr>
          <w:rFonts w:ascii="Times New Roman" w:eastAsiaTheme="minorEastAsia" w:hAnsi="Times New Roman"/>
          <w:sz w:val="21"/>
          <w:szCs w:val="21"/>
        </w:rPr>
        <w:fldChar w:fldCharType="end"/>
      </w:r>
      <w:r w:rsidR="00B8697E">
        <w:rPr>
          <w:rFonts w:ascii="Times New Roman" w:eastAsiaTheme="minorEastAsia" w:hAnsi="Times New Roman"/>
          <w:sz w:val="21"/>
          <w:szCs w:val="21"/>
        </w:rPr>
        <w:t>.</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SEQ Figure \* ARABIC \s 1 </w:instrText>
      </w:r>
      <w:r w:rsidR="00B8697E">
        <w:rPr>
          <w:rFonts w:ascii="Times New Roman" w:eastAsiaTheme="minorEastAsia" w:hAnsi="Times New Roman"/>
          <w:sz w:val="21"/>
          <w:szCs w:val="21"/>
        </w:rPr>
        <w:fldChar w:fldCharType="separate"/>
      </w:r>
      <w:r w:rsidR="00B8697E">
        <w:rPr>
          <w:rFonts w:ascii="Times New Roman" w:eastAsiaTheme="minorEastAsia" w:hAnsi="Times New Roman"/>
          <w:noProof/>
          <w:sz w:val="21"/>
          <w:szCs w:val="21"/>
        </w:rPr>
        <w:t>4</w:t>
      </w:r>
      <w:r w:rsidR="00B8697E">
        <w:rPr>
          <w:rFonts w:ascii="Times New Roman" w:eastAsiaTheme="minorEastAsia" w:hAnsi="Times New Roman"/>
          <w:sz w:val="21"/>
          <w:szCs w:val="21"/>
        </w:rPr>
        <w:fldChar w:fldCharType="end"/>
      </w:r>
      <w:r w:rsidR="00033D42" w:rsidRPr="00594FB2">
        <w:rPr>
          <w:rFonts w:ascii="Times New Roman" w:eastAsiaTheme="minorEastAsia" w:hAnsi="Times New Roman"/>
          <w:sz w:val="21"/>
          <w:szCs w:val="21"/>
        </w:rPr>
        <w:t xml:space="preserve">  SKDSA</w:t>
      </w:r>
      <w:r w:rsidR="00033D42" w:rsidRPr="00594FB2">
        <w:rPr>
          <w:rFonts w:ascii="Times New Roman" w:eastAsiaTheme="minorEastAsia" w:hAnsi="Times New Roman"/>
          <w:sz w:val="21"/>
          <w:szCs w:val="21"/>
        </w:rPr>
        <w:t>模型中自注意力模块的直观理解</w:t>
      </w:r>
    </w:p>
    <w:p w14:paraId="418AD818" w14:textId="612487EF" w:rsidR="0098544C" w:rsidRPr="004A5C04" w:rsidRDefault="004A5C04" w:rsidP="00051E6C">
      <w:pPr>
        <w:ind w:firstLineChars="200" w:firstLine="480"/>
      </w:pPr>
      <w:r>
        <w:rPr>
          <w:rFonts w:hint="eastAsia"/>
        </w:rPr>
        <w:t>对</w:t>
      </w:r>
      <w:r>
        <w:rPr>
          <w:rFonts w:hint="eastAsia"/>
        </w:rPr>
        <w:t>SKDSA</w:t>
      </w:r>
      <w:r>
        <w:rPr>
          <w:rFonts w:hint="eastAsia"/>
        </w:rPr>
        <w:t>模型的直观理</w:t>
      </w:r>
      <w:r w:rsidRPr="00F27E25">
        <w:rPr>
          <w:rFonts w:hint="eastAsia"/>
        </w:rPr>
        <w:t>解</w:t>
      </w:r>
      <w:r w:rsidRPr="00F27E25">
        <w:t>如</w:t>
      </w:r>
      <w:r w:rsidRPr="00F27E25">
        <w:fldChar w:fldCharType="begin"/>
      </w:r>
      <w:r w:rsidRPr="00F27E25">
        <w:instrText xml:space="preserve"> REF _Ref99819719 \h </w:instrText>
      </w:r>
      <w:r>
        <w:instrText xml:space="preserve"> \* MERGEFORMAT </w:instrText>
      </w:r>
      <w:r w:rsidRPr="00F27E25">
        <w:fldChar w:fldCharType="separate"/>
      </w:r>
      <w:r w:rsidRPr="00F27E25">
        <w:rPr>
          <w:rFonts w:eastAsiaTheme="minorEastAsia"/>
        </w:rPr>
        <w:t>图</w:t>
      </w:r>
      <w:r w:rsidRPr="00F27E25">
        <w:rPr>
          <w:rFonts w:eastAsiaTheme="minorEastAsia"/>
          <w:noProof/>
        </w:rPr>
        <w:t>3</w:t>
      </w:r>
      <w:r w:rsidRPr="00F27E25">
        <w:rPr>
          <w:rFonts w:eastAsiaTheme="minorEastAsia"/>
        </w:rPr>
        <w:t>.</w:t>
      </w:r>
      <w:r w:rsidRPr="00F27E25">
        <w:rPr>
          <w:rFonts w:eastAsiaTheme="minorEastAsia"/>
          <w:noProof/>
        </w:rPr>
        <w:t>4</w:t>
      </w:r>
      <w:r w:rsidRPr="00F27E25">
        <w:fldChar w:fldCharType="end"/>
      </w:r>
      <w:r w:rsidRPr="00F27E25">
        <w:t>所示</w:t>
      </w:r>
      <w:r w:rsidRPr="00F27E25">
        <w:rPr>
          <w:rFonts w:hint="eastAsia"/>
        </w:rPr>
        <w:t>，</w:t>
      </w:r>
      <w:r w:rsidR="00164AE7">
        <w:rPr>
          <w:rFonts w:hint="eastAsia"/>
        </w:rPr>
        <w:t>它</w:t>
      </w:r>
      <w:r>
        <w:rPr>
          <w:rFonts w:hint="eastAsia"/>
        </w:rPr>
        <w:t>在</w:t>
      </w:r>
      <w:r w:rsidR="00566056">
        <w:rPr>
          <w:rFonts w:hint="eastAsia"/>
        </w:rPr>
        <w:t>第</w:t>
      </w:r>
      <m:oMath>
        <m:r>
          <w:rPr>
            <w:rFonts w:ascii="Cambria Math" w:hAnsi="Cambria Math"/>
          </w:rPr>
          <m:t>i (</m:t>
        </m:r>
        <m:r>
          <w:rPr>
            <w:rFonts w:ascii="Cambria Math"/>
          </w:rPr>
          <m:t>1</m:t>
        </m:r>
        <m:r>
          <w:rPr>
            <w:rFonts w:ascii="Cambria Math"/>
          </w:rPr>
          <m:t>≤</m:t>
        </m:r>
        <m:r>
          <w:rPr>
            <w:rFonts w:ascii="Cambria Math"/>
          </w:rPr>
          <m:t>i&lt;C</m:t>
        </m:r>
        <m:r>
          <w:rPr>
            <w:rFonts w:ascii="Cambria Math" w:hAnsi="Cambria Math"/>
          </w:rPr>
          <m:t>)</m:t>
        </m:r>
      </m:oMath>
      <w:proofErr w:type="gramStart"/>
      <w:r w:rsidR="00DB09E3">
        <w:rPr>
          <w:rFonts w:hint="eastAsia"/>
        </w:rPr>
        <w:t>个</w:t>
      </w:r>
      <w:proofErr w:type="gramEnd"/>
      <w:r>
        <w:rPr>
          <w:rFonts w:hint="eastAsia"/>
        </w:rPr>
        <w:t>浅层块（学生模型）和</w:t>
      </w:r>
      <w:proofErr w:type="gramStart"/>
      <w:r>
        <w:rPr>
          <w:rFonts w:hint="eastAsia"/>
        </w:rPr>
        <w:t>最</w:t>
      </w:r>
      <w:proofErr w:type="gramEnd"/>
      <w:r>
        <w:rPr>
          <w:rFonts w:hint="eastAsia"/>
        </w:rPr>
        <w:t>深层块（教师模型）上增加一个自注意力模块，用来</w:t>
      </w:r>
      <w:proofErr w:type="gramStart"/>
      <w:r>
        <w:rPr>
          <w:rFonts w:hint="eastAsia"/>
        </w:rPr>
        <w:t>提取自</w:t>
      </w:r>
      <w:proofErr w:type="gramEnd"/>
      <w:r>
        <w:rPr>
          <w:rFonts w:hint="eastAsia"/>
        </w:rPr>
        <w:t>注意力模型中的</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；然后通过</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计算出</w:t>
      </w:r>
      <w:r w:rsidR="000E7DF9">
        <w:rPr>
          <w:rFonts w:hint="eastAsia"/>
        </w:rPr>
        <w:t>第</w:t>
      </w:r>
      <m:oMath>
        <m:r>
          <w:rPr>
            <w:rFonts w:ascii="Cambria Math" w:hAnsi="Cambria Math"/>
          </w:rPr>
          <m:t>i</m:t>
        </m:r>
      </m:oMath>
      <w:r w:rsidR="000E7DF9">
        <w:rPr>
          <w:rFonts w:hint="eastAsia"/>
        </w:rPr>
        <w:t>个浅层块</w:t>
      </w:r>
      <w:r>
        <w:rPr>
          <w:rFonts w:hint="eastAsia"/>
        </w:rPr>
        <w:t>对应的注意力权重系数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Pr>
          <w:rFonts w:hint="eastAsia"/>
        </w:rPr>
        <w:t>。计算得出的注意力权重系数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sidR="0048661B">
        <w:rPr>
          <w:rFonts w:hint="eastAsia"/>
        </w:rPr>
        <w:t>即</w:t>
      </w:r>
      <w:r>
        <w:rPr>
          <w:rFonts w:hint="eastAsia"/>
        </w:rPr>
        <w:t>代表</w:t>
      </w:r>
      <w:r w:rsidR="00EB0360">
        <w:rPr>
          <w:rFonts w:hint="eastAsia"/>
        </w:rPr>
        <w:t>第</w:t>
      </w:r>
      <m:oMath>
        <m:r>
          <w:rPr>
            <w:rFonts w:ascii="Cambria Math" w:hAnsi="Cambria Math"/>
          </w:rPr>
          <m:t>i</m:t>
        </m:r>
      </m:oMath>
      <w:r w:rsidR="00EB0360">
        <w:rPr>
          <w:rFonts w:hint="eastAsia"/>
        </w:rPr>
        <w:t>个浅层块</w:t>
      </w:r>
      <w:r>
        <w:t>对于最深层</w:t>
      </w:r>
      <w:r>
        <w:rPr>
          <w:rFonts w:hint="eastAsia"/>
        </w:rPr>
        <w:t>块</w:t>
      </w:r>
      <w:r>
        <w:t>的重要性</w:t>
      </w:r>
      <w:r w:rsidR="00295077">
        <w:rPr>
          <w:rFonts w:hint="eastAsia"/>
        </w:rPr>
        <w:t>的</w:t>
      </w:r>
      <w:r w:rsidR="0018340E">
        <w:rPr>
          <w:rFonts w:hint="eastAsia"/>
        </w:rPr>
        <w:t>量化</w:t>
      </w:r>
      <w:r w:rsidR="009F467A">
        <w:rPr>
          <w:rFonts w:hint="eastAsia"/>
        </w:rPr>
        <w:t>，从而解决了本章一开始提出的问题</w:t>
      </w:r>
      <w:r>
        <w:t>。</w:t>
      </w:r>
    </w:p>
    <w:p w14:paraId="539F38E9" w14:textId="5A9C8142" w:rsidR="00BE1C68" w:rsidRDefault="009525B8">
      <w:pPr>
        <w:pStyle w:val="3"/>
      </w:pPr>
      <w:bookmarkStart w:id="612" w:name="_Ref100130538"/>
      <w:r>
        <w:rPr>
          <w:rFonts w:hint="eastAsia"/>
        </w:rPr>
        <w:t>SKDSA</w:t>
      </w:r>
      <w:r>
        <w:rPr>
          <w:rFonts w:hint="eastAsia"/>
        </w:rPr>
        <w:t>模型的损失函数</w:t>
      </w:r>
      <w:bookmarkEnd w:id="612"/>
    </w:p>
    <w:p w14:paraId="713CDA76" w14:textId="77777777" w:rsidR="00D8510A" w:rsidRDefault="00D8510A" w:rsidP="00D8510A">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BYOT</w:t>
      </w:r>
      <w:r>
        <w:rPr>
          <w:rFonts w:ascii="Times New Roman" w:eastAsiaTheme="minorEastAsia" w:hAnsi="Times New Roman" w:hint="eastAsia"/>
          <w:sz w:val="21"/>
          <w:szCs w:val="21"/>
        </w:rPr>
        <w:t>模型</w:t>
      </w:r>
      <w:r>
        <w:rPr>
          <w:rFonts w:ascii="Times New Roman" w:eastAsiaTheme="minorEastAsia" w:hAnsi="Times New Roman"/>
          <w:sz w:val="21"/>
          <w:szCs w:val="21"/>
        </w:rPr>
        <w:t>和</w:t>
      </w:r>
      <w:r>
        <w:rPr>
          <w:rFonts w:ascii="Times New Roman" w:eastAsiaTheme="minorEastAsia" w:hAnsi="Times New Roman"/>
          <w:sz w:val="21"/>
          <w:szCs w:val="21"/>
        </w:rPr>
        <w:t>SKDSA</w:t>
      </w:r>
      <w:r>
        <w:rPr>
          <w:rFonts w:ascii="Times New Roman" w:eastAsiaTheme="minorEastAsia" w:hAnsi="Times New Roman" w:hint="eastAsia"/>
          <w:sz w:val="21"/>
          <w:szCs w:val="21"/>
        </w:rPr>
        <w:t>模型</w:t>
      </w:r>
      <w:r>
        <w:rPr>
          <w:rFonts w:ascii="Times New Roman" w:eastAsiaTheme="minorEastAsia" w:hAnsi="Times New Roman"/>
          <w:sz w:val="21"/>
          <w:szCs w:val="21"/>
        </w:rPr>
        <w:t>损失函数的区别</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3562"/>
        <w:gridCol w:w="3457"/>
      </w:tblGrid>
      <w:tr w:rsidR="00D8510A" w14:paraId="11E022EB" w14:textId="77777777" w:rsidTr="00B729B8">
        <w:trPr>
          <w:cantSplit/>
          <w:tblHeader/>
        </w:trPr>
        <w:tc>
          <w:tcPr>
            <w:tcW w:w="1702" w:type="dxa"/>
            <w:tcBorders>
              <w:top w:val="single" w:sz="12" w:space="0" w:color="auto"/>
              <w:bottom w:val="single" w:sz="4" w:space="0" w:color="auto"/>
            </w:tcBorders>
          </w:tcPr>
          <w:p w14:paraId="4695D83A" w14:textId="77777777" w:rsidR="00D8510A" w:rsidRDefault="00D8510A" w:rsidP="00B729B8">
            <w:pPr>
              <w:jc w:val="center"/>
              <w:rPr>
                <w:sz w:val="21"/>
                <w:szCs w:val="21"/>
              </w:rPr>
            </w:pPr>
          </w:p>
        </w:tc>
        <w:tc>
          <w:tcPr>
            <w:tcW w:w="3562" w:type="dxa"/>
            <w:tcBorders>
              <w:top w:val="single" w:sz="12" w:space="0" w:color="auto"/>
              <w:bottom w:val="single" w:sz="4" w:space="0" w:color="auto"/>
            </w:tcBorders>
          </w:tcPr>
          <w:p w14:paraId="7D95108B" w14:textId="77777777" w:rsidR="00D8510A" w:rsidRDefault="00D8510A" w:rsidP="00B729B8">
            <w:pPr>
              <w:jc w:val="center"/>
              <w:rPr>
                <w:sz w:val="21"/>
                <w:szCs w:val="21"/>
              </w:rPr>
            </w:pPr>
            <w:r>
              <w:rPr>
                <w:rFonts w:hint="eastAsia"/>
                <w:sz w:val="21"/>
                <w:szCs w:val="21"/>
              </w:rPr>
              <w:t>B</w:t>
            </w:r>
            <w:r>
              <w:rPr>
                <w:sz w:val="21"/>
                <w:szCs w:val="21"/>
              </w:rPr>
              <w:t>YOT</w:t>
            </w:r>
            <w:r>
              <w:rPr>
                <w:rFonts w:hint="eastAsia"/>
                <w:sz w:val="21"/>
                <w:szCs w:val="21"/>
              </w:rPr>
              <w:t>模型</w:t>
            </w:r>
          </w:p>
        </w:tc>
        <w:tc>
          <w:tcPr>
            <w:tcW w:w="3457" w:type="dxa"/>
            <w:tcBorders>
              <w:top w:val="single" w:sz="12" w:space="0" w:color="auto"/>
              <w:bottom w:val="single" w:sz="4" w:space="0" w:color="auto"/>
            </w:tcBorders>
          </w:tcPr>
          <w:p w14:paraId="5AA89EC7" w14:textId="77777777" w:rsidR="00D8510A" w:rsidRDefault="00D8510A" w:rsidP="00B729B8">
            <w:pPr>
              <w:jc w:val="center"/>
              <w:rPr>
                <w:sz w:val="21"/>
                <w:szCs w:val="21"/>
              </w:rPr>
            </w:pPr>
            <w:r>
              <w:rPr>
                <w:rFonts w:hint="eastAsia"/>
                <w:sz w:val="21"/>
                <w:szCs w:val="21"/>
              </w:rPr>
              <w:t>SKDSA</w:t>
            </w:r>
            <w:r>
              <w:rPr>
                <w:rFonts w:hint="eastAsia"/>
                <w:sz w:val="21"/>
                <w:szCs w:val="21"/>
              </w:rPr>
              <w:t>模型</w:t>
            </w:r>
          </w:p>
        </w:tc>
      </w:tr>
      <w:tr w:rsidR="00D8510A" w14:paraId="318B3D1D" w14:textId="77777777" w:rsidTr="00B729B8">
        <w:trPr>
          <w:cantSplit/>
          <w:tblHeader/>
        </w:trPr>
        <w:tc>
          <w:tcPr>
            <w:tcW w:w="1702" w:type="dxa"/>
            <w:tcBorders>
              <w:top w:val="single" w:sz="4" w:space="0" w:color="auto"/>
            </w:tcBorders>
          </w:tcPr>
          <w:p w14:paraId="5EA8570E" w14:textId="77777777" w:rsidR="00D8510A" w:rsidRDefault="00D8510A" w:rsidP="00B729B8">
            <w:pPr>
              <w:jc w:val="center"/>
              <w:rPr>
                <w:sz w:val="21"/>
                <w:szCs w:val="21"/>
              </w:rPr>
            </w:pPr>
            <w:r>
              <w:rPr>
                <w:rFonts w:hint="eastAsia"/>
                <w:sz w:val="21"/>
                <w:szCs w:val="21"/>
              </w:rPr>
              <w:t>损失函数</w:t>
            </w:r>
            <w:r>
              <w:rPr>
                <w:rFonts w:hint="eastAsia"/>
                <w:sz w:val="21"/>
                <w:szCs w:val="21"/>
              </w:rPr>
              <w:t>1</w:t>
            </w:r>
          </w:p>
        </w:tc>
        <w:tc>
          <w:tcPr>
            <w:tcW w:w="3562" w:type="dxa"/>
            <w:tcBorders>
              <w:top w:val="single" w:sz="4" w:space="0" w:color="auto"/>
            </w:tcBorders>
          </w:tcPr>
          <w:p w14:paraId="7B208B13" w14:textId="77777777" w:rsidR="00D8510A" w:rsidRDefault="00D8510A" w:rsidP="00B729B8">
            <w:pPr>
              <w:jc w:val="center"/>
              <w:rPr>
                <w:sz w:val="21"/>
                <w:szCs w:val="21"/>
              </w:rPr>
            </w:pPr>
            <w:r>
              <w:rPr>
                <w:rFonts w:hint="eastAsia"/>
                <w:sz w:val="21"/>
                <w:szCs w:val="21"/>
              </w:rPr>
              <w:t>计算所有分类器</w:t>
            </w:r>
          </w:p>
        </w:tc>
        <w:tc>
          <w:tcPr>
            <w:tcW w:w="3457" w:type="dxa"/>
            <w:tcBorders>
              <w:top w:val="single" w:sz="4" w:space="0" w:color="auto"/>
            </w:tcBorders>
          </w:tcPr>
          <w:p w14:paraId="2A8453AF" w14:textId="77777777" w:rsidR="00D8510A" w:rsidRDefault="00D8510A" w:rsidP="00B729B8">
            <w:pPr>
              <w:jc w:val="center"/>
              <w:rPr>
                <w:sz w:val="21"/>
                <w:szCs w:val="21"/>
              </w:rPr>
            </w:pPr>
            <w:r>
              <w:rPr>
                <w:rFonts w:hint="eastAsia"/>
                <w:sz w:val="21"/>
                <w:szCs w:val="21"/>
              </w:rPr>
              <w:t>只计算最深层分类器</w:t>
            </w:r>
          </w:p>
        </w:tc>
      </w:tr>
      <w:tr w:rsidR="00D8510A" w14:paraId="785DEE85" w14:textId="77777777" w:rsidTr="00B729B8">
        <w:trPr>
          <w:cantSplit/>
          <w:tblHeader/>
        </w:trPr>
        <w:tc>
          <w:tcPr>
            <w:tcW w:w="1702" w:type="dxa"/>
          </w:tcPr>
          <w:p w14:paraId="45B44186" w14:textId="77777777" w:rsidR="00D8510A" w:rsidRDefault="00D8510A" w:rsidP="00B729B8">
            <w:pPr>
              <w:jc w:val="center"/>
              <w:rPr>
                <w:sz w:val="21"/>
                <w:szCs w:val="21"/>
              </w:rPr>
            </w:pPr>
            <w:r>
              <w:rPr>
                <w:rFonts w:hint="eastAsia"/>
                <w:sz w:val="21"/>
                <w:szCs w:val="21"/>
              </w:rPr>
              <w:t>损失函数</w:t>
            </w:r>
            <w:r>
              <w:rPr>
                <w:rFonts w:hint="eastAsia"/>
                <w:sz w:val="21"/>
                <w:szCs w:val="21"/>
              </w:rPr>
              <w:t>2</w:t>
            </w:r>
          </w:p>
        </w:tc>
        <w:tc>
          <w:tcPr>
            <w:tcW w:w="3562" w:type="dxa"/>
          </w:tcPr>
          <w:p w14:paraId="2F42902A" w14:textId="77777777" w:rsidR="00D8510A" w:rsidRDefault="00D8510A" w:rsidP="00B729B8">
            <w:pPr>
              <w:jc w:val="center"/>
              <w:rPr>
                <w:sz w:val="21"/>
                <w:szCs w:val="21"/>
              </w:rPr>
            </w:pPr>
            <w:r>
              <w:rPr>
                <w:rFonts w:hint="eastAsia"/>
                <w:sz w:val="21"/>
                <w:szCs w:val="21"/>
              </w:rPr>
              <w:t>直接计算相对熵</w:t>
            </w:r>
          </w:p>
        </w:tc>
        <w:tc>
          <w:tcPr>
            <w:tcW w:w="3457" w:type="dxa"/>
          </w:tcPr>
          <w:p w14:paraId="27A176F9" w14:textId="77777777" w:rsidR="00D8510A" w:rsidRDefault="00D8510A" w:rsidP="00B729B8">
            <w:pPr>
              <w:jc w:val="center"/>
              <w:rPr>
                <w:sz w:val="21"/>
                <w:szCs w:val="21"/>
              </w:rPr>
            </w:pPr>
            <w:r>
              <w:rPr>
                <w:rFonts w:hint="eastAsia"/>
                <w:sz w:val="21"/>
                <w:szCs w:val="21"/>
              </w:rPr>
              <w:t>相对熵乘以温度的平方</w:t>
            </w:r>
          </w:p>
        </w:tc>
      </w:tr>
      <w:tr w:rsidR="00D8510A" w14:paraId="7E5B1597" w14:textId="77777777" w:rsidTr="00B729B8">
        <w:trPr>
          <w:cantSplit/>
          <w:tblHeader/>
        </w:trPr>
        <w:tc>
          <w:tcPr>
            <w:tcW w:w="1702" w:type="dxa"/>
          </w:tcPr>
          <w:p w14:paraId="469449C5" w14:textId="77777777" w:rsidR="00D8510A" w:rsidRDefault="00D8510A" w:rsidP="00B729B8">
            <w:pPr>
              <w:jc w:val="center"/>
              <w:rPr>
                <w:sz w:val="21"/>
                <w:szCs w:val="21"/>
              </w:rPr>
            </w:pPr>
            <w:r>
              <w:rPr>
                <w:rFonts w:hint="eastAsia"/>
                <w:sz w:val="21"/>
                <w:szCs w:val="21"/>
              </w:rPr>
              <w:t>损失函数</w:t>
            </w:r>
            <w:r>
              <w:rPr>
                <w:rFonts w:hint="eastAsia"/>
                <w:sz w:val="21"/>
                <w:szCs w:val="21"/>
              </w:rPr>
              <w:t>3</w:t>
            </w:r>
          </w:p>
        </w:tc>
        <w:tc>
          <w:tcPr>
            <w:tcW w:w="3562" w:type="dxa"/>
          </w:tcPr>
          <w:p w14:paraId="41DEE24F" w14:textId="77777777" w:rsidR="00D8510A" w:rsidRDefault="00D8510A" w:rsidP="00B729B8">
            <w:pPr>
              <w:jc w:val="center"/>
              <w:rPr>
                <w:sz w:val="21"/>
                <w:szCs w:val="21"/>
              </w:rPr>
            </w:pPr>
            <w:r w:rsidRPr="00A1464A">
              <w:rPr>
                <w:color w:val="FF0000"/>
                <w:sz w:val="21"/>
                <w:szCs w:val="21"/>
                <w:rPrChange w:id="613" w:author="微软用户" w:date="2022-04-11T21:08:00Z">
                  <w:rPr>
                    <w:sz w:val="21"/>
                    <w:szCs w:val="21"/>
                  </w:rPr>
                </w:rPrChange>
              </w:rPr>
              <w:t>L2</w:t>
            </w:r>
            <w:r>
              <w:rPr>
                <w:rFonts w:hint="eastAsia"/>
                <w:sz w:val="21"/>
                <w:szCs w:val="21"/>
              </w:rPr>
              <w:t>损失函数</w:t>
            </w:r>
          </w:p>
        </w:tc>
        <w:tc>
          <w:tcPr>
            <w:tcW w:w="3457" w:type="dxa"/>
          </w:tcPr>
          <w:p w14:paraId="1E9CBF14" w14:textId="77777777" w:rsidR="00D8510A" w:rsidRDefault="00D8510A" w:rsidP="00B729B8">
            <w:pPr>
              <w:jc w:val="center"/>
              <w:rPr>
                <w:sz w:val="21"/>
                <w:szCs w:val="21"/>
              </w:rPr>
            </w:pPr>
            <w:r>
              <w:rPr>
                <w:rFonts w:hint="eastAsia"/>
                <w:sz w:val="21"/>
                <w:szCs w:val="21"/>
              </w:rPr>
              <w:t>归一化</w:t>
            </w:r>
            <w:r w:rsidRPr="00A1464A">
              <w:rPr>
                <w:color w:val="FF0000"/>
                <w:sz w:val="21"/>
                <w:szCs w:val="21"/>
                <w:rPrChange w:id="614" w:author="微软用户" w:date="2022-04-11T21:08:00Z">
                  <w:rPr>
                    <w:sz w:val="21"/>
                    <w:szCs w:val="21"/>
                  </w:rPr>
                </w:rPrChange>
              </w:rPr>
              <w:t>L1</w:t>
            </w:r>
            <w:r>
              <w:rPr>
                <w:rFonts w:hint="eastAsia"/>
                <w:sz w:val="21"/>
                <w:szCs w:val="21"/>
              </w:rPr>
              <w:t>损失函数</w:t>
            </w:r>
          </w:p>
        </w:tc>
      </w:tr>
      <w:tr w:rsidR="00D8510A" w14:paraId="47EED214" w14:textId="77777777" w:rsidTr="00B729B8">
        <w:trPr>
          <w:cantSplit/>
          <w:tblHeader/>
        </w:trPr>
        <w:tc>
          <w:tcPr>
            <w:tcW w:w="1702" w:type="dxa"/>
            <w:tcBorders>
              <w:bottom w:val="single" w:sz="12" w:space="0" w:color="auto"/>
            </w:tcBorders>
          </w:tcPr>
          <w:p w14:paraId="07582BF5" w14:textId="77777777" w:rsidR="00D8510A" w:rsidRDefault="00D8510A" w:rsidP="00B729B8">
            <w:pPr>
              <w:jc w:val="center"/>
              <w:rPr>
                <w:sz w:val="21"/>
                <w:szCs w:val="21"/>
              </w:rPr>
            </w:pPr>
            <w:r>
              <w:rPr>
                <w:rFonts w:hint="eastAsia"/>
                <w:sz w:val="21"/>
                <w:szCs w:val="21"/>
              </w:rPr>
              <w:t>总损失函数</w:t>
            </w:r>
          </w:p>
        </w:tc>
        <w:tc>
          <w:tcPr>
            <w:tcW w:w="3562" w:type="dxa"/>
            <w:tcBorders>
              <w:bottom w:val="single" w:sz="12" w:space="0" w:color="auto"/>
            </w:tcBorders>
          </w:tcPr>
          <w:p w14:paraId="5C9B1145" w14:textId="77777777" w:rsidR="00D8510A" w:rsidRDefault="00D8510A" w:rsidP="00B729B8">
            <w:pPr>
              <w:jc w:val="center"/>
              <w:rPr>
                <w:sz w:val="21"/>
                <w:szCs w:val="21"/>
              </w:rPr>
            </w:pPr>
            <w:r>
              <w:rPr>
                <w:rFonts w:hint="eastAsia"/>
                <w:sz w:val="21"/>
                <w:szCs w:val="21"/>
              </w:rPr>
              <w:t>与超参数相乘后直接相加</w:t>
            </w:r>
          </w:p>
        </w:tc>
        <w:tc>
          <w:tcPr>
            <w:tcW w:w="3457" w:type="dxa"/>
            <w:tcBorders>
              <w:bottom w:val="single" w:sz="12" w:space="0" w:color="auto"/>
            </w:tcBorders>
          </w:tcPr>
          <w:p w14:paraId="43F277E8" w14:textId="77777777" w:rsidR="00D8510A" w:rsidRDefault="00D8510A" w:rsidP="00B729B8">
            <w:pPr>
              <w:jc w:val="center"/>
              <w:rPr>
                <w:sz w:val="21"/>
                <w:szCs w:val="21"/>
              </w:rPr>
            </w:pPr>
            <w:r>
              <w:rPr>
                <w:rFonts w:hint="eastAsia"/>
                <w:sz w:val="21"/>
                <w:szCs w:val="21"/>
              </w:rPr>
              <w:t>与注意力权重系数相乘</w:t>
            </w:r>
          </w:p>
        </w:tc>
      </w:tr>
    </w:tbl>
    <w:p w14:paraId="2FFE1817" w14:textId="77777777" w:rsidR="00D8510A" w:rsidRDefault="00D8510A" w:rsidP="00D8510A">
      <w:r>
        <w:t xml:space="preserve"> </w:t>
      </w:r>
    </w:p>
    <w:p w14:paraId="41EF077E" w14:textId="0940D47D" w:rsidR="00D8510A" w:rsidRDefault="00D8510A" w:rsidP="00D8510A">
      <w:pPr>
        <w:ind w:firstLine="480"/>
      </w:pPr>
      <w:r>
        <w:rPr>
          <w:rFonts w:hint="eastAsia"/>
        </w:rPr>
        <w:lastRenderedPageBreak/>
        <w:t>类似于</w:t>
      </w:r>
      <w:r>
        <w:rPr>
          <w:rFonts w:hint="eastAsia"/>
        </w:rPr>
        <w:t>BYOT</w:t>
      </w:r>
      <w:r>
        <w:rPr>
          <w:rFonts w:hint="eastAsia"/>
        </w:rPr>
        <w:t>模型，</w:t>
      </w:r>
      <w:r>
        <w:rPr>
          <w:rFonts w:hint="eastAsia"/>
        </w:rPr>
        <w:t>SKDSA</w:t>
      </w:r>
      <w:r>
        <w:rPr>
          <w:rFonts w:hint="eastAsia"/>
        </w:rPr>
        <w:t>模型也引入了三种损失函数：</w:t>
      </w:r>
      <w:r>
        <w:t>真实标签</w:t>
      </w:r>
      <w:r w:rsidR="0072479C">
        <w:rPr>
          <w:rFonts w:hint="eastAsia"/>
        </w:rPr>
        <w:t>的独热向量</w:t>
      </w:r>
      <w:r>
        <w:t>与</w:t>
      </w:r>
      <w:r>
        <w:rPr>
          <w:rFonts w:hint="eastAsia"/>
        </w:rPr>
        <w:t>最深层分类器归一化指数输出</w:t>
      </w:r>
      <w:r w:rsidR="00E2356D">
        <w:rPr>
          <w:rFonts w:hint="eastAsia"/>
        </w:rPr>
        <w:t>概率分布</w:t>
      </w:r>
      <w:r>
        <w:t>的交叉熵</w:t>
      </w:r>
      <w:r>
        <w:rPr>
          <w:rFonts w:hint="eastAsia"/>
        </w:rPr>
        <w:t>、最深层分类器和每个浅层分类器</w:t>
      </w:r>
      <w:r>
        <w:t>的</w:t>
      </w:r>
      <w:r>
        <w:rPr>
          <w:rFonts w:hint="eastAsia"/>
        </w:rPr>
        <w:t>相对熵、最深层分类器特征图和每个浅层分类器</w:t>
      </w:r>
      <w:r>
        <w:t>特征图的</w:t>
      </w:r>
      <w:r>
        <w:rPr>
          <w:rFonts w:hint="eastAsia"/>
        </w:rPr>
        <w:t>归一化</w:t>
      </w:r>
      <w:r>
        <w:t>L1</w:t>
      </w:r>
      <w:r>
        <w:t>损失函数。</w:t>
      </w:r>
      <w:r>
        <w:rPr>
          <w:rFonts w:hint="eastAsia"/>
        </w:rPr>
        <w:t>为了获得更优异的实验性能，</w:t>
      </w:r>
      <w:r>
        <w:rPr>
          <w:rFonts w:hint="eastAsia"/>
        </w:rPr>
        <w:t>SKDSA</w:t>
      </w:r>
      <w:r>
        <w:rPr>
          <w:rFonts w:hint="eastAsia"/>
        </w:rPr>
        <w:t>模型</w:t>
      </w:r>
      <w:r w:rsidR="00700068">
        <w:rPr>
          <w:rFonts w:hint="eastAsia"/>
        </w:rPr>
        <w:t>修改</w:t>
      </w:r>
      <w:r>
        <w:t>BYOT</w:t>
      </w:r>
      <w:r>
        <w:rPr>
          <w:rFonts w:hint="eastAsia"/>
        </w:rPr>
        <w:t>模型的三种损失函数，</w:t>
      </w:r>
      <w:r w:rsidR="00FE2D34">
        <w:rPr>
          <w:rFonts w:hint="eastAsia"/>
        </w:rPr>
        <w:t>两者的</w:t>
      </w:r>
      <w:r>
        <w:rPr>
          <w:rFonts w:hint="eastAsia"/>
        </w:rPr>
        <w:t>差别如表</w:t>
      </w:r>
      <w:r>
        <w:rPr>
          <w:rFonts w:hint="eastAsia"/>
        </w:rPr>
        <w:t>3.</w:t>
      </w:r>
      <w:r>
        <w:t>1</w:t>
      </w:r>
      <w:r>
        <w:rPr>
          <w:rFonts w:hint="eastAsia"/>
        </w:rPr>
        <w:t>所示。</w:t>
      </w:r>
    </w:p>
    <w:p w14:paraId="1FFFF553" w14:textId="3922CEB2" w:rsidR="00D8510A" w:rsidRDefault="00D8510A" w:rsidP="00246BB0">
      <w:pPr>
        <w:ind w:firstLine="480"/>
      </w:pPr>
      <w:r>
        <w:rPr>
          <w:rFonts w:hint="eastAsia"/>
        </w:rPr>
        <w:t>SKDSA</w:t>
      </w:r>
      <w:r>
        <w:rPr>
          <w:rFonts w:hint="eastAsia"/>
        </w:rPr>
        <w:t>模型的损失函数</w:t>
      </w:r>
      <w:r>
        <w:rPr>
          <w:rFonts w:hint="eastAsia"/>
        </w:rPr>
        <w:t>1</w:t>
      </w:r>
      <w:r w:rsidR="002F269E">
        <w:rPr>
          <w:rFonts w:hint="eastAsia"/>
        </w:rPr>
        <w:t>是</w:t>
      </w:r>
      <w:r w:rsidR="002D06FA">
        <w:t>真实标签</w:t>
      </w:r>
      <w:r w:rsidR="002D06FA">
        <w:rPr>
          <w:rFonts w:hint="eastAsia"/>
        </w:rPr>
        <w:t>的独热向量</w:t>
      </w:r>
      <w:r w:rsidR="002D06FA">
        <w:t>与</w:t>
      </w:r>
      <w:r w:rsidR="002D06FA">
        <w:rPr>
          <w:rFonts w:hint="eastAsia"/>
        </w:rPr>
        <w:t>最深层分类器归一化指数输出概率分布</w:t>
      </w:r>
      <w:r w:rsidR="002D06FA">
        <w:t>的交叉熵</w:t>
      </w:r>
      <w:r>
        <w:t>。</w:t>
      </w:r>
      <w:r>
        <w:rPr>
          <w:rFonts w:hint="eastAsia"/>
        </w:rPr>
        <w:t>SKDSA</w:t>
      </w:r>
      <w:r>
        <w:rPr>
          <w:rFonts w:hint="eastAsia"/>
        </w:rPr>
        <w:t>模型通过损失函数</w:t>
      </w:r>
      <w:r>
        <w:rPr>
          <w:rFonts w:hint="eastAsia"/>
        </w:rPr>
        <w:t>1</w:t>
      </w:r>
      <w:r>
        <w:rPr>
          <w:rFonts w:ascii="宋体" w:hAnsi="宋体"/>
        </w:rPr>
        <w:t>把隐含在数</w:t>
      </w:r>
      <w:r>
        <w:t>据集中的知识从真实标签引入到</w:t>
      </w:r>
      <w:r>
        <w:rPr>
          <w:rFonts w:hint="eastAsia"/>
        </w:rPr>
        <w:t>模型的</w:t>
      </w:r>
      <w:r>
        <w:t>最深层分类器。</w:t>
      </w:r>
    </w:p>
    <w:p w14:paraId="39732980" w14:textId="230CB8AD" w:rsidR="00D8510A" w:rsidRDefault="00D8510A" w:rsidP="00D8510A">
      <w:pPr>
        <w:pStyle w:val="Normal1"/>
        <w:ind w:firstLineChars="200" w:firstLine="480"/>
      </w:pPr>
      <w:r>
        <w:rPr>
          <w:rFonts w:hint="eastAsia"/>
        </w:rPr>
        <w:t>SKDSA</w:t>
      </w:r>
      <w:r>
        <w:rPr>
          <w:rFonts w:hint="eastAsia"/>
        </w:rPr>
        <w:t>模型的</w:t>
      </w:r>
      <w:r>
        <w:t>损失函数</w:t>
      </w:r>
      <w:r>
        <w:rPr>
          <w:rFonts w:hint="eastAsia"/>
        </w:rPr>
        <w:t>1</w:t>
      </w:r>
      <w:r>
        <w:t>由式</w:t>
      </w:r>
      <w:r w:rsidR="001B5054">
        <w:fldChar w:fldCharType="begin"/>
      </w:r>
      <w:r w:rsidR="001B5054">
        <w:instrText xml:space="preserve"> REF _Ref100080428 \h </w:instrText>
      </w:r>
      <w:r w:rsidR="001B5054">
        <w:fldChar w:fldCharType="separate"/>
      </w:r>
      <w:r w:rsidR="001B5054">
        <w:rPr>
          <w:rFonts w:hint="eastAsia"/>
        </w:rPr>
        <w:t>（</w:t>
      </w:r>
      <w:r w:rsidR="001B5054">
        <w:rPr>
          <w:noProof/>
        </w:rPr>
        <w:t>3</w:t>
      </w:r>
      <w:r w:rsidR="001B5054">
        <w:t>.</w:t>
      </w:r>
      <w:r w:rsidR="001B5054">
        <w:rPr>
          <w:noProof/>
        </w:rPr>
        <w:t>8</w:t>
      </w:r>
      <w:r w:rsidR="001B5054">
        <w:rPr>
          <w:rFonts w:hint="eastAsia"/>
        </w:rPr>
        <w:t>）</w:t>
      </w:r>
      <w:r w:rsidR="001B5054">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C</m:t>
            </m:r>
          </m:sup>
        </m:sSup>
      </m:oMath>
      <w:r>
        <w:rPr>
          <w:rFonts w:hint="eastAsia"/>
        </w:rPr>
        <w:t>代表某样本经过</w:t>
      </w:r>
      <w:proofErr w:type="gramStart"/>
      <w:r>
        <w:rPr>
          <w:rFonts w:hint="eastAsia"/>
        </w:rPr>
        <w:t>最</w:t>
      </w:r>
      <w:proofErr w:type="gramEnd"/>
      <w:r>
        <w:rPr>
          <w:rFonts w:hint="eastAsia"/>
        </w:rPr>
        <w:t>深层</w:t>
      </w:r>
      <w:r>
        <w:t>分类器</w:t>
      </w:r>
      <w:r>
        <w:rPr>
          <w:rFonts w:hint="eastAsia"/>
        </w:rPr>
        <w:t>的加入温度系数的归一化指数层</w:t>
      </w:r>
      <w:r>
        <w:t>输出</w:t>
      </w:r>
      <w:r w:rsidR="00FD5B7A">
        <w:rPr>
          <w:rFonts w:hint="eastAsia"/>
        </w:rPr>
        <w:t>的</w:t>
      </w:r>
      <w:r w:rsidR="001514E0">
        <w:rPr>
          <w:rFonts w:hint="eastAsia"/>
        </w:rPr>
        <w:t>概率分布</w:t>
      </w:r>
      <w:r>
        <w:rPr>
          <w:rFonts w:hint="eastAsia"/>
        </w:rPr>
        <w:t>，</w:t>
      </w:r>
      <m:oMath>
        <m:r>
          <w:rPr>
            <w:rFonts w:ascii="Cambria Math"/>
          </w:rPr>
          <m:t>y</m:t>
        </m:r>
      </m:oMath>
      <w:r>
        <w:rPr>
          <w:rFonts w:hint="eastAsia"/>
        </w:rPr>
        <w:t>代表该样本在数据集中对应的</w:t>
      </w:r>
      <w:r>
        <w:t>真实标签</w:t>
      </w:r>
      <w:r w:rsidR="00F91A1E">
        <w:rPr>
          <w:rFonts w:hint="eastAsia"/>
        </w:rPr>
        <w:t>形成的独热</w:t>
      </w:r>
      <w:r w:rsidR="002C011A">
        <w:rPr>
          <w:rFonts w:hint="eastAsia"/>
        </w:rPr>
        <w:t>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D8510A" w14:paraId="0688AC34" w14:textId="77777777" w:rsidTr="00B729B8">
        <w:tc>
          <w:tcPr>
            <w:tcW w:w="2891" w:type="dxa"/>
          </w:tcPr>
          <w:p w14:paraId="120BDDC2" w14:textId="77777777" w:rsidR="00D8510A" w:rsidRDefault="00D8510A" w:rsidP="00B729B8"/>
        </w:tc>
        <w:tc>
          <w:tcPr>
            <w:tcW w:w="2922" w:type="dxa"/>
          </w:tcPr>
          <w:p w14:paraId="6C470F2D" w14:textId="77777777" w:rsidR="00D8510A" w:rsidRDefault="00D8510A" w:rsidP="00B729B8">
            <m:oMathPara>
              <m:oMath>
                <m:r>
                  <w:rPr>
                    <w:rFonts w:ascii="Cambria Math"/>
                    <w:color w:val="FF0000"/>
                    <w:rPrChange w:id="615" w:author="微软用户" w:date="2022-04-11T21:08:00Z">
                      <w:rPr>
                        <w:rFonts w:ascii="Cambria Math"/>
                      </w:rPr>
                    </w:rPrChange>
                  </w:rPr>
                  <m:t>CE(</m:t>
                </m:r>
                <m:sSup>
                  <m:sSupPr>
                    <m:ctrlPr>
                      <w:rPr>
                        <w:rFonts w:ascii="Cambria Math" w:hAnsi="Cambria Math"/>
                        <w:i/>
                        <w:color w:val="FF0000"/>
                      </w:rPr>
                    </m:ctrlPr>
                  </m:sSupPr>
                  <m:e>
                    <m:r>
                      <w:rPr>
                        <w:rFonts w:ascii="Cambria Math"/>
                        <w:color w:val="FF0000"/>
                        <w:rPrChange w:id="616" w:author="微软用户" w:date="2022-04-11T21:08:00Z">
                          <w:rPr>
                            <w:rFonts w:ascii="Cambria Math"/>
                          </w:rPr>
                        </w:rPrChange>
                      </w:rPr>
                      <m:t>q</m:t>
                    </m:r>
                  </m:e>
                  <m:sup>
                    <m:r>
                      <w:rPr>
                        <w:rFonts w:ascii="Cambria Math"/>
                        <w:color w:val="FF0000"/>
                        <w:rPrChange w:id="617" w:author="微软用户" w:date="2022-04-11T21:08:00Z">
                          <w:rPr>
                            <w:rFonts w:ascii="Cambria Math"/>
                          </w:rPr>
                        </w:rPrChange>
                      </w:rPr>
                      <m:t>C</m:t>
                    </m:r>
                  </m:sup>
                </m:sSup>
                <m:r>
                  <w:rPr>
                    <w:rFonts w:ascii="Cambria Math"/>
                    <w:color w:val="FF0000"/>
                    <w:rPrChange w:id="618" w:author="微软用户" w:date="2022-04-11T21:08:00Z">
                      <w:rPr>
                        <w:rFonts w:ascii="Cambria Math"/>
                      </w:rPr>
                    </w:rPrChange>
                  </w:rPr>
                  <m:t>,y)</m:t>
                </m:r>
              </m:oMath>
            </m:oMathPara>
          </w:p>
        </w:tc>
        <w:tc>
          <w:tcPr>
            <w:tcW w:w="2918" w:type="dxa"/>
          </w:tcPr>
          <w:p w14:paraId="7D1E17EC" w14:textId="005B0E2C" w:rsidR="00D8510A" w:rsidRDefault="00D8510A" w:rsidP="00B729B8">
            <w:pPr>
              <w:jc w:val="right"/>
            </w:pPr>
            <w:bookmarkStart w:id="619" w:name="_Ref1000804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EA76B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EA76B6">
              <w:rPr>
                <w:noProof/>
              </w:rPr>
              <w:t>8</w:t>
            </w:r>
            <w:r>
              <w:fldChar w:fldCharType="end"/>
            </w:r>
            <w:r>
              <w:rPr>
                <w:rFonts w:hint="eastAsia"/>
              </w:rPr>
              <w:t>）</w:t>
            </w:r>
            <w:bookmarkEnd w:id="619"/>
          </w:p>
        </w:tc>
      </w:tr>
    </w:tbl>
    <w:p w14:paraId="266524C9" w14:textId="4B389780" w:rsidR="00292AC4" w:rsidRDefault="00164E56" w:rsidP="00D8510A">
      <w:pPr>
        <w:ind w:firstLineChars="200" w:firstLine="480"/>
      </w:pPr>
      <w:r>
        <w:rPr>
          <w:rFonts w:hint="eastAsia"/>
        </w:rPr>
        <w:t>交叉熵</w:t>
      </w:r>
      <w:r w:rsidR="004412CE">
        <w:rPr>
          <w:rFonts w:hint="eastAsia"/>
        </w:rPr>
        <w:t>函数</w:t>
      </w:r>
      <w:r>
        <w:rPr>
          <w:rFonts w:hint="eastAsia"/>
        </w:rPr>
        <w:t>具备</w:t>
      </w:r>
      <w:r w:rsidR="00942613">
        <w:rPr>
          <w:rFonts w:hint="eastAsia"/>
        </w:rPr>
        <w:t>半正定性</w:t>
      </w:r>
      <w:r w:rsidR="00E24714">
        <w:rPr>
          <w:rFonts w:hint="eastAsia"/>
        </w:rPr>
        <w:t>。</w:t>
      </w:r>
      <w:r w:rsidR="00D539E4">
        <w:rPr>
          <w:rFonts w:hint="eastAsia"/>
        </w:rPr>
        <w:t>当它的值为</w:t>
      </w:r>
      <w:r w:rsidR="00D539E4">
        <w:t>0</w:t>
      </w:r>
      <w:r w:rsidR="00D539E4">
        <w:rPr>
          <w:rFonts w:hint="eastAsia"/>
        </w:rPr>
        <w:t>时，</w:t>
      </w:r>
      <w:r w:rsidR="008E143C">
        <w:rPr>
          <w:rFonts w:hint="eastAsia"/>
        </w:rPr>
        <w:t>意味着</w:t>
      </w:r>
      <w:r w:rsidR="00B514E6">
        <w:rPr>
          <w:rFonts w:hint="eastAsia"/>
        </w:rPr>
        <w:t>概率</w:t>
      </w:r>
      <w:r w:rsidR="00E415F7">
        <w:rPr>
          <w:rFonts w:hint="eastAsia"/>
        </w:rPr>
        <w:t>分布</w:t>
      </w:r>
      <m:oMath>
        <m:sSup>
          <m:sSupPr>
            <m:ctrlPr>
              <w:rPr>
                <w:rFonts w:ascii="Cambria Math" w:hAnsi="Cambria Math"/>
                <w:i/>
              </w:rPr>
            </m:ctrlPr>
          </m:sSupPr>
          <m:e>
            <m:r>
              <w:rPr>
                <w:rFonts w:ascii="Cambria Math"/>
              </w:rPr>
              <m:t>q</m:t>
            </m:r>
          </m:e>
          <m:sup>
            <m:r>
              <w:rPr>
                <w:rFonts w:ascii="Cambria Math"/>
              </w:rPr>
              <m:t>C</m:t>
            </m:r>
          </m:sup>
        </m:sSup>
      </m:oMath>
      <w:r w:rsidR="00FE0EB3">
        <w:rPr>
          <w:rFonts w:hint="eastAsia"/>
        </w:rPr>
        <w:t>和</w:t>
      </w:r>
      <m:oMath>
        <m:r>
          <w:rPr>
            <w:rFonts w:ascii="Cambria Math"/>
          </w:rPr>
          <m:t>y</m:t>
        </m:r>
      </m:oMath>
      <w:r w:rsidR="00FD5ACE">
        <w:rPr>
          <w:rFonts w:hint="eastAsia"/>
        </w:rPr>
        <w:t>相同</w:t>
      </w:r>
      <w:r w:rsidR="00DF69F9">
        <w:rPr>
          <w:rFonts w:hint="eastAsia"/>
        </w:rPr>
        <w:t>；当</w:t>
      </w:r>
      <w:r w:rsidR="00A85139">
        <w:rPr>
          <w:rFonts w:hint="eastAsia"/>
        </w:rPr>
        <w:t>它的值越大，</w:t>
      </w:r>
      <w:r w:rsidR="000975E4">
        <w:rPr>
          <w:rFonts w:hint="eastAsia"/>
        </w:rPr>
        <w:t>意味着</w:t>
      </w:r>
      <w:r w:rsidR="003D788B">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5E15A0">
        <w:rPr>
          <w:rFonts w:hint="eastAsia"/>
        </w:rPr>
        <w:t>和</w:t>
      </w:r>
      <m:oMath>
        <m:r>
          <w:rPr>
            <w:rFonts w:ascii="Cambria Math"/>
          </w:rPr>
          <m:t>y</m:t>
        </m:r>
      </m:oMath>
      <w:r w:rsidR="005E15A0">
        <w:rPr>
          <w:rFonts w:hint="eastAsia"/>
        </w:rPr>
        <w:t>的</w:t>
      </w:r>
      <w:r w:rsidR="002A747E">
        <w:rPr>
          <w:rFonts w:hint="eastAsia"/>
        </w:rPr>
        <w:t>差异越大</w:t>
      </w:r>
      <w:r w:rsidR="00FD5ACE">
        <w:rPr>
          <w:rFonts w:hint="eastAsia"/>
        </w:rPr>
        <w:t>。</w:t>
      </w:r>
      <w:r w:rsidR="007D7ECF">
        <w:rPr>
          <w:rFonts w:hint="eastAsia"/>
        </w:rPr>
        <w:t>由于</w:t>
      </w:r>
      <w:r w:rsidR="00D94966">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900C6E">
        <w:rPr>
          <w:rFonts w:hint="eastAsia"/>
        </w:rPr>
        <w:t>和</w:t>
      </w:r>
      <m:oMath>
        <m:r>
          <w:rPr>
            <w:rFonts w:ascii="Cambria Math"/>
          </w:rPr>
          <m:t>y</m:t>
        </m:r>
      </m:oMath>
      <w:r w:rsidR="00717419">
        <w:rPr>
          <w:rFonts w:hint="eastAsia"/>
        </w:rPr>
        <w:t>都是</w:t>
      </w:r>
      <w:r w:rsidR="001A5102">
        <w:rPr>
          <w:rFonts w:hint="eastAsia"/>
        </w:rPr>
        <w:t>归一化指数层的输出，</w:t>
      </w:r>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w:r w:rsidR="004B0611">
        <w:rPr>
          <w:rFonts w:hint="eastAsia"/>
        </w:rPr>
        <w:t>的海森矩阵</w:t>
      </w:r>
      <w:r w:rsidR="001602B2">
        <w:rPr>
          <w:rFonts w:hint="eastAsia"/>
        </w:rPr>
        <w:t>正定的，</w:t>
      </w:r>
      <w:r w:rsidR="00F06A0E">
        <w:rPr>
          <w:rFonts w:hint="eastAsia"/>
        </w:rPr>
        <w:t>所以</w:t>
      </w:r>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w:r w:rsidR="00853BE5">
        <w:rPr>
          <w:rFonts w:hint="eastAsia"/>
        </w:rPr>
        <w:t>是一个凸函数</w:t>
      </w:r>
      <w:r w:rsidR="001E2A02">
        <w:rPr>
          <w:rFonts w:hint="eastAsia"/>
        </w:rPr>
        <w:t>，</w:t>
      </w:r>
      <w:r w:rsidR="0019128D">
        <w:rPr>
          <w:rFonts w:hint="eastAsia"/>
        </w:rPr>
        <w:t>这意味着</w:t>
      </w:r>
      <w:r w:rsidR="00B6403D">
        <w:rPr>
          <w:rFonts w:hint="eastAsia"/>
        </w:rPr>
        <w:t>它</w:t>
      </w:r>
      <w:r w:rsidR="00B359E1">
        <w:rPr>
          <w:rFonts w:hint="eastAsia"/>
        </w:rPr>
        <w:t>的</w:t>
      </w:r>
      <w:r w:rsidR="00223191">
        <w:rPr>
          <w:rFonts w:hint="eastAsia"/>
        </w:rPr>
        <w:t>局部最优等于</w:t>
      </w:r>
      <w:r w:rsidR="00CA24A4">
        <w:rPr>
          <w:rFonts w:hint="eastAsia"/>
        </w:rPr>
        <w:t>全局最优</w:t>
      </w:r>
      <w:r w:rsidR="00CC5C80">
        <w:rPr>
          <w:rFonts w:hint="eastAsia"/>
        </w:rPr>
        <w:t>。</w:t>
      </w:r>
    </w:p>
    <w:p w14:paraId="4442F6EB" w14:textId="4C1F872D" w:rsidR="00D8510A" w:rsidRDefault="00D8510A" w:rsidP="00D8510A">
      <w:pPr>
        <w:ind w:firstLineChars="200" w:firstLine="480"/>
      </w:pPr>
      <w:r>
        <w:rPr>
          <w:rFonts w:hint="eastAsia"/>
        </w:rPr>
        <w:t>SKDSA</w:t>
      </w:r>
      <w:r>
        <w:rPr>
          <w:rFonts w:hint="eastAsia"/>
        </w:rPr>
        <w:t>模型损失函数</w:t>
      </w:r>
      <w:r>
        <w:rPr>
          <w:rFonts w:hint="eastAsia"/>
        </w:rPr>
        <w:t>1</w:t>
      </w:r>
      <w:r w:rsidR="00F970ED">
        <w:rPr>
          <w:rFonts w:hint="eastAsia"/>
        </w:rPr>
        <w:t>（</w:t>
      </w:r>
      <w:r w:rsidR="00665CAB">
        <w:t>式</w:t>
      </w:r>
      <w:r w:rsidR="00665CAB">
        <w:fldChar w:fldCharType="begin"/>
      </w:r>
      <w:r w:rsidR="00665CAB">
        <w:instrText xml:space="preserve"> REF _Ref100080428 \h </w:instrText>
      </w:r>
      <w:r w:rsidR="00665CAB">
        <w:fldChar w:fldCharType="separate"/>
      </w:r>
      <w:r w:rsidR="00665CAB">
        <w:rPr>
          <w:rFonts w:hint="eastAsia"/>
        </w:rPr>
        <w:t>（</w:t>
      </w:r>
      <w:r w:rsidR="00665CAB">
        <w:rPr>
          <w:noProof/>
        </w:rPr>
        <w:t>3</w:t>
      </w:r>
      <w:r w:rsidR="00665CAB">
        <w:t>.</w:t>
      </w:r>
      <w:r w:rsidR="00665CAB">
        <w:rPr>
          <w:noProof/>
        </w:rPr>
        <w:t>8</w:t>
      </w:r>
      <w:r w:rsidR="00665CAB">
        <w:rPr>
          <w:rFonts w:hint="eastAsia"/>
        </w:rPr>
        <w:t>）</w:t>
      </w:r>
      <w:r w:rsidR="00665CAB">
        <w:fldChar w:fldCharType="end"/>
      </w:r>
      <w:r w:rsidR="00F970ED">
        <w:rPr>
          <w:rFonts w:hint="eastAsia"/>
        </w:rPr>
        <w:t>）</w:t>
      </w:r>
      <w:r>
        <w:rPr>
          <w:rFonts w:hint="eastAsia"/>
        </w:rPr>
        <w:t>和</w:t>
      </w:r>
      <w:r>
        <w:rPr>
          <w:rFonts w:hint="eastAsia"/>
        </w:rPr>
        <w:t>BYOT</w:t>
      </w:r>
      <w:r>
        <w:rPr>
          <w:rFonts w:hint="eastAsia"/>
        </w:rPr>
        <w:t>模型损失函数</w:t>
      </w:r>
      <w:r>
        <w:rPr>
          <w:rFonts w:hint="eastAsia"/>
        </w:rPr>
        <w:t>1</w:t>
      </w:r>
      <w:r w:rsidR="00EF3498">
        <w:rPr>
          <w:rFonts w:hint="eastAsia"/>
        </w:rPr>
        <w:t>（式</w:t>
      </w:r>
      <w:r w:rsidR="00DC1B51">
        <w:fldChar w:fldCharType="begin"/>
      </w:r>
      <w:r w:rsidR="00DC1B51">
        <w:instrText xml:space="preserve"> </w:instrText>
      </w:r>
      <w:r w:rsidR="00DC1B51">
        <w:rPr>
          <w:rFonts w:hint="eastAsia"/>
        </w:rPr>
        <w:instrText>REF _Ref99897809 \h</w:instrText>
      </w:r>
      <w:r w:rsidR="00DC1B51">
        <w:instrText xml:space="preserve"> </w:instrText>
      </w:r>
      <w:r w:rsidR="00DC1B51">
        <w:fldChar w:fldCharType="separate"/>
      </w:r>
      <w:r w:rsidR="00DC1B51">
        <w:rPr>
          <w:rFonts w:hint="eastAsia"/>
        </w:rPr>
        <w:t>（</w:t>
      </w:r>
      <w:r w:rsidR="00DC1B51">
        <w:rPr>
          <w:noProof/>
        </w:rPr>
        <w:t>2</w:t>
      </w:r>
      <w:r w:rsidR="00DC1B51">
        <w:t>.</w:t>
      </w:r>
      <w:r w:rsidR="00DC1B51">
        <w:rPr>
          <w:noProof/>
        </w:rPr>
        <w:t>2</w:t>
      </w:r>
      <w:r w:rsidR="00DC1B51">
        <w:rPr>
          <w:rFonts w:hint="eastAsia"/>
        </w:rPr>
        <w:t>）</w:t>
      </w:r>
      <w:r w:rsidR="00DC1B51">
        <w:fldChar w:fldCharType="end"/>
      </w:r>
      <w:r w:rsidR="00EF3498">
        <w:rPr>
          <w:rFonts w:hint="eastAsia"/>
        </w:rPr>
        <w:t>）</w:t>
      </w:r>
      <w:r>
        <w:rPr>
          <w:rFonts w:hint="eastAsia"/>
        </w:rPr>
        <w:t>的区别是：</w:t>
      </w:r>
      <w:r>
        <w:t>BYOT</w:t>
      </w:r>
      <w:r>
        <w:rPr>
          <w:rFonts w:hint="eastAsia"/>
        </w:rPr>
        <w:t>模型损失函数</w:t>
      </w:r>
      <w:r>
        <w:rPr>
          <w:rFonts w:hint="eastAsia"/>
        </w:rPr>
        <w:t>1</w:t>
      </w:r>
      <w:r>
        <w:rPr>
          <w:rFonts w:hint="eastAsia"/>
        </w:rPr>
        <w:t>计算的是所有分类器（包括</w:t>
      </w:r>
      <w:proofErr w:type="gramStart"/>
      <w:r>
        <w:rPr>
          <w:rFonts w:hint="eastAsia"/>
        </w:rPr>
        <w:t>最</w:t>
      </w:r>
      <w:proofErr w:type="gramEnd"/>
      <w:r>
        <w:rPr>
          <w:rFonts w:hint="eastAsia"/>
        </w:rPr>
        <w:t>深层分类器和所有浅层分类器）输出</w:t>
      </w:r>
      <w:r w:rsidR="006922A4">
        <w:rPr>
          <w:rFonts w:hint="eastAsia"/>
        </w:rPr>
        <w:t>概率分布</w:t>
      </w:r>
      <w:r>
        <w:rPr>
          <w:rFonts w:hint="eastAsia"/>
        </w:rPr>
        <w:t>与真实标签</w:t>
      </w:r>
      <w:r w:rsidR="000422F5">
        <w:rPr>
          <w:rFonts w:hint="eastAsia"/>
        </w:rPr>
        <w:t>独热向量</w:t>
      </w:r>
      <w:r>
        <w:rPr>
          <w:rFonts w:hint="eastAsia"/>
        </w:rPr>
        <w:t>的交叉</w:t>
      </w:r>
      <w:proofErr w:type="gramStart"/>
      <w:r>
        <w:rPr>
          <w:rFonts w:hint="eastAsia"/>
        </w:rPr>
        <w:t>熵</w:t>
      </w:r>
      <w:proofErr w:type="gramEnd"/>
      <w:r>
        <w:rPr>
          <w:rFonts w:hint="eastAsia"/>
        </w:rPr>
        <w:t>损失再统计它们的和，而</w:t>
      </w:r>
      <w:r>
        <w:rPr>
          <w:rFonts w:hint="eastAsia"/>
        </w:rPr>
        <w:t>SKDSA</w:t>
      </w:r>
      <w:r>
        <w:rPr>
          <w:rFonts w:hint="eastAsia"/>
        </w:rPr>
        <w:t>模型仅仅计算</w:t>
      </w:r>
      <w:proofErr w:type="gramStart"/>
      <w:r>
        <w:rPr>
          <w:rFonts w:hint="eastAsia"/>
        </w:rPr>
        <w:t>最</w:t>
      </w:r>
      <w:proofErr w:type="gramEnd"/>
      <w:r>
        <w:rPr>
          <w:rFonts w:hint="eastAsia"/>
        </w:rPr>
        <w:t>深层分类器</w:t>
      </w:r>
      <w:r w:rsidR="00C81F41">
        <w:rPr>
          <w:rFonts w:hint="eastAsia"/>
        </w:rPr>
        <w:t>输出概率分布</w:t>
      </w:r>
      <w:r>
        <w:rPr>
          <w:rFonts w:hint="eastAsia"/>
        </w:rPr>
        <w:t>与真实标签</w:t>
      </w:r>
      <w:r w:rsidR="00A973DC">
        <w:rPr>
          <w:rFonts w:hint="eastAsia"/>
        </w:rPr>
        <w:t>独热向量</w:t>
      </w:r>
      <w:r>
        <w:rPr>
          <w:rFonts w:hint="eastAsia"/>
        </w:rPr>
        <w:t>的交叉</w:t>
      </w:r>
      <w:proofErr w:type="gramStart"/>
      <w:r>
        <w:rPr>
          <w:rFonts w:hint="eastAsia"/>
        </w:rPr>
        <w:t>熵</w:t>
      </w:r>
      <w:proofErr w:type="gramEnd"/>
      <w:r>
        <w:rPr>
          <w:rFonts w:hint="eastAsia"/>
        </w:rPr>
        <w:t>损失。实验证实这样可以取得更高的分类准确率。</w:t>
      </w:r>
    </w:p>
    <w:p w14:paraId="32BD7FB6" w14:textId="709A3698" w:rsidR="00D8510A" w:rsidRPr="00563C4A" w:rsidRDefault="00D8510A" w:rsidP="00563C4A">
      <w:pPr>
        <w:ind w:firstLineChars="200" w:firstLine="480"/>
      </w:pPr>
      <w:r>
        <w:rPr>
          <w:rFonts w:hint="eastAsia"/>
        </w:rPr>
        <w:t>SKDSA</w:t>
      </w:r>
      <w:r>
        <w:rPr>
          <w:rFonts w:hint="eastAsia"/>
        </w:rPr>
        <w:t>模型的损失函数</w:t>
      </w:r>
      <w:r>
        <w:t>2</w:t>
      </w:r>
      <w:r w:rsidR="00930FC9">
        <w:rPr>
          <w:rFonts w:hint="eastAsia"/>
        </w:rPr>
        <w:t>是</w:t>
      </w:r>
      <w:r>
        <w:rPr>
          <w:rFonts w:hint="eastAsia"/>
        </w:rPr>
        <w:t>最深层分离器归一化指数输出</w:t>
      </w:r>
      <w:r w:rsidR="00491107">
        <w:rPr>
          <w:rFonts w:hint="eastAsia"/>
        </w:rPr>
        <w:t>概率分布</w:t>
      </w:r>
      <w:r>
        <w:rPr>
          <w:rFonts w:hint="eastAsia"/>
        </w:rPr>
        <w:t>和每个浅层分类器归一化指数输出</w:t>
      </w:r>
      <w:r w:rsidR="002B0C39">
        <w:rPr>
          <w:rFonts w:hint="eastAsia"/>
        </w:rPr>
        <w:t>概率分布</w:t>
      </w:r>
      <w:r>
        <w:t>的相对熵。</w:t>
      </w:r>
      <w:r>
        <w:rPr>
          <w:rFonts w:hint="eastAsia"/>
        </w:rPr>
        <w:t>SKDSA</w:t>
      </w:r>
      <w:r>
        <w:rPr>
          <w:rFonts w:hint="eastAsia"/>
        </w:rPr>
        <w:t>模型通过损失函数</w:t>
      </w:r>
      <w:r>
        <w:rPr>
          <w:rFonts w:hint="eastAsia"/>
        </w:rPr>
        <w:t>2</w:t>
      </w:r>
      <w:r>
        <w:t>将</w:t>
      </w:r>
      <w:r>
        <w:rPr>
          <w:rFonts w:hint="eastAsia"/>
        </w:rPr>
        <w:t>最深层分类器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r>
        <w:t>最深层</w:t>
      </w:r>
      <w:r>
        <w:rPr>
          <w:rFonts w:hint="eastAsia"/>
        </w:rPr>
        <w:t>分类器</w:t>
      </w:r>
      <w:r>
        <w:t>的预测结果。</w:t>
      </w:r>
    </w:p>
    <w:p w14:paraId="2AD9261C" w14:textId="0D9AF7D8" w:rsidR="00D8510A" w:rsidRDefault="00D8510A" w:rsidP="00D8510A">
      <w:pPr>
        <w:ind w:firstLine="480"/>
      </w:pPr>
      <w:r>
        <w:rPr>
          <w:rFonts w:hint="eastAsia"/>
        </w:rPr>
        <w:t>SKDSA</w:t>
      </w:r>
      <w:r>
        <w:rPr>
          <w:rFonts w:hint="eastAsia"/>
        </w:rPr>
        <w:t>模型的</w:t>
      </w:r>
      <w:r>
        <w:t>损失函数</w:t>
      </w:r>
      <w:r w:rsidR="00F65CD4">
        <w:rPr>
          <w:rFonts w:hint="eastAsia"/>
        </w:rPr>
        <w:t>2</w:t>
      </w:r>
      <w:r>
        <w:t>由式</w:t>
      </w:r>
      <w:r w:rsidR="00FC764B">
        <w:fldChar w:fldCharType="begin"/>
      </w:r>
      <w:r w:rsidR="00FC764B">
        <w:instrText xml:space="preserve"> REF _Ref100080574 \h </w:instrText>
      </w:r>
      <w:r w:rsidR="00FC764B">
        <w:fldChar w:fldCharType="separate"/>
      </w:r>
      <w:r w:rsidR="00FC764B">
        <w:rPr>
          <w:rFonts w:hint="eastAsia"/>
        </w:rPr>
        <w:t>（</w:t>
      </w:r>
      <w:r w:rsidR="00FC764B">
        <w:rPr>
          <w:noProof/>
        </w:rPr>
        <w:t>3</w:t>
      </w:r>
      <w:r w:rsidR="00FC764B">
        <w:t>.</w:t>
      </w:r>
      <w:r w:rsidR="00FC764B">
        <w:rPr>
          <w:noProof/>
        </w:rPr>
        <w:t>9</w:t>
      </w:r>
      <w:r w:rsidR="00FC764B">
        <w:rPr>
          <w:rFonts w:hint="eastAsia"/>
        </w:rPr>
        <w:t>）</w:t>
      </w:r>
      <w:r w:rsidR="00FC764B">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分类器经过</w:t>
      </w:r>
      <w:r>
        <w:rPr>
          <w:rFonts w:hint="eastAsia"/>
        </w:rPr>
        <w:t>加入温度系数的归一化指数</w:t>
      </w:r>
      <w:r>
        <w:t>层输出</w:t>
      </w:r>
      <w:r w:rsidR="00976C9B">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深层分类器经过</w:t>
      </w:r>
      <w:r>
        <w:rPr>
          <w:rFonts w:hint="eastAsia"/>
        </w:rPr>
        <w:t>加入温度</w:t>
      </w:r>
      <w:r>
        <w:rPr>
          <w:rFonts w:hint="eastAsia"/>
        </w:rPr>
        <w:lastRenderedPageBreak/>
        <w:t>系数的归一化指数</w:t>
      </w:r>
      <w:r>
        <w:t>层输出</w:t>
      </w:r>
      <w:r w:rsidR="002619BD">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r>
        <w:t>，</w:t>
      </w:r>
      <m:oMath>
        <m:r>
          <w:rPr>
            <w:rFonts w:ascii="Cambria Math"/>
          </w:rPr>
          <m:t>T</m:t>
        </m:r>
      </m:oMath>
      <w:r>
        <w:t>代表蒸馏温度</w:t>
      </w:r>
      <w:r>
        <w:rPr>
          <w:rFonts w:hint="eastAsia"/>
        </w:rPr>
        <w:t>（默认设为</w:t>
      </w:r>
      <w:r>
        <w:rPr>
          <w:rFonts w:hint="eastAsia"/>
        </w:rPr>
        <w:t>4</w:t>
      </w:r>
      <w:r>
        <w:rPr>
          <w:rFonts w:hint="eastAsia"/>
        </w:rPr>
        <w:t>）</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D8510A" w14:paraId="5EE0A6A7" w14:textId="77777777" w:rsidTr="00B729B8">
        <w:tc>
          <w:tcPr>
            <w:tcW w:w="2881" w:type="dxa"/>
          </w:tcPr>
          <w:p w14:paraId="6797D477" w14:textId="77777777" w:rsidR="00D8510A" w:rsidRDefault="00D8510A" w:rsidP="00B729B8"/>
        </w:tc>
        <w:tc>
          <w:tcPr>
            <w:tcW w:w="2940" w:type="dxa"/>
          </w:tcPr>
          <w:p w14:paraId="46BEC055" w14:textId="77777777" w:rsidR="00D8510A" w:rsidRDefault="00827A47" w:rsidP="00B729B8">
            <m:oMathPara>
              <m:oMath>
                <m:sSup>
                  <m:sSupPr>
                    <m:ctrlPr>
                      <w:rPr>
                        <w:rFonts w:ascii="Cambria Math" w:hAnsi="Cambria Math"/>
                        <w:i/>
                        <w:color w:val="FF0000"/>
                      </w:rPr>
                    </m:ctrlPr>
                  </m:sSupPr>
                  <m:e>
                    <m:r>
                      <w:rPr>
                        <w:rFonts w:ascii="Cambria Math"/>
                        <w:color w:val="FF0000"/>
                        <w:rPrChange w:id="620" w:author="微软用户" w:date="2022-04-11T21:08:00Z">
                          <w:rPr>
                            <w:rFonts w:ascii="Cambria Math"/>
                          </w:rPr>
                        </w:rPrChange>
                      </w:rPr>
                      <m:t>T</m:t>
                    </m:r>
                  </m:e>
                  <m:sup>
                    <m:r>
                      <w:rPr>
                        <w:rFonts w:ascii="Cambria Math"/>
                        <w:color w:val="FF0000"/>
                        <w:rPrChange w:id="621" w:author="微软用户" w:date="2022-04-11T21:08:00Z">
                          <w:rPr>
                            <w:rFonts w:ascii="Cambria Math"/>
                          </w:rPr>
                        </w:rPrChange>
                      </w:rPr>
                      <m:t>2</m:t>
                    </m:r>
                  </m:sup>
                </m:sSup>
                <m:r>
                  <w:rPr>
                    <w:rFonts w:ascii="Cambria Math"/>
                    <w:color w:val="FF0000"/>
                    <w:rPrChange w:id="622" w:author="微软用户" w:date="2022-04-11T21:08:00Z">
                      <w:rPr>
                        <w:rFonts w:ascii="Cambria Math"/>
                      </w:rPr>
                    </w:rPrChange>
                  </w:rPr>
                  <m:t>KL(</m:t>
                </m:r>
                <m:sSup>
                  <m:sSupPr>
                    <m:ctrlPr>
                      <w:rPr>
                        <w:rFonts w:ascii="Cambria Math" w:hAnsi="Cambria Math"/>
                        <w:i/>
                        <w:color w:val="FF0000"/>
                      </w:rPr>
                    </m:ctrlPr>
                  </m:sSupPr>
                  <m:e>
                    <m:r>
                      <w:rPr>
                        <w:rFonts w:ascii="Cambria Math"/>
                        <w:color w:val="FF0000"/>
                        <w:rPrChange w:id="623" w:author="微软用户" w:date="2022-04-11T21:08:00Z">
                          <w:rPr>
                            <w:rFonts w:ascii="Cambria Math"/>
                          </w:rPr>
                        </w:rPrChange>
                      </w:rPr>
                      <m:t>q</m:t>
                    </m:r>
                  </m:e>
                  <m:sup>
                    <m:r>
                      <w:rPr>
                        <w:rFonts w:ascii="Cambria Math"/>
                        <w:color w:val="FF0000"/>
                        <w:rPrChange w:id="624" w:author="微软用户" w:date="2022-04-11T21:08:00Z">
                          <w:rPr>
                            <w:rFonts w:ascii="Cambria Math"/>
                          </w:rPr>
                        </w:rPrChange>
                      </w:rPr>
                      <m:t>i</m:t>
                    </m:r>
                  </m:sup>
                </m:sSup>
                <m:r>
                  <w:rPr>
                    <w:rFonts w:ascii="Cambria Math"/>
                    <w:color w:val="FF0000"/>
                    <w:rPrChange w:id="625" w:author="微软用户" w:date="2022-04-11T21:08:00Z">
                      <w:rPr>
                        <w:rFonts w:ascii="Cambria Math"/>
                      </w:rPr>
                    </w:rPrChange>
                  </w:rPr>
                  <m:t>,</m:t>
                </m:r>
                <m:sSup>
                  <m:sSupPr>
                    <m:ctrlPr>
                      <w:rPr>
                        <w:rFonts w:ascii="Cambria Math" w:hAnsi="Cambria Math"/>
                        <w:i/>
                        <w:color w:val="FF0000"/>
                      </w:rPr>
                    </m:ctrlPr>
                  </m:sSupPr>
                  <m:e>
                    <m:r>
                      <w:rPr>
                        <w:rFonts w:ascii="Cambria Math"/>
                        <w:color w:val="FF0000"/>
                        <w:rPrChange w:id="626" w:author="微软用户" w:date="2022-04-11T21:08:00Z">
                          <w:rPr>
                            <w:rFonts w:ascii="Cambria Math"/>
                          </w:rPr>
                        </w:rPrChange>
                      </w:rPr>
                      <m:t>q</m:t>
                    </m:r>
                  </m:e>
                  <m:sup>
                    <m:r>
                      <w:rPr>
                        <w:rFonts w:ascii="Cambria Math"/>
                        <w:color w:val="FF0000"/>
                        <w:rPrChange w:id="627" w:author="微软用户" w:date="2022-04-11T21:08:00Z">
                          <w:rPr>
                            <w:rFonts w:ascii="Cambria Math"/>
                          </w:rPr>
                        </w:rPrChange>
                      </w:rPr>
                      <m:t>C</m:t>
                    </m:r>
                  </m:sup>
                </m:sSup>
                <m:r>
                  <w:rPr>
                    <w:rFonts w:ascii="Cambria Math"/>
                    <w:color w:val="FF0000"/>
                    <w:rPrChange w:id="628" w:author="微软用户" w:date="2022-04-11T21:08:00Z">
                      <w:rPr>
                        <w:rFonts w:ascii="Cambria Math"/>
                      </w:rPr>
                    </w:rPrChange>
                  </w:rPr>
                  <m:t>)</m:t>
                </m:r>
              </m:oMath>
            </m:oMathPara>
          </w:p>
        </w:tc>
        <w:tc>
          <w:tcPr>
            <w:tcW w:w="2910" w:type="dxa"/>
          </w:tcPr>
          <w:p w14:paraId="1EE55453" w14:textId="60760ADC" w:rsidR="00D8510A" w:rsidRDefault="00D8510A" w:rsidP="00B729B8">
            <w:pPr>
              <w:jc w:val="right"/>
            </w:pPr>
            <w:bookmarkStart w:id="629" w:name="_Ref10008057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E5240D">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E5240D">
              <w:rPr>
                <w:noProof/>
              </w:rPr>
              <w:t>9</w:t>
            </w:r>
            <w:r>
              <w:fldChar w:fldCharType="end"/>
            </w:r>
            <w:r>
              <w:rPr>
                <w:rFonts w:hint="eastAsia"/>
              </w:rPr>
              <w:t>）</w:t>
            </w:r>
            <w:bookmarkEnd w:id="629"/>
          </w:p>
        </w:tc>
      </w:tr>
    </w:tbl>
    <w:p w14:paraId="2812D350" w14:textId="37679634" w:rsidR="002D4D22" w:rsidRDefault="000D4D67" w:rsidP="00810CD8">
      <w:pPr>
        <w:pStyle w:val="Normal1"/>
      </w:pPr>
      <w:r>
        <w:rPr>
          <w:rFonts w:hint="eastAsia"/>
        </w:rPr>
        <w:t xml:space="preserve"> </w:t>
      </w:r>
      <w:r>
        <w:t xml:space="preserve">   </w:t>
      </w:r>
      <w:r w:rsidR="00A64CED">
        <w:rPr>
          <w:rFonts w:hint="eastAsia"/>
        </w:rPr>
        <w:t>相对熵</w:t>
      </w:r>
      <w:r w:rsidR="00F8228B">
        <w:rPr>
          <w:rFonts w:hint="eastAsia"/>
        </w:rPr>
        <w:t>函数具备半正定性。当它的值为</w:t>
      </w:r>
      <w:r w:rsidR="00F8228B">
        <w:t>0</w:t>
      </w:r>
      <w:r w:rsidR="00F8228B">
        <w:rPr>
          <w:rFonts w:hint="eastAsia"/>
        </w:rPr>
        <w:t>时，意味着</w:t>
      </w:r>
      <w:r w:rsidR="002060E2">
        <w:rPr>
          <w:rFonts w:hint="eastAsia"/>
        </w:rPr>
        <w:t>概率分布</w:t>
      </w:r>
      <m:oMath>
        <m:sSup>
          <m:sSupPr>
            <m:ctrlPr>
              <w:rPr>
                <w:rFonts w:ascii="Cambria Math" w:hAnsi="Cambria Math"/>
                <w:i/>
              </w:rPr>
            </m:ctrlPr>
          </m:sSupPr>
          <m:e>
            <m:r>
              <w:rPr>
                <w:rFonts w:ascii="Cambria Math"/>
              </w:rPr>
              <m:t>q</m:t>
            </m:r>
          </m:e>
          <m:sup>
            <m:r>
              <w:rPr>
                <w:rFonts w:ascii="Cambria Math"/>
              </w:rPr>
              <m:t>i</m:t>
            </m:r>
          </m:sup>
        </m:sSup>
      </m:oMath>
      <w:r w:rsidR="00F6793C">
        <w:rPr>
          <w:rFonts w:hint="eastAsia"/>
        </w:rPr>
        <w:t>和</w:t>
      </w:r>
      <w:r w:rsidR="00B94C64">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相同；当它的值越大，意味着</w:t>
      </w:r>
      <w:r w:rsidR="006D7C50">
        <w:rPr>
          <w:rFonts w:hint="eastAsia"/>
        </w:rPr>
        <w:t>概率分布</w:t>
      </w:r>
      <m:oMath>
        <m:sSup>
          <m:sSupPr>
            <m:ctrlPr>
              <w:rPr>
                <w:rFonts w:ascii="Cambria Math" w:hAnsi="Cambria Math"/>
                <w:i/>
              </w:rPr>
            </m:ctrlPr>
          </m:sSupPr>
          <m:e>
            <m:r>
              <w:rPr>
                <w:rFonts w:ascii="Cambria Math"/>
              </w:rPr>
              <m:t>q</m:t>
            </m:r>
          </m:e>
          <m:sup>
            <m:r>
              <w:rPr>
                <w:rFonts w:ascii="Cambria Math"/>
              </w:rPr>
              <m:t>i</m:t>
            </m:r>
          </m:sup>
        </m:sSup>
      </m:oMath>
      <w:r w:rsidR="00F8228B">
        <w:rPr>
          <w:rFonts w:hint="eastAsia"/>
        </w:rPr>
        <w:t>和</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的差异越大。由于标签</w:t>
      </w:r>
      <m:oMath>
        <m:sSup>
          <m:sSupPr>
            <m:ctrlPr>
              <w:rPr>
                <w:rFonts w:ascii="Cambria Math" w:hAnsi="Cambria Math"/>
                <w:i/>
              </w:rPr>
            </m:ctrlPr>
          </m:sSupPr>
          <m:e>
            <m:r>
              <w:rPr>
                <w:rFonts w:ascii="Cambria Math"/>
              </w:rPr>
              <m:t>q</m:t>
            </m:r>
          </m:e>
          <m:sup>
            <m:r>
              <w:rPr>
                <w:rFonts w:ascii="Cambria Math"/>
              </w:rPr>
              <m:t>i</m:t>
            </m:r>
          </m:sup>
        </m:sSup>
      </m:oMath>
      <w:r w:rsidR="00F8228B">
        <w:rPr>
          <w:rFonts w:hint="eastAsia"/>
        </w:rPr>
        <w:t>和</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都是归一化指数层输出</w:t>
      </w:r>
      <w:r w:rsidR="009811AC">
        <w:rPr>
          <w:rFonts w:hint="eastAsia"/>
        </w:rPr>
        <w:t>的概率分布</w:t>
      </w:r>
      <w:r w:rsidR="00F8228B">
        <w:rPr>
          <w:rFonts w:hint="eastAsia"/>
        </w:rPr>
        <w:t>，</w:t>
      </w:r>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w:r w:rsidR="00F8228B">
        <w:rPr>
          <w:rFonts w:hint="eastAsia"/>
        </w:rPr>
        <w:t>的海森矩阵正定的，所以</w:t>
      </w:r>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w:r w:rsidR="00F8228B">
        <w:rPr>
          <w:rFonts w:hint="eastAsia"/>
        </w:rPr>
        <w:t>是一个凸函数，这意味着</w:t>
      </w:r>
      <w:r w:rsidR="00D9677D">
        <w:rPr>
          <w:rFonts w:hint="eastAsia"/>
        </w:rPr>
        <w:t>它</w:t>
      </w:r>
      <w:r w:rsidR="00F8228B">
        <w:rPr>
          <w:rFonts w:hint="eastAsia"/>
        </w:rPr>
        <w:t>的局部最优等于全局最优</w:t>
      </w:r>
      <w:r w:rsidR="006C63F1">
        <w:rPr>
          <w:rFonts w:hint="eastAsia"/>
        </w:rPr>
        <w:t>。</w:t>
      </w:r>
      <w:r w:rsidR="002F7B86">
        <w:rPr>
          <w:rFonts w:hint="eastAsia"/>
        </w:rPr>
        <w:t>另外，</w:t>
      </w:r>
      <w:r w:rsidR="005D7831">
        <w:rPr>
          <w:rFonts w:hint="eastAsia"/>
        </w:rPr>
        <w:t>由于</w:t>
      </w:r>
      <w:r w:rsidR="00050282">
        <w:rPr>
          <w:rFonts w:hint="eastAsia"/>
        </w:rPr>
        <w:t>相对熵函数</w:t>
      </w:r>
      <w:r w:rsidR="006D6A93">
        <w:rPr>
          <w:rFonts w:hint="eastAsia"/>
        </w:rPr>
        <w:t>具有不对称性</w:t>
      </w:r>
      <w:r w:rsidR="00876976">
        <w:rPr>
          <w:rFonts w:hint="eastAsia"/>
        </w:rPr>
        <w:t>，</w:t>
      </w:r>
      <w:r w:rsidR="0035449B">
        <w:rPr>
          <w:rFonts w:hint="eastAsia"/>
        </w:rPr>
        <w:t>学生模型和教师模型也具有不对称性</w:t>
      </w:r>
      <w:r w:rsidR="006D6A93">
        <w:rPr>
          <w:rFonts w:hint="eastAsia"/>
        </w:rPr>
        <w:t>，因此</w:t>
      </w:r>
      <w:r w:rsidR="00582597">
        <w:rPr>
          <w:rFonts w:hint="eastAsia"/>
        </w:rPr>
        <w:t>相对熵</w:t>
      </w:r>
      <w:r w:rsidR="00252B10">
        <w:rPr>
          <w:rFonts w:hint="eastAsia"/>
        </w:rPr>
        <w:t>很</w:t>
      </w:r>
      <w:r w:rsidR="006D6A93">
        <w:rPr>
          <w:rFonts w:hint="eastAsia"/>
        </w:rPr>
        <w:t>适合描述</w:t>
      </w:r>
      <w:r w:rsidR="00EE6B7A">
        <w:rPr>
          <w:rFonts w:hint="eastAsia"/>
        </w:rPr>
        <w:t>学生模型</w:t>
      </w:r>
      <w:r w:rsidR="00567830">
        <w:rPr>
          <w:rFonts w:hint="eastAsia"/>
        </w:rPr>
        <w:t>和教师模型的差异</w:t>
      </w:r>
      <w:r w:rsidR="00F8228B">
        <w:rPr>
          <w:rFonts w:hint="eastAsia"/>
        </w:rPr>
        <w:t>。</w:t>
      </w:r>
    </w:p>
    <w:p w14:paraId="6B663ED7" w14:textId="5133D3CA" w:rsidR="00D8510A" w:rsidRDefault="00D8510A" w:rsidP="00D8510A">
      <w:pPr>
        <w:pStyle w:val="Normal1"/>
        <w:ind w:firstLineChars="200" w:firstLine="480"/>
      </w:pPr>
      <w:r>
        <w:rPr>
          <w:rFonts w:hint="eastAsia"/>
        </w:rPr>
        <w:t>SKDSA</w:t>
      </w:r>
      <w:r>
        <w:rPr>
          <w:rFonts w:hint="eastAsia"/>
        </w:rPr>
        <w:t>模型损失函数</w:t>
      </w:r>
      <w:r>
        <w:t>2</w:t>
      </w:r>
      <w:r w:rsidR="00992CD9">
        <w:rPr>
          <w:rFonts w:hint="eastAsia"/>
        </w:rPr>
        <w:t>（式</w:t>
      </w:r>
      <w:r w:rsidR="005265A3">
        <w:fldChar w:fldCharType="begin"/>
      </w:r>
      <w:r w:rsidR="005265A3">
        <w:instrText xml:space="preserve"> </w:instrText>
      </w:r>
      <w:r w:rsidR="005265A3">
        <w:rPr>
          <w:rFonts w:hint="eastAsia"/>
        </w:rPr>
        <w:instrText>REF _Ref100080574 \h</w:instrText>
      </w:r>
      <w:r w:rsidR="005265A3">
        <w:instrText xml:space="preserve"> </w:instrText>
      </w:r>
      <w:r w:rsidR="005265A3">
        <w:fldChar w:fldCharType="separate"/>
      </w:r>
      <w:r w:rsidR="005265A3">
        <w:rPr>
          <w:rFonts w:hint="eastAsia"/>
        </w:rPr>
        <w:t>（</w:t>
      </w:r>
      <w:r w:rsidR="005265A3">
        <w:rPr>
          <w:noProof/>
        </w:rPr>
        <w:t>3</w:t>
      </w:r>
      <w:r w:rsidR="005265A3">
        <w:t>.</w:t>
      </w:r>
      <w:r w:rsidR="005265A3">
        <w:rPr>
          <w:noProof/>
        </w:rPr>
        <w:t>9</w:t>
      </w:r>
      <w:r w:rsidR="005265A3">
        <w:rPr>
          <w:rFonts w:hint="eastAsia"/>
        </w:rPr>
        <w:t>）</w:t>
      </w:r>
      <w:r w:rsidR="005265A3">
        <w:fldChar w:fldCharType="end"/>
      </w:r>
      <w:r w:rsidR="00992CD9">
        <w:rPr>
          <w:rFonts w:hint="eastAsia"/>
        </w:rPr>
        <w:t>）</w:t>
      </w:r>
      <w:r>
        <w:rPr>
          <w:rFonts w:hint="eastAsia"/>
        </w:rPr>
        <w:t>和</w:t>
      </w:r>
      <w:r>
        <w:rPr>
          <w:rFonts w:hint="eastAsia"/>
        </w:rPr>
        <w:t>BYOT</w:t>
      </w:r>
      <w:r>
        <w:rPr>
          <w:rFonts w:hint="eastAsia"/>
        </w:rPr>
        <w:t>模型损失函数</w:t>
      </w:r>
      <w:r>
        <w:t>2</w:t>
      </w:r>
      <w:r w:rsidR="00D70476">
        <w:rPr>
          <w:rFonts w:hint="eastAsia"/>
        </w:rPr>
        <w:t>（式</w:t>
      </w:r>
      <w:r w:rsidR="00364EA4">
        <w:fldChar w:fldCharType="begin"/>
      </w:r>
      <w:r w:rsidR="00364EA4">
        <w:instrText xml:space="preserve"> </w:instrText>
      </w:r>
      <w:r w:rsidR="00364EA4">
        <w:rPr>
          <w:rFonts w:hint="eastAsia"/>
        </w:rPr>
        <w:instrText>REF _Ref99897812 \h</w:instrText>
      </w:r>
      <w:r w:rsidR="00364EA4">
        <w:instrText xml:space="preserve"> </w:instrText>
      </w:r>
      <w:r w:rsidR="00364EA4">
        <w:fldChar w:fldCharType="separate"/>
      </w:r>
      <w:r w:rsidR="00364EA4">
        <w:rPr>
          <w:rFonts w:hint="eastAsia"/>
        </w:rPr>
        <w:t>（</w:t>
      </w:r>
      <w:r w:rsidR="00364EA4">
        <w:rPr>
          <w:noProof/>
        </w:rPr>
        <w:t>2</w:t>
      </w:r>
      <w:r w:rsidR="00364EA4">
        <w:t>.</w:t>
      </w:r>
      <w:r w:rsidR="00364EA4">
        <w:rPr>
          <w:noProof/>
        </w:rPr>
        <w:t>3</w:t>
      </w:r>
      <w:r w:rsidR="00364EA4">
        <w:rPr>
          <w:rFonts w:hint="eastAsia"/>
        </w:rPr>
        <w:t>）</w:t>
      </w:r>
      <w:r w:rsidR="00364EA4">
        <w:fldChar w:fldCharType="end"/>
      </w:r>
      <w:r w:rsidR="00D70476">
        <w:rPr>
          <w:rFonts w:hint="eastAsia"/>
        </w:rPr>
        <w:t>）</w:t>
      </w:r>
      <w:r>
        <w:rPr>
          <w:rFonts w:hint="eastAsia"/>
        </w:rPr>
        <w:t>的区别是：</w:t>
      </w:r>
      <w:r>
        <w:t>BYOT</w:t>
      </w:r>
      <w:r>
        <w:rPr>
          <w:rFonts w:hint="eastAsia"/>
        </w:rPr>
        <w:t>模型直接计算</w:t>
      </w:r>
      <w:proofErr w:type="gramStart"/>
      <w:r>
        <w:rPr>
          <w:rFonts w:hint="eastAsia"/>
        </w:rPr>
        <w:t>最</w:t>
      </w:r>
      <w:proofErr w:type="gramEnd"/>
      <w:r>
        <w:rPr>
          <w:rFonts w:hint="eastAsia"/>
        </w:rPr>
        <w:t>深层分离器归一化指数输出</w:t>
      </w:r>
      <w:r w:rsidR="00E65E30">
        <w:rPr>
          <w:rFonts w:hint="eastAsia"/>
        </w:rPr>
        <w:t>概率分布</w:t>
      </w:r>
      <w:r>
        <w:rPr>
          <w:rFonts w:hint="eastAsia"/>
        </w:rPr>
        <w:t>和每个浅层分类器归一化指数输出</w:t>
      </w:r>
      <w:r w:rsidR="00A2574E">
        <w:rPr>
          <w:rFonts w:hint="eastAsia"/>
        </w:rPr>
        <w:t>概率分布</w:t>
      </w:r>
      <w:r>
        <w:t>的相对熵</w:t>
      </w:r>
      <w:r>
        <w:rPr>
          <w:rFonts w:hint="eastAsia"/>
        </w:rPr>
        <w:t>，而</w:t>
      </w:r>
      <w:r>
        <w:rPr>
          <w:rFonts w:hint="eastAsia"/>
        </w:rPr>
        <w:t>SKDSA</w:t>
      </w:r>
      <w:r>
        <w:rPr>
          <w:rFonts w:hint="eastAsia"/>
        </w:rPr>
        <w:t>模型在计算出</w:t>
      </w:r>
      <w:proofErr w:type="gramStart"/>
      <w:r>
        <w:rPr>
          <w:rFonts w:hint="eastAsia"/>
        </w:rPr>
        <w:t>最</w:t>
      </w:r>
      <w:proofErr w:type="gramEnd"/>
      <w:r>
        <w:rPr>
          <w:rFonts w:hint="eastAsia"/>
        </w:rPr>
        <w:t>深层分离器归一化指数输出</w:t>
      </w:r>
      <w:r w:rsidR="00D51ED3">
        <w:rPr>
          <w:rFonts w:hint="eastAsia"/>
        </w:rPr>
        <w:t>概率分布</w:t>
      </w:r>
      <w:r>
        <w:rPr>
          <w:rFonts w:hint="eastAsia"/>
        </w:rPr>
        <w:t>和每个浅层分类器归一化指数输出</w:t>
      </w:r>
      <w:r w:rsidR="00D14B42">
        <w:rPr>
          <w:rFonts w:hint="eastAsia"/>
        </w:rPr>
        <w:t>概率分布</w:t>
      </w:r>
      <w:r>
        <w:t>的相对熵</w:t>
      </w:r>
      <w:r>
        <w:rPr>
          <w:rFonts w:hint="eastAsia"/>
        </w:rPr>
        <w:t>之后，还要将结果和蒸馏温度的平方相乘。实验证实这样可以取得更高的分类准确率。</w:t>
      </w:r>
    </w:p>
    <w:p w14:paraId="3E59371C" w14:textId="07679CB6" w:rsidR="00D8510A" w:rsidRDefault="00D8510A" w:rsidP="008D0CA7">
      <w:pPr>
        <w:pStyle w:val="Normal1"/>
        <w:ind w:firstLineChars="200" w:firstLine="480"/>
      </w:pPr>
      <w:r>
        <w:rPr>
          <w:rFonts w:hint="eastAsia"/>
        </w:rPr>
        <w:t>SKDSA</w:t>
      </w:r>
      <w:r>
        <w:rPr>
          <w:rFonts w:hint="eastAsia"/>
        </w:rPr>
        <w:t>模型的损失函数</w:t>
      </w:r>
      <w:r>
        <w:rPr>
          <w:rFonts w:hint="eastAsia"/>
        </w:rPr>
        <w:t>3</w:t>
      </w:r>
      <w:r w:rsidR="00391D4B">
        <w:rPr>
          <w:rFonts w:hint="eastAsia"/>
        </w:rPr>
        <w:t>是</w:t>
      </w:r>
      <w:r>
        <w:rPr>
          <w:rFonts w:hint="eastAsia"/>
        </w:rPr>
        <w:t>最深层分类器特征图和每个浅层分类器</w:t>
      </w:r>
      <w:r>
        <w:t>特征图的</w:t>
      </w:r>
      <w:r>
        <w:rPr>
          <w:rFonts w:hint="eastAsia"/>
        </w:rPr>
        <w:t>归一化</w:t>
      </w:r>
      <w:r>
        <w:t>L1</w:t>
      </w:r>
      <w:r>
        <w:t>损失函数。</w:t>
      </w:r>
      <w:r>
        <w:t>SKDSA</w:t>
      </w:r>
      <w:r>
        <w:rPr>
          <w:rFonts w:ascii="宋体" w:hAnsi="宋体" w:hint="eastAsia"/>
        </w:rPr>
        <w:t>模型</w:t>
      </w:r>
      <w:r>
        <w:rPr>
          <w:rFonts w:ascii="宋体" w:hAnsi="宋体"/>
        </w:rPr>
        <w:t>通过</w:t>
      </w:r>
      <w:r>
        <w:rPr>
          <w:rFonts w:ascii="宋体" w:hAnsi="宋体" w:hint="eastAsia"/>
        </w:rPr>
        <w:t>损失函数</w:t>
      </w:r>
      <w:r>
        <w:rPr>
          <w:rFonts w:hint="eastAsia"/>
        </w:rPr>
        <w:t>3</w:t>
      </w:r>
      <w:r>
        <w:t>将</w:t>
      </w:r>
      <w:r>
        <w:rPr>
          <w:rFonts w:hint="eastAsia"/>
        </w:rPr>
        <w:t>最深层分类器</w:t>
      </w:r>
      <w:r>
        <w:t>特征图中</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r>
        <w:t>最深层分类器的特征图。</w:t>
      </w:r>
    </w:p>
    <w:p w14:paraId="7FA40057" w14:textId="77777777" w:rsidR="00D8510A" w:rsidRDefault="00D8510A" w:rsidP="00D8510A">
      <w:pPr>
        <w:ind w:firstLine="480"/>
      </w:pPr>
      <w:r>
        <w:rPr>
          <w:rFonts w:hint="eastAsia"/>
        </w:rPr>
        <w:t>S</w:t>
      </w:r>
      <w:r>
        <w:t>KDSA</w:t>
      </w:r>
      <w:r>
        <w:rPr>
          <w:rFonts w:hint="eastAsia"/>
        </w:rPr>
        <w:t>模型的</w:t>
      </w:r>
      <w:r>
        <w:t>损失函数</w:t>
      </w:r>
      <w:r>
        <w:t>3</w:t>
      </w:r>
      <w:r>
        <w:t>由式</w:t>
      </w:r>
      <w:r>
        <w:fldChar w:fldCharType="begin"/>
      </w:r>
      <w:r>
        <w:instrText xml:space="preserve"> REF _Ref99805344 \h </w:instrText>
      </w:r>
      <w:r>
        <w:fldChar w:fldCharType="separate"/>
      </w:r>
      <w:r>
        <w:rPr>
          <w:rFonts w:hint="eastAsia"/>
        </w:rPr>
        <w:t>（</w:t>
      </w:r>
      <w:r>
        <w:rPr>
          <w:noProof/>
        </w:rPr>
        <w:t>3</w:t>
      </w:r>
      <w:r>
        <w:t>.</w:t>
      </w:r>
      <w:r>
        <w:rPr>
          <w:noProof/>
        </w:rPr>
        <w:t>12</w:t>
      </w:r>
      <w:r>
        <w:rPr>
          <w:rFonts w:hint="eastAsia"/>
        </w:rPr>
        <w:t>）</w:t>
      </w:r>
      <w:r>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m:t>
            </m:r>
          </m:e>
          <m:sub>
            <m:r>
              <w:rPr>
                <w:rFonts w:ascii="Cambria Math"/>
              </w:rPr>
              <m:t>1</m:t>
            </m:r>
          </m:sub>
        </m:sSub>
      </m:oMath>
      <w:r>
        <w:rPr>
          <w:rFonts w:hint="eastAsia"/>
        </w:rPr>
        <w:t>代表归一化</w:t>
      </w:r>
      <w:r>
        <w:rPr>
          <w:rFonts w:hint="eastAsia"/>
        </w:rPr>
        <w:t>L1</w:t>
      </w:r>
      <w:r>
        <w:rPr>
          <w:rFonts w:hint="eastAsia"/>
        </w:rPr>
        <w:t>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4"/>
        <w:gridCol w:w="2919"/>
      </w:tblGrid>
      <w:tr w:rsidR="00D8510A" w14:paraId="1E4BC733" w14:textId="77777777" w:rsidTr="00B729B8">
        <w:tc>
          <w:tcPr>
            <w:tcW w:w="2888" w:type="dxa"/>
          </w:tcPr>
          <w:p w14:paraId="51ADFB45" w14:textId="77777777" w:rsidR="00D8510A" w:rsidRDefault="00D8510A" w:rsidP="00B729B8"/>
        </w:tc>
        <w:tc>
          <w:tcPr>
            <w:tcW w:w="2924" w:type="dxa"/>
          </w:tcPr>
          <w:p w14:paraId="1A8D750A" w14:textId="77777777" w:rsidR="00D8510A" w:rsidRDefault="00D8510A" w:rsidP="00B729B8">
            <m:oMathPara>
              <m:oMath>
                <m:r>
                  <w:rPr>
                    <w:rFonts w:ascii="Cambria Math"/>
                    <w:color w:val="FF0000"/>
                    <w:rPrChange w:id="630" w:author="微软用户" w:date="2022-04-11T21:08:00Z">
                      <w:rPr>
                        <w:rFonts w:ascii="Cambria Math"/>
                      </w:rPr>
                    </w:rPrChange>
                  </w:rPr>
                  <m:t>||</m:t>
                </m:r>
                <m:sSub>
                  <m:sSubPr>
                    <m:ctrlPr>
                      <w:rPr>
                        <w:rFonts w:ascii="Cambria Math" w:hAnsi="Cambria Math"/>
                        <w:i/>
                        <w:color w:val="FF0000"/>
                      </w:rPr>
                    </m:ctrlPr>
                  </m:sSubPr>
                  <m:e>
                    <m:r>
                      <w:rPr>
                        <w:rFonts w:ascii="Cambria Math"/>
                        <w:color w:val="FF0000"/>
                        <w:rPrChange w:id="631" w:author="微软用户" w:date="2022-04-11T21:08:00Z">
                          <w:rPr>
                            <w:rFonts w:ascii="Cambria Math"/>
                          </w:rPr>
                        </w:rPrChange>
                      </w:rPr>
                      <m:t>F</m:t>
                    </m:r>
                  </m:e>
                  <m:sub>
                    <m:r>
                      <w:rPr>
                        <w:rFonts w:ascii="Cambria Math"/>
                        <w:color w:val="FF0000"/>
                        <w:rPrChange w:id="632" w:author="微软用户" w:date="2022-04-11T21:08:00Z">
                          <w:rPr>
                            <w:rFonts w:ascii="Cambria Math"/>
                          </w:rPr>
                        </w:rPrChange>
                      </w:rPr>
                      <m:t>i</m:t>
                    </m:r>
                  </m:sub>
                </m:sSub>
                <m:r>
                  <w:rPr>
                    <w:rFonts w:ascii="Cambria Math"/>
                    <w:color w:val="FF0000"/>
                    <w:rPrChange w:id="633" w:author="微软用户" w:date="2022-04-11T21:08:00Z">
                      <w:rPr>
                        <w:rFonts w:ascii="Cambria Math"/>
                      </w:rPr>
                    </w:rPrChange>
                  </w:rPr>
                  <m:t>-</m:t>
                </m:r>
                <m:sSub>
                  <m:sSubPr>
                    <m:ctrlPr>
                      <w:rPr>
                        <w:rFonts w:ascii="Cambria Math" w:hAnsi="Cambria Math"/>
                        <w:i/>
                        <w:color w:val="FF0000"/>
                      </w:rPr>
                    </m:ctrlPr>
                  </m:sSubPr>
                  <m:e>
                    <m:r>
                      <w:rPr>
                        <w:rFonts w:ascii="Cambria Math"/>
                        <w:color w:val="FF0000"/>
                        <w:rPrChange w:id="634" w:author="微软用户" w:date="2022-04-11T21:08:00Z">
                          <w:rPr>
                            <w:rFonts w:ascii="Cambria Math"/>
                          </w:rPr>
                        </w:rPrChange>
                      </w:rPr>
                      <m:t>F</m:t>
                    </m:r>
                  </m:e>
                  <m:sub>
                    <m:r>
                      <w:rPr>
                        <w:rFonts w:ascii="Cambria Math"/>
                        <w:color w:val="FF0000"/>
                        <w:rPrChange w:id="635" w:author="微软用户" w:date="2022-04-11T21:08:00Z">
                          <w:rPr>
                            <w:rFonts w:ascii="Cambria Math"/>
                          </w:rPr>
                        </w:rPrChange>
                      </w:rPr>
                      <m:t>C</m:t>
                    </m:r>
                  </m:sub>
                </m:sSub>
                <m:r>
                  <w:rPr>
                    <w:rFonts w:ascii="Cambria Math"/>
                    <w:color w:val="FF0000"/>
                    <w:rPrChange w:id="636" w:author="微软用户" w:date="2022-04-11T21:08:00Z">
                      <w:rPr>
                        <w:rFonts w:ascii="Cambria Math"/>
                      </w:rPr>
                    </w:rPrChange>
                  </w:rPr>
                  <m:t>|</m:t>
                </m:r>
                <m:sSub>
                  <m:sSubPr>
                    <m:ctrlPr>
                      <w:rPr>
                        <w:rFonts w:ascii="Cambria Math" w:hAnsi="Cambria Math"/>
                        <w:i/>
                        <w:color w:val="FF0000"/>
                      </w:rPr>
                    </m:ctrlPr>
                  </m:sSubPr>
                  <m:e>
                    <m:r>
                      <w:rPr>
                        <w:rFonts w:ascii="Cambria Math"/>
                        <w:color w:val="FF0000"/>
                        <w:rPrChange w:id="637" w:author="微软用户" w:date="2022-04-11T21:08:00Z">
                          <w:rPr>
                            <w:rFonts w:ascii="Cambria Math"/>
                          </w:rPr>
                        </w:rPrChange>
                      </w:rPr>
                      <m:t>|</m:t>
                    </m:r>
                  </m:e>
                  <m:sub>
                    <m:r>
                      <w:rPr>
                        <w:rFonts w:ascii="Cambria Math"/>
                        <w:color w:val="FF0000"/>
                        <w:rPrChange w:id="638" w:author="微软用户" w:date="2022-04-11T21:08:00Z">
                          <w:rPr>
                            <w:rFonts w:ascii="Cambria Math"/>
                          </w:rPr>
                        </w:rPrChange>
                      </w:rPr>
                      <m:t>1</m:t>
                    </m:r>
                  </m:sub>
                </m:sSub>
              </m:oMath>
            </m:oMathPara>
          </w:p>
        </w:tc>
        <w:tc>
          <w:tcPr>
            <w:tcW w:w="2919" w:type="dxa"/>
          </w:tcPr>
          <w:p w14:paraId="3FCFB47C" w14:textId="709AE18F" w:rsidR="00D8510A" w:rsidRDefault="00D8510A" w:rsidP="00B729B8">
            <w:pPr>
              <w:jc w:val="right"/>
            </w:pPr>
            <w:bookmarkStart w:id="639" w:name="_Ref1000825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7C14A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7C14A6">
              <w:rPr>
                <w:noProof/>
              </w:rPr>
              <w:t>10</w:t>
            </w:r>
            <w:r>
              <w:fldChar w:fldCharType="end"/>
            </w:r>
            <w:r>
              <w:rPr>
                <w:rFonts w:hint="eastAsia"/>
              </w:rPr>
              <w:t>）</w:t>
            </w:r>
            <w:bookmarkEnd w:id="639"/>
          </w:p>
        </w:tc>
      </w:tr>
    </w:tbl>
    <w:p w14:paraId="0824050D" w14:textId="6F040C82" w:rsidR="003C067A" w:rsidRDefault="006736D2" w:rsidP="00D8510A">
      <w:pPr>
        <w:ind w:firstLineChars="200" w:firstLine="480"/>
      </w:pPr>
      <w:r>
        <w:rPr>
          <w:rFonts w:hint="eastAsia"/>
        </w:rPr>
        <w:t>L1</w:t>
      </w:r>
      <w:r>
        <w:rPr>
          <w:rFonts w:hint="eastAsia"/>
        </w:rPr>
        <w:t>损失函数</w:t>
      </w:r>
      <w:r w:rsidR="00607C00">
        <w:rPr>
          <w:rFonts w:hint="eastAsia"/>
        </w:rPr>
        <w:t>具备半正定性。当它的值为</w:t>
      </w:r>
      <w:r w:rsidR="00607C00">
        <w:t>0</w:t>
      </w:r>
      <w:r w:rsidR="00607C00">
        <w:rPr>
          <w:rFonts w:hint="eastAsia"/>
        </w:rPr>
        <w:t>时，意味着</w:t>
      </w:r>
      <w:r w:rsidR="00602796">
        <w:rPr>
          <w:rFonts w:hint="eastAsia"/>
        </w:rPr>
        <w:t>特征图</w:t>
      </w:r>
      <m:oMath>
        <m:sSub>
          <m:sSubPr>
            <m:ctrlPr>
              <w:rPr>
                <w:rFonts w:ascii="Cambria Math" w:hAnsi="Cambria Math"/>
                <w:i/>
              </w:rPr>
            </m:ctrlPr>
          </m:sSubPr>
          <m:e>
            <m:r>
              <w:rPr>
                <w:rFonts w:ascii="Cambria Math"/>
              </w:rPr>
              <m:t>F</m:t>
            </m:r>
          </m:e>
          <m:sub>
            <m:r>
              <w:rPr>
                <w:rFonts w:ascii="Cambria Math"/>
              </w:rPr>
              <m:t>i</m:t>
            </m:r>
          </m:sub>
        </m:sSub>
      </m:oMath>
      <w:r w:rsidR="00607C00">
        <w:rPr>
          <w:rFonts w:hint="eastAsia"/>
        </w:rPr>
        <w:t>和</w:t>
      </w:r>
      <w:r w:rsidR="000D6496">
        <w:rPr>
          <w:rFonts w:hint="eastAsia"/>
        </w:rPr>
        <w:t>特征图</w:t>
      </w:r>
      <m:oMath>
        <m:sSub>
          <m:sSubPr>
            <m:ctrlPr>
              <w:rPr>
                <w:rFonts w:ascii="Cambria Math" w:hAnsi="Cambria Math"/>
                <w:i/>
              </w:rPr>
            </m:ctrlPr>
          </m:sSubPr>
          <m:e>
            <m:r>
              <w:rPr>
                <w:rFonts w:ascii="Cambria Math"/>
              </w:rPr>
              <m:t>F</m:t>
            </m:r>
          </m:e>
          <m:sub>
            <m:r>
              <w:rPr>
                <w:rFonts w:ascii="Cambria Math"/>
              </w:rPr>
              <m:t>C</m:t>
            </m:r>
          </m:sub>
        </m:sSub>
      </m:oMath>
      <w:r w:rsidR="00607C00">
        <w:rPr>
          <w:rFonts w:hint="eastAsia"/>
        </w:rPr>
        <w:t>相同；当它的值越大，意味着</w:t>
      </w:r>
      <w:r w:rsidR="00F642D0">
        <w:rPr>
          <w:rFonts w:hint="eastAsia"/>
        </w:rPr>
        <w:t>特征图</w:t>
      </w:r>
      <m:oMath>
        <m:sSub>
          <m:sSubPr>
            <m:ctrlPr>
              <w:rPr>
                <w:rFonts w:ascii="Cambria Math" w:hAnsi="Cambria Math"/>
                <w:i/>
              </w:rPr>
            </m:ctrlPr>
          </m:sSubPr>
          <m:e>
            <m:r>
              <w:rPr>
                <w:rFonts w:ascii="Cambria Math"/>
              </w:rPr>
              <m:t>F</m:t>
            </m:r>
          </m:e>
          <m:sub>
            <m:r>
              <w:rPr>
                <w:rFonts w:ascii="Cambria Math"/>
              </w:rPr>
              <m:t>i</m:t>
            </m:r>
          </m:sub>
        </m:sSub>
      </m:oMath>
      <w:r w:rsidR="00607C00">
        <w:rPr>
          <w:rFonts w:hint="eastAsia"/>
        </w:rPr>
        <w:t>和</w:t>
      </w:r>
      <m:oMath>
        <m:sSub>
          <m:sSubPr>
            <m:ctrlPr>
              <w:rPr>
                <w:rFonts w:ascii="Cambria Math" w:hAnsi="Cambria Math"/>
                <w:i/>
              </w:rPr>
            </m:ctrlPr>
          </m:sSubPr>
          <m:e>
            <m:r>
              <w:rPr>
                <w:rFonts w:ascii="Cambria Math"/>
              </w:rPr>
              <m:t>F</m:t>
            </m:r>
          </m:e>
          <m:sub>
            <m:r>
              <w:rPr>
                <w:rFonts w:ascii="Cambria Math"/>
              </w:rPr>
              <m:t>C</m:t>
            </m:r>
          </m:sub>
        </m:sSub>
      </m:oMath>
      <w:r w:rsidR="00607C00">
        <w:rPr>
          <w:rFonts w:hint="eastAsia"/>
        </w:rPr>
        <w:t>的差异越大。</w:t>
      </w:r>
      <w:r w:rsidR="00A92254">
        <w:rPr>
          <w:rFonts w:hint="eastAsia"/>
        </w:rPr>
        <w:t>由于</w:t>
      </w:r>
      <w:r w:rsidR="000C54F9">
        <w:rPr>
          <w:rFonts w:hint="eastAsia"/>
        </w:rPr>
        <w:t>所有的</w:t>
      </w:r>
      <w:r w:rsidR="00F90E8C">
        <w:rPr>
          <w:rFonts w:hint="eastAsia"/>
        </w:rPr>
        <w:t>范数</w:t>
      </w:r>
      <w:r w:rsidR="00FD644C">
        <w:rPr>
          <w:rFonts w:hint="eastAsia"/>
        </w:rPr>
        <w:t>都满足三角不等式</w:t>
      </w:r>
      <w:r w:rsidR="002D66A3">
        <w:rPr>
          <w:rFonts w:hint="eastAsia"/>
        </w:rPr>
        <w:t>，</w:t>
      </w:r>
      <w:r w:rsidR="00365BDC">
        <w:rPr>
          <w:rFonts w:hint="eastAsia"/>
        </w:rPr>
        <w:t>即</w:t>
      </w:r>
      <w:r w:rsidR="00B6114A">
        <w:rPr>
          <w:rFonts w:hint="eastAsia"/>
        </w:rPr>
        <w:t>所有的范数都是</w:t>
      </w:r>
      <w:r w:rsidR="005B1C90">
        <w:rPr>
          <w:rFonts w:hint="eastAsia"/>
        </w:rPr>
        <w:t>凸函数</w:t>
      </w:r>
      <w:r w:rsidR="00607C00">
        <w:rPr>
          <w:rFonts w:hint="eastAsia"/>
        </w:rPr>
        <w:t>，所以</w:t>
      </w:r>
      <w:r w:rsidR="005076B1">
        <w:rPr>
          <w:rFonts w:hint="eastAsia"/>
        </w:rPr>
        <w:t>L</w:t>
      </w:r>
      <w:r w:rsidR="005076B1">
        <w:t>1</w:t>
      </w:r>
      <w:r w:rsidR="005076B1">
        <w:rPr>
          <w:rFonts w:hint="eastAsia"/>
        </w:rPr>
        <w:t>损失函数作为</w:t>
      </w:r>
      <w:r w:rsidR="002A2F69">
        <w:rPr>
          <w:rFonts w:hint="eastAsia"/>
        </w:rPr>
        <w:t>范数的一种也是</w:t>
      </w:r>
      <w:r w:rsidR="00607C00">
        <w:rPr>
          <w:rFonts w:hint="eastAsia"/>
        </w:rPr>
        <w:t>一个凸函数</w:t>
      </w:r>
      <w:r w:rsidR="00F76774">
        <w:rPr>
          <w:rFonts w:hint="eastAsia"/>
        </w:rPr>
        <w:t>。</w:t>
      </w:r>
      <w:r w:rsidR="00607C00">
        <w:rPr>
          <w:rFonts w:hint="eastAsia"/>
        </w:rPr>
        <w:t>这意味着它的局部最优等于全局最优</w:t>
      </w:r>
      <w:r w:rsidR="0055606E">
        <w:rPr>
          <w:rFonts w:hint="eastAsia"/>
        </w:rPr>
        <w:t>。</w:t>
      </w:r>
    </w:p>
    <w:p w14:paraId="5C25B44F" w14:textId="7496C0B3" w:rsidR="00D8510A" w:rsidRDefault="00D8510A" w:rsidP="00D8510A">
      <w:pPr>
        <w:ind w:firstLineChars="200" w:firstLine="480"/>
      </w:pPr>
      <w:r>
        <w:rPr>
          <w:rFonts w:hint="eastAsia"/>
        </w:rPr>
        <w:t>SKDSA</w:t>
      </w:r>
      <w:r>
        <w:rPr>
          <w:rFonts w:hint="eastAsia"/>
        </w:rPr>
        <w:t>模型损失函数</w:t>
      </w:r>
      <w:r>
        <w:t>3</w:t>
      </w:r>
      <w:r>
        <w:rPr>
          <w:rFonts w:hint="eastAsia"/>
        </w:rPr>
        <w:t>和</w:t>
      </w:r>
      <w:r>
        <w:rPr>
          <w:rFonts w:hint="eastAsia"/>
        </w:rPr>
        <w:t>BYOT</w:t>
      </w:r>
      <w:r>
        <w:rPr>
          <w:rFonts w:hint="eastAsia"/>
        </w:rPr>
        <w:t>模型损失函数</w:t>
      </w:r>
      <w:r>
        <w:t>3</w:t>
      </w:r>
      <w:r>
        <w:rPr>
          <w:rFonts w:hint="eastAsia"/>
        </w:rPr>
        <w:t>的区别是：</w:t>
      </w:r>
      <w:r>
        <w:t>BYOT</w:t>
      </w:r>
      <w:r>
        <w:rPr>
          <w:rFonts w:hint="eastAsia"/>
        </w:rPr>
        <w:t>模型计算的是最深层分类器特征图和每个浅层分类器</w:t>
      </w:r>
      <w:r>
        <w:t>特征图的</w:t>
      </w:r>
      <w:r>
        <w:t>L2</w:t>
      </w:r>
      <w:r>
        <w:t>损失函数</w:t>
      </w:r>
      <w:r>
        <w:rPr>
          <w:rFonts w:hint="eastAsia"/>
        </w:rPr>
        <w:t>，而</w:t>
      </w:r>
      <w:r>
        <w:rPr>
          <w:rFonts w:hint="eastAsia"/>
        </w:rPr>
        <w:t>SKDSA</w:t>
      </w:r>
      <w:r>
        <w:rPr>
          <w:rFonts w:hint="eastAsia"/>
        </w:rPr>
        <w:t>模型计</w:t>
      </w:r>
      <w:r>
        <w:rPr>
          <w:rFonts w:hint="eastAsia"/>
        </w:rPr>
        <w:lastRenderedPageBreak/>
        <w:t>算的则是最深层分类器特征图和每个浅层分类器</w:t>
      </w:r>
      <w:r>
        <w:t>特征图的</w:t>
      </w:r>
      <w:r>
        <w:rPr>
          <w:rFonts w:hint="eastAsia"/>
        </w:rPr>
        <w:t>归一化</w:t>
      </w:r>
      <w:r>
        <w:t>L1</w:t>
      </w:r>
      <w:r>
        <w:t>损失函数</w:t>
      </w:r>
      <w:r>
        <w:rPr>
          <w:rFonts w:hint="eastAsia"/>
        </w:rPr>
        <w:t>。</w:t>
      </w:r>
      <w:r w:rsidR="00AE7AB5">
        <w:rPr>
          <w:rFonts w:hint="eastAsia"/>
        </w:rPr>
        <w:t>实验证实这样可以取得更高的分类准确率</w:t>
      </w:r>
      <w:r>
        <w:rPr>
          <w:rFonts w:hint="eastAsia"/>
        </w:rPr>
        <w:t>。</w:t>
      </w:r>
    </w:p>
    <w:p w14:paraId="2D83312A" w14:textId="46E2B091" w:rsidR="00D8510A" w:rsidRDefault="00D8510A" w:rsidP="00D8510A">
      <w:pPr>
        <w:ind w:firstLineChars="200" w:firstLine="480"/>
      </w:pPr>
      <w:r>
        <w:rPr>
          <w:rFonts w:hint="eastAsia"/>
        </w:rPr>
        <w:t>综合式</w:t>
      </w:r>
      <w:r w:rsidR="00E16D6A">
        <w:fldChar w:fldCharType="begin"/>
      </w:r>
      <w:r w:rsidR="00E16D6A">
        <w:instrText xml:space="preserve"> </w:instrText>
      </w:r>
      <w:r w:rsidR="00E16D6A">
        <w:rPr>
          <w:rFonts w:hint="eastAsia"/>
        </w:rPr>
        <w:instrText>REF _Ref100080574 \h</w:instrText>
      </w:r>
      <w:r w:rsidR="00E16D6A">
        <w:instrText xml:space="preserve"> </w:instrText>
      </w:r>
      <w:r w:rsidR="00E16D6A">
        <w:fldChar w:fldCharType="separate"/>
      </w:r>
      <w:r w:rsidR="00E16D6A">
        <w:rPr>
          <w:rFonts w:hint="eastAsia"/>
        </w:rPr>
        <w:t>（</w:t>
      </w:r>
      <w:r w:rsidR="00E16D6A">
        <w:rPr>
          <w:noProof/>
        </w:rPr>
        <w:t>3</w:t>
      </w:r>
      <w:r w:rsidR="00E16D6A">
        <w:t>.</w:t>
      </w:r>
      <w:r w:rsidR="00E16D6A">
        <w:rPr>
          <w:noProof/>
        </w:rPr>
        <w:t>9</w:t>
      </w:r>
      <w:r w:rsidR="00E16D6A">
        <w:rPr>
          <w:rFonts w:hint="eastAsia"/>
        </w:rPr>
        <w:t>）</w:t>
      </w:r>
      <w:r w:rsidR="00E16D6A">
        <w:fldChar w:fldCharType="end"/>
      </w:r>
      <w:r>
        <w:rPr>
          <w:rFonts w:hint="eastAsia"/>
        </w:rPr>
        <w:t>和</w:t>
      </w:r>
      <w:r w:rsidR="007937A3">
        <w:fldChar w:fldCharType="begin"/>
      </w:r>
      <w:r w:rsidR="007937A3">
        <w:instrText xml:space="preserve"> </w:instrText>
      </w:r>
      <w:r w:rsidR="007937A3">
        <w:rPr>
          <w:rFonts w:hint="eastAsia"/>
        </w:rPr>
        <w:instrText>REF _Ref100082528 \h</w:instrText>
      </w:r>
      <w:r w:rsidR="007937A3">
        <w:instrText xml:space="preserve"> </w:instrText>
      </w:r>
      <w:r w:rsidR="007937A3">
        <w:fldChar w:fldCharType="separate"/>
      </w:r>
      <w:r w:rsidR="007937A3">
        <w:rPr>
          <w:rFonts w:hint="eastAsia"/>
        </w:rPr>
        <w:t>（</w:t>
      </w:r>
      <w:r w:rsidR="007937A3">
        <w:rPr>
          <w:noProof/>
        </w:rPr>
        <w:t>3</w:t>
      </w:r>
      <w:r w:rsidR="007937A3">
        <w:t>.</w:t>
      </w:r>
      <w:r w:rsidR="007937A3">
        <w:rPr>
          <w:noProof/>
        </w:rPr>
        <w:t>10</w:t>
      </w:r>
      <w:r w:rsidR="007937A3">
        <w:rPr>
          <w:rFonts w:hint="eastAsia"/>
        </w:rPr>
        <w:t>）</w:t>
      </w:r>
      <w:r w:rsidR="007937A3">
        <w:fldChar w:fldCharType="end"/>
      </w:r>
      <w:r>
        <w:rPr>
          <w:rFonts w:hint="eastAsia"/>
        </w:rPr>
        <w:t>，可以</w:t>
      </w:r>
      <w:proofErr w:type="gramStart"/>
      <w:r>
        <w:rPr>
          <w:rFonts w:hint="eastAsia"/>
        </w:rPr>
        <w:t>得到第</w:t>
      </w:r>
      <w:proofErr w:type="gramEnd"/>
      <m:oMath>
        <m:r>
          <w:rPr>
            <w:rFonts w:ascii="Cambria Math"/>
          </w:rPr>
          <m:t>i</m:t>
        </m:r>
      </m:oMath>
      <w:proofErr w:type="gramStart"/>
      <w:r>
        <w:t>个</w:t>
      </w:r>
      <w:proofErr w:type="gramEnd"/>
      <w:r>
        <w:rPr>
          <w:rFonts w:hint="eastAsia"/>
        </w:rPr>
        <w:t>浅</w:t>
      </w:r>
      <w:r>
        <w:t>层分类器</w:t>
      </w:r>
      <w:r>
        <w:rPr>
          <w:rFonts w:hint="eastAsia"/>
        </w:rPr>
        <w:t>的损失函数为：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5"/>
        <w:gridCol w:w="6623"/>
        <w:gridCol w:w="1333"/>
      </w:tblGrid>
      <w:tr w:rsidR="00D8510A" w14:paraId="2FDCF852" w14:textId="77777777" w:rsidTr="00B729B8">
        <w:tc>
          <w:tcPr>
            <w:tcW w:w="787" w:type="dxa"/>
            <w:vAlign w:val="center"/>
          </w:tcPr>
          <w:p w14:paraId="1D01D268" w14:textId="77777777" w:rsidR="00D8510A" w:rsidRDefault="00D8510A" w:rsidP="00B729B8"/>
        </w:tc>
        <w:tc>
          <w:tcPr>
            <w:tcW w:w="6736" w:type="dxa"/>
            <w:vAlign w:val="center"/>
          </w:tcPr>
          <w:p w14:paraId="69F19175" w14:textId="303243E5" w:rsidR="00D8510A" w:rsidRDefault="00827A47" w:rsidP="00B729B8">
            <w:pPr>
              <w:jc w:val="center"/>
            </w:pPr>
            <m:oMathPara>
              <m:oMath>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338" w:type="dxa"/>
            <w:vAlign w:val="center"/>
          </w:tcPr>
          <w:p w14:paraId="73661FC0" w14:textId="60A2A77C" w:rsidR="00D8510A" w:rsidRDefault="00D8510A" w:rsidP="00B729B8">
            <w:pPr>
              <w:jc w:val="right"/>
            </w:pPr>
            <w:bookmarkStart w:id="640" w:name="_Ref10008256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A354B7">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A354B7">
              <w:rPr>
                <w:noProof/>
              </w:rPr>
              <w:t>11</w:t>
            </w:r>
            <w:r>
              <w:fldChar w:fldCharType="end"/>
            </w:r>
            <w:r>
              <w:rPr>
                <w:rFonts w:hint="eastAsia"/>
              </w:rPr>
              <w:t>）</w:t>
            </w:r>
            <w:bookmarkEnd w:id="640"/>
          </w:p>
        </w:tc>
      </w:tr>
    </w:tbl>
    <w:p w14:paraId="4B2F2719" w14:textId="467442AF" w:rsidR="00D8510A" w:rsidRDefault="00D8510A" w:rsidP="00D8510A">
      <w:r>
        <w:rPr>
          <w:rFonts w:hint="eastAsia"/>
        </w:rPr>
        <w:t>其中</w:t>
      </w:r>
      <m:oMath>
        <m:r>
          <w:rPr>
            <w:rFonts w:ascii="Cambria Math"/>
          </w:rPr>
          <m:t>β</m:t>
        </m:r>
      </m:oMath>
      <w:r>
        <w:rPr>
          <w:rFonts w:hint="eastAsia"/>
        </w:rPr>
        <w:t>代表</w:t>
      </w:r>
      <w:r w:rsidR="00FA7E61">
        <w:rPr>
          <w:rFonts w:hint="eastAsia"/>
        </w:rPr>
        <w:t>平衡</w:t>
      </w:r>
      <w:r>
        <w:rPr>
          <w:rFonts w:hint="eastAsia"/>
        </w:rPr>
        <w:t>式</w:t>
      </w:r>
      <w:r w:rsidR="007F1BB1">
        <w:fldChar w:fldCharType="begin"/>
      </w:r>
      <w:r w:rsidR="007F1BB1">
        <w:instrText xml:space="preserve"> </w:instrText>
      </w:r>
      <w:r w:rsidR="007F1BB1">
        <w:rPr>
          <w:rFonts w:hint="eastAsia"/>
        </w:rPr>
        <w:instrText>REF _Ref100080574 \h</w:instrText>
      </w:r>
      <w:r w:rsidR="007F1BB1">
        <w:instrText xml:space="preserve"> </w:instrText>
      </w:r>
      <w:r w:rsidR="007F1BB1">
        <w:fldChar w:fldCharType="separate"/>
      </w:r>
      <w:r w:rsidR="007F1BB1">
        <w:rPr>
          <w:rFonts w:hint="eastAsia"/>
        </w:rPr>
        <w:t>（</w:t>
      </w:r>
      <w:r w:rsidR="007F1BB1">
        <w:rPr>
          <w:noProof/>
        </w:rPr>
        <w:t>3</w:t>
      </w:r>
      <w:r w:rsidR="007F1BB1">
        <w:t>.</w:t>
      </w:r>
      <w:r w:rsidR="007F1BB1">
        <w:rPr>
          <w:noProof/>
        </w:rPr>
        <w:t>9</w:t>
      </w:r>
      <w:r w:rsidR="007F1BB1">
        <w:rPr>
          <w:rFonts w:hint="eastAsia"/>
        </w:rPr>
        <w:t>）</w:t>
      </w:r>
      <w:r w:rsidR="007F1BB1">
        <w:fldChar w:fldCharType="end"/>
      </w:r>
      <w:r w:rsidR="007F1BB1">
        <w:rPr>
          <w:rFonts w:hint="eastAsia"/>
        </w:rPr>
        <w:t>和</w:t>
      </w:r>
      <w:r w:rsidR="007F1BB1">
        <w:fldChar w:fldCharType="begin"/>
      </w:r>
      <w:r w:rsidR="007F1BB1">
        <w:instrText xml:space="preserve"> </w:instrText>
      </w:r>
      <w:r w:rsidR="007F1BB1">
        <w:rPr>
          <w:rFonts w:hint="eastAsia"/>
        </w:rPr>
        <w:instrText>REF _Ref100082528 \h</w:instrText>
      </w:r>
      <w:r w:rsidR="007F1BB1">
        <w:instrText xml:space="preserve"> </w:instrText>
      </w:r>
      <w:r w:rsidR="007F1BB1">
        <w:fldChar w:fldCharType="separate"/>
      </w:r>
      <w:r w:rsidR="007F1BB1">
        <w:rPr>
          <w:rFonts w:hint="eastAsia"/>
        </w:rPr>
        <w:t>（</w:t>
      </w:r>
      <w:r w:rsidR="007F1BB1">
        <w:rPr>
          <w:noProof/>
        </w:rPr>
        <w:t>3</w:t>
      </w:r>
      <w:r w:rsidR="007F1BB1">
        <w:t>.</w:t>
      </w:r>
      <w:r w:rsidR="007F1BB1">
        <w:rPr>
          <w:noProof/>
        </w:rPr>
        <w:t>10</w:t>
      </w:r>
      <w:r w:rsidR="007F1BB1">
        <w:rPr>
          <w:rFonts w:hint="eastAsia"/>
        </w:rPr>
        <w:t>）</w:t>
      </w:r>
      <w:r w:rsidR="007F1BB1">
        <w:fldChar w:fldCharType="end"/>
      </w:r>
      <w:r>
        <w:rPr>
          <w:rFonts w:hint="eastAsia"/>
        </w:rPr>
        <w:t>的超参数。式</w:t>
      </w:r>
      <w:r w:rsidR="001C2AFD">
        <w:fldChar w:fldCharType="begin"/>
      </w:r>
      <w:r w:rsidR="001C2AFD">
        <w:instrText xml:space="preserve"> </w:instrText>
      </w:r>
      <w:r w:rsidR="001C2AFD">
        <w:rPr>
          <w:rFonts w:hint="eastAsia"/>
        </w:rPr>
        <w:instrText>REF _Ref100082567 \h</w:instrText>
      </w:r>
      <w:r w:rsidR="001C2AFD">
        <w:instrText xml:space="preserve"> </w:instrText>
      </w:r>
      <w:r w:rsidR="001C2AFD">
        <w:fldChar w:fldCharType="separate"/>
      </w:r>
      <w:r w:rsidR="001C2AFD">
        <w:rPr>
          <w:rFonts w:hint="eastAsia"/>
        </w:rPr>
        <w:t>（</w:t>
      </w:r>
      <w:r w:rsidR="001C2AFD">
        <w:rPr>
          <w:noProof/>
        </w:rPr>
        <w:t>3</w:t>
      </w:r>
      <w:r w:rsidR="001C2AFD">
        <w:t>.</w:t>
      </w:r>
      <w:r w:rsidR="001C2AFD">
        <w:rPr>
          <w:noProof/>
        </w:rPr>
        <w:t>11</w:t>
      </w:r>
      <w:r w:rsidR="001C2AFD">
        <w:rPr>
          <w:rFonts w:hint="eastAsia"/>
        </w:rPr>
        <w:t>）</w:t>
      </w:r>
      <w:r w:rsidR="001C2AFD">
        <w:fldChar w:fldCharType="end"/>
      </w:r>
      <w:r>
        <w:rPr>
          <w:rFonts w:hint="eastAsia"/>
        </w:rPr>
        <w:t>对应于</w:t>
      </w:r>
      <w:proofErr w:type="gramStart"/>
      <w:r w:rsidR="002F2C2A">
        <w:rPr>
          <w:rFonts w:hint="eastAsia"/>
        </w:rPr>
        <w:t>自注意</w:t>
      </w:r>
      <w:proofErr w:type="gramEnd"/>
      <w:r w:rsidR="002F2C2A">
        <w:rPr>
          <w:rFonts w:hint="eastAsia"/>
        </w:rPr>
        <w:t>模块</w:t>
      </w:r>
      <w:r>
        <w:rPr>
          <w:rFonts w:hint="eastAsia"/>
        </w:rPr>
        <w:t>的</w:t>
      </w:r>
      <w:r w:rsidR="00660403">
        <w:rPr>
          <w:rFonts w:hint="eastAsia"/>
        </w:rPr>
        <w:t>输入</w:t>
      </w:r>
      <m:oMath>
        <m:r>
          <w:rPr>
            <w:rFonts w:ascii="Cambria Math"/>
          </w:rPr>
          <m:t>Valu</m:t>
        </m:r>
        <m:sSub>
          <m:sSubPr>
            <m:ctrlPr>
              <w:rPr>
                <w:rFonts w:ascii="Cambria Math" w:hAnsi="Cambria Math"/>
                <w:i/>
              </w:rPr>
            </m:ctrlPr>
          </m:sSubPr>
          <m:e>
            <m:r>
              <w:rPr>
                <w:rFonts w:ascii="Cambria Math"/>
              </w:rPr>
              <m:t>e</m:t>
            </m:r>
          </m:e>
          <m:sub>
            <m:r>
              <w:rPr>
                <w:rFonts w:ascii="Cambria Math"/>
              </w:rPr>
              <m:t>i</m:t>
            </m:r>
          </m:sub>
        </m:sSub>
      </m:oMath>
      <w:r>
        <w:rPr>
          <w:rFonts w:hint="eastAsia"/>
        </w:rPr>
        <w:t>。</w:t>
      </w:r>
    </w:p>
    <w:p w14:paraId="6AFBC498" w14:textId="77777777" w:rsidR="00D8510A" w:rsidRDefault="00D8510A" w:rsidP="00D8510A">
      <w:pPr>
        <w:ind w:firstLineChars="200" w:firstLine="480"/>
      </w:pPr>
      <w:r>
        <w:rPr>
          <w:rFonts w:hint="eastAsia"/>
        </w:rPr>
        <w:t>将第</w:t>
      </w:r>
      <m:oMath>
        <m:r>
          <w:rPr>
            <w:rFonts w:ascii="Cambria Math"/>
          </w:rPr>
          <m:t>i</m:t>
        </m:r>
      </m:oMath>
      <w:proofErr w:type="gramStart"/>
      <w:r>
        <w:t>个</w:t>
      </w:r>
      <w:proofErr w:type="gramEnd"/>
      <w:r>
        <w:rPr>
          <w:rFonts w:hint="eastAsia"/>
        </w:rPr>
        <w:t>浅</w:t>
      </w:r>
      <w:r>
        <w:t>层分类器</w:t>
      </w:r>
      <w:r>
        <w:rPr>
          <w:rFonts w:hint="eastAsia"/>
        </w:rPr>
        <w:t>的损失函数（式</w:t>
      </w:r>
      <w:r>
        <w:fldChar w:fldCharType="begin"/>
      </w:r>
      <w:r>
        <w:instrText xml:space="preserve"> </w:instrText>
      </w:r>
      <w:r>
        <w:rPr>
          <w:rFonts w:hint="eastAsia"/>
        </w:rPr>
        <w:instrText>REF _Ref99805622 \h</w:instrText>
      </w:r>
      <w:r>
        <w:instrText xml:space="preserve"> </w:instrText>
      </w:r>
      <w:r>
        <w:fldChar w:fldCharType="separate"/>
      </w:r>
      <w:r>
        <w:rPr>
          <w:rFonts w:hint="eastAsia"/>
        </w:rPr>
        <w:t>（</w:t>
      </w:r>
      <w:r>
        <w:rPr>
          <w:noProof/>
        </w:rPr>
        <w:t>3</w:t>
      </w:r>
      <w:r>
        <w:t>.</w:t>
      </w:r>
      <w:r>
        <w:rPr>
          <w:noProof/>
        </w:rPr>
        <w:t>13</w:t>
      </w:r>
      <w:r>
        <w:rPr>
          <w:rFonts w:hint="eastAsia"/>
        </w:rPr>
        <w:t>）</w:t>
      </w:r>
      <w:r>
        <w:fldChar w:fldCharType="end"/>
      </w:r>
      <w:r>
        <w:rPr>
          <w:rFonts w:hint="eastAsia"/>
        </w:rPr>
        <w:t>）预期对应的注意力权重系数</w:t>
      </w:r>
      <m:oMath>
        <m:sSub>
          <m:sSubPr>
            <m:ctrlPr>
              <w:rPr>
                <w:rFonts w:ascii="Cambria Math" w:hAnsi="Cambria Math"/>
                <w:i/>
              </w:rPr>
            </m:ctrlPr>
          </m:sSubPr>
          <m:e>
            <m:r>
              <w:rPr>
                <w:rFonts w:ascii="Cambria Math"/>
              </w:rPr>
              <m:t>a</m:t>
            </m:r>
          </m:e>
          <m:sub>
            <m:r>
              <w:rPr>
                <w:rFonts w:ascii="Cambria Math"/>
              </w:rPr>
              <m:t>i</m:t>
            </m:r>
          </m:sub>
        </m:sSub>
      </m:oMath>
      <w:r>
        <w:rPr>
          <w:rFonts w:hint="eastAsia"/>
        </w:rPr>
        <w:t>（式</w:t>
      </w:r>
      <w:r>
        <w:fldChar w:fldCharType="begin"/>
      </w:r>
      <w:r>
        <w:instrText xml:space="preserve"> </w:instrText>
      </w:r>
      <w:r>
        <w:rPr>
          <w:rFonts w:hint="eastAsia"/>
        </w:rPr>
        <w:instrText>REF _Ref99805837 \h</w:instrText>
      </w:r>
      <w:r>
        <w:instrText xml:space="preserve"> </w:instrText>
      </w:r>
      <w:r>
        <w:fldChar w:fldCharType="separate"/>
      </w:r>
      <w:r>
        <w:rPr>
          <w:rFonts w:hint="eastAsia"/>
        </w:rPr>
        <w:t>（</w:t>
      </w:r>
      <w:r>
        <w:rPr>
          <w:noProof/>
        </w:rPr>
        <w:t>3</w:t>
      </w:r>
      <w:r>
        <w:t>.</w:t>
      </w:r>
      <w:r>
        <w:rPr>
          <w:noProof/>
        </w:rPr>
        <w:t>9</w:t>
      </w:r>
      <w:r>
        <w:rPr>
          <w:rFonts w:hint="eastAsia"/>
        </w:rPr>
        <w:t>）</w:t>
      </w:r>
      <w:r>
        <w:fldChar w:fldCharType="end"/>
      </w:r>
      <w:r>
        <w:rPr>
          <w:rFonts w:hint="eastAsia"/>
        </w:rPr>
        <w:t>）相乘后累加，即可得到自注意力模块的损失函数之和</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6626"/>
        <w:gridCol w:w="1332"/>
      </w:tblGrid>
      <w:tr w:rsidR="00D8510A" w14:paraId="01213296" w14:textId="77777777" w:rsidTr="00B729B8">
        <w:tc>
          <w:tcPr>
            <w:tcW w:w="787" w:type="dxa"/>
            <w:vAlign w:val="center"/>
          </w:tcPr>
          <w:p w14:paraId="57B1E53E" w14:textId="77777777" w:rsidR="00D8510A" w:rsidRDefault="00D8510A" w:rsidP="00B729B8"/>
        </w:tc>
        <w:tc>
          <w:tcPr>
            <w:tcW w:w="6736" w:type="dxa"/>
            <w:vAlign w:val="center"/>
          </w:tcPr>
          <w:p w14:paraId="5EB45643" w14:textId="49BC3EAA" w:rsidR="00D8510A" w:rsidRDefault="00D8510A" w:rsidP="00B729B8">
            <w:pPr>
              <w:jc w:val="center"/>
            </w:pPr>
            <m:oMathPara>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r>
                  <w:rPr>
                    <w:rFonts w:ascii="Cambria Math"/>
                  </w:rPr>
                  <m:t>=</m:t>
                </m:r>
                <m:nary>
                  <m:naryPr>
                    <m:chr m:val="∑"/>
                    <m:ctrlPr>
                      <w:rPr>
                        <w:rFonts w:ascii="Cambria Math" w:hAnsi="Cambria Math"/>
                        <w:i/>
                      </w:rPr>
                    </m:ctrlPr>
                  </m:naryPr>
                  <m:sub>
                    <m:r>
                      <w:rPr>
                        <w:rFonts w:ascii="Cambria Math"/>
                      </w:rPr>
                      <m:t>i</m:t>
                    </m:r>
                  </m:sub>
                  <m:sup>
                    <m:r>
                      <w:rPr>
                        <w:rFonts w:ascii="Cambria Math"/>
                      </w:rPr>
                      <m:t>C</m:t>
                    </m:r>
                    <m:r>
                      <w:rPr>
                        <w:rFonts w:ascii="Cambria Math"/>
                      </w:rPr>
                      <m:t>-</m:t>
                    </m:r>
                    <m:r>
                      <w:rPr>
                        <w:rFonts w:ascii="Cambria Math"/>
                      </w:rPr>
                      <m:t>1</m:t>
                    </m:r>
                  </m:sup>
                  <m:e>
                    <m:sSup>
                      <m:sSupPr>
                        <m:ctrlPr>
                          <w:rPr>
                            <w:rFonts w:ascii="Cambria Math" w:hAnsi="Cambria Math"/>
                            <w:i/>
                          </w:rPr>
                        </m:ctrlPr>
                      </m:sSupPr>
                      <m:e>
                        <m:r>
                          <w:rPr>
                            <w:rFonts w:ascii="Cambria Math"/>
                          </w:rPr>
                          <m:t>a</m:t>
                        </m:r>
                      </m:e>
                      <m:sup>
                        <m:r>
                          <w:rPr>
                            <w:rFonts w:ascii="Cambria Math"/>
                          </w:rPr>
                          <m:t>i</m:t>
                        </m:r>
                      </m:sup>
                    </m:sSup>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e>
                </m:nary>
              </m:oMath>
            </m:oMathPara>
          </w:p>
        </w:tc>
        <w:tc>
          <w:tcPr>
            <w:tcW w:w="1338" w:type="dxa"/>
            <w:vAlign w:val="center"/>
          </w:tcPr>
          <w:p w14:paraId="475E20E8" w14:textId="291FCFEC" w:rsidR="00D8510A" w:rsidRDefault="00D8510A" w:rsidP="00B729B8">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6044B3">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6044B3">
              <w:rPr>
                <w:noProof/>
              </w:rPr>
              <w:t>12</w:t>
            </w:r>
            <w:r>
              <w:fldChar w:fldCharType="end"/>
            </w:r>
            <w:r>
              <w:rPr>
                <w:rFonts w:hint="eastAsia"/>
              </w:rPr>
              <w:t>）</w:t>
            </w:r>
          </w:p>
        </w:tc>
      </w:tr>
    </w:tbl>
    <w:p w14:paraId="719E50D9" w14:textId="77777777" w:rsidR="00D8510A" w:rsidRDefault="00D8510A" w:rsidP="00D8510A">
      <w:r>
        <w:rPr>
          <w:rFonts w:hint="eastAsia"/>
        </w:rPr>
        <w:t>其中</w:t>
      </w:r>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oMath>
      <w:r>
        <w:rPr>
          <w:rFonts w:hint="eastAsia"/>
        </w:rPr>
        <w:t>即为自注意力</w:t>
      </w:r>
      <w:r w:rsidRPr="009373F9">
        <w:rPr>
          <w:rFonts w:hint="eastAsia"/>
        </w:rPr>
        <w:t>模块（</w:t>
      </w:r>
      <w:r w:rsidRPr="009373F9">
        <w:fldChar w:fldCharType="begin"/>
      </w:r>
      <w:r w:rsidRPr="009373F9">
        <w:instrText xml:space="preserve"> </w:instrText>
      </w:r>
      <w:r w:rsidRPr="009373F9">
        <w:rPr>
          <w:rFonts w:hint="eastAsia"/>
        </w:rPr>
        <w:instrText>REF _Ref99816508 \h</w:instrText>
      </w:r>
      <w:r w:rsidRPr="009373F9">
        <w:instrText xml:space="preserve"> </w:instrText>
      </w:r>
      <w:r>
        <w:instrText xml:space="preserve"> \* MERGEFORMAT </w:instrText>
      </w:r>
      <w:r w:rsidRPr="009373F9">
        <w:fldChar w:fldCharType="separate"/>
      </w:r>
      <w:r w:rsidRPr="009373F9">
        <w:rPr>
          <w:rFonts w:eastAsiaTheme="minorEastAsia"/>
        </w:rPr>
        <w:t>图</w:t>
      </w:r>
      <w:r w:rsidRPr="009373F9">
        <w:rPr>
          <w:rFonts w:eastAsiaTheme="minorEastAsia"/>
          <w:noProof/>
        </w:rPr>
        <w:t>3</w:t>
      </w:r>
      <w:r w:rsidRPr="009373F9">
        <w:rPr>
          <w:rFonts w:eastAsiaTheme="minorEastAsia"/>
        </w:rPr>
        <w:t>.</w:t>
      </w:r>
      <w:r w:rsidRPr="009373F9">
        <w:rPr>
          <w:rFonts w:eastAsiaTheme="minorEastAsia"/>
          <w:noProof/>
        </w:rPr>
        <w:t>3</w:t>
      </w:r>
      <w:r w:rsidRPr="009373F9">
        <w:fldChar w:fldCharType="end"/>
      </w:r>
      <w:r w:rsidRPr="009373F9">
        <w:rPr>
          <w:rFonts w:hint="eastAsia"/>
        </w:rPr>
        <w:t>中）的</w:t>
      </w:r>
      <w:r>
        <w:rPr>
          <w:rFonts w:hint="eastAsia"/>
        </w:rPr>
        <w:t>最终输出。</w:t>
      </w:r>
    </w:p>
    <w:p w14:paraId="6190830D" w14:textId="77777777" w:rsidR="00D8510A" w:rsidRDefault="00D8510A" w:rsidP="00D8510A">
      <w:pPr>
        <w:ind w:firstLineChars="200" w:firstLine="480"/>
      </w:pPr>
      <w:r>
        <w:rPr>
          <w:rFonts w:hint="eastAsia"/>
        </w:rPr>
        <w:t>综合式</w:t>
      </w:r>
      <w:r>
        <w:fldChar w:fldCharType="begin"/>
      </w:r>
      <w:r>
        <w:instrText xml:space="preserve"> </w:instrText>
      </w:r>
      <w:r>
        <w:rPr>
          <w:rFonts w:hint="eastAsia"/>
        </w:rPr>
        <w:instrText>REF _Ref99804724 \h</w:instrText>
      </w:r>
      <w:r>
        <w:instrText xml:space="preserve"> </w:instrText>
      </w:r>
      <w:r>
        <w:fldChar w:fldCharType="separate"/>
      </w:r>
      <w:r>
        <w:rPr>
          <w:rFonts w:hint="eastAsia"/>
        </w:rPr>
        <w:t>（</w:t>
      </w:r>
      <w:r>
        <w:rPr>
          <w:noProof/>
        </w:rPr>
        <w:t>3</w:t>
      </w:r>
      <w:r>
        <w:t>.</w:t>
      </w:r>
      <w:r>
        <w:rPr>
          <w:noProof/>
        </w:rPr>
        <w:t>10</w:t>
      </w:r>
      <w:r>
        <w:rPr>
          <w:rFonts w:hint="eastAsia"/>
        </w:rPr>
        <w:t>）</w:t>
      </w:r>
      <w:r>
        <w:fldChar w:fldCharType="end"/>
      </w:r>
      <w:r>
        <w:rPr>
          <w:rFonts w:hint="eastAsia"/>
        </w:rPr>
        <w:t>和</w:t>
      </w:r>
      <w:r>
        <w:fldChar w:fldCharType="begin"/>
      </w:r>
      <w:r>
        <w:instrText xml:space="preserve"> </w:instrText>
      </w:r>
      <w:r>
        <w:rPr>
          <w:rFonts w:hint="eastAsia"/>
        </w:rPr>
        <w:instrText>REF _Ref99806293 \h</w:instrText>
      </w:r>
      <w:r>
        <w:instrText xml:space="preserve"> </w:instrText>
      </w:r>
      <w:r>
        <w:fldChar w:fldCharType="separate"/>
      </w:r>
      <w:r>
        <w:rPr>
          <w:rFonts w:hint="eastAsia"/>
        </w:rPr>
        <w:t>（</w:t>
      </w:r>
      <w:r>
        <w:rPr>
          <w:noProof/>
        </w:rPr>
        <w:t>3</w:t>
      </w:r>
      <w:r>
        <w:t>.</w:t>
      </w:r>
      <w:r>
        <w:rPr>
          <w:noProof/>
        </w:rPr>
        <w:t>14</w:t>
      </w:r>
      <w:r>
        <w:rPr>
          <w:rFonts w:hint="eastAsia"/>
        </w:rPr>
        <w:t>）</w:t>
      </w:r>
      <w:r>
        <w:fldChar w:fldCharType="end"/>
      </w:r>
      <w:r>
        <w:rPr>
          <w:rFonts w:hint="eastAsia"/>
        </w:rPr>
        <w:t>，即可得出</w:t>
      </w:r>
      <w:r>
        <w:rPr>
          <w:rFonts w:hint="eastAsia"/>
        </w:rPr>
        <w:t>SKDSA</w:t>
      </w:r>
      <w:r>
        <w:rPr>
          <w:rFonts w:hint="eastAsia"/>
        </w:rPr>
        <w:t>模型的总损失函数：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6963"/>
        <w:gridCol w:w="1332"/>
      </w:tblGrid>
      <w:tr w:rsidR="00D8510A" w14:paraId="395F4EB4" w14:textId="77777777" w:rsidTr="00B729B8">
        <w:tc>
          <w:tcPr>
            <w:tcW w:w="426" w:type="dxa"/>
            <w:vAlign w:val="center"/>
          </w:tcPr>
          <w:p w14:paraId="00007699" w14:textId="77777777" w:rsidR="00D8510A" w:rsidRDefault="00D8510A" w:rsidP="00B729B8"/>
        </w:tc>
        <w:tc>
          <w:tcPr>
            <w:tcW w:w="6963" w:type="dxa"/>
            <w:vAlign w:val="center"/>
          </w:tcPr>
          <w:p w14:paraId="2CD27C23" w14:textId="77777777" w:rsidR="00D8510A" w:rsidRPr="00D75B58" w:rsidRDefault="00D8510A" w:rsidP="00B729B8">
            <w:pPr>
              <w:jc w:val="center"/>
              <w:rPr>
                <w:sz w:val="21"/>
                <w:szCs w:val="21"/>
              </w:rPr>
            </w:pPr>
            <m:oMathPara>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r>
                  <w:rPr>
                    <w:rFonts w:ascii="Cambria Math"/>
                    <w:sz w:val="21"/>
                    <w:szCs w:val="21"/>
                  </w:rPr>
                  <m:t>=CE(</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,y)+λ</m:t>
                </m:r>
                <m:r>
                  <w:rPr>
                    <w:rFonts w:ascii="MS Gothic" w:eastAsia="MS Gothic" w:hAnsi="MS Gothic" w:cs="MS Gothic" w:hint="eastAsia"/>
                    <w:sz w:val="21"/>
                    <w:szCs w:val="21"/>
                  </w:rPr>
                  <m:t>⋅</m:t>
                </m:r>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nary>
                  <m:naryPr>
                    <m:chr m:val="∑"/>
                    <m:ctrlPr>
                      <w:rPr>
                        <w:rFonts w:ascii="Cambria Math" w:hAnsi="Cambria Math"/>
                        <w:i/>
                        <w:sz w:val="21"/>
                        <w:szCs w:val="21"/>
                      </w:rPr>
                    </m:ctrlPr>
                  </m:naryPr>
                  <m:sub>
                    <m:r>
                      <w:rPr>
                        <w:rFonts w:ascii="Cambria Math"/>
                        <w:sz w:val="21"/>
                        <w:szCs w:val="21"/>
                      </w:rPr>
                      <m:t>i</m:t>
                    </m:r>
                    <m:r>
                      <w:rPr>
                        <w:rFonts w:ascii="Cambria Math" w:hint="eastAsia"/>
                        <w:sz w:val="21"/>
                        <w:szCs w:val="21"/>
                      </w:rPr>
                      <m:t>=</m:t>
                    </m:r>
                    <m:r>
                      <w:rPr>
                        <w:rFonts w:ascii="Cambria Math"/>
                        <w:sz w:val="21"/>
                        <w:szCs w:val="21"/>
                      </w:rPr>
                      <m:t>1</m:t>
                    </m:r>
                  </m:sub>
                  <m:sup>
                    <m:r>
                      <w:rPr>
                        <w:rFonts w:ascii="Cambria Math"/>
                        <w:sz w:val="21"/>
                        <w:szCs w:val="21"/>
                      </w:rPr>
                      <m:t>C</m:t>
                    </m:r>
                    <m:r>
                      <w:rPr>
                        <w:rFonts w:ascii="Cambria Math"/>
                        <w:sz w:val="21"/>
                        <w:szCs w:val="21"/>
                      </w:rPr>
                      <m:t>-</m:t>
                    </m:r>
                    <m:r>
                      <w:rPr>
                        <w:rFonts w:ascii="Cambria Math"/>
                        <w:sz w:val="21"/>
                        <w:szCs w:val="21"/>
                      </w:rPr>
                      <m:t>1</m:t>
                    </m:r>
                  </m:sup>
                  <m:e>
                    <m:r>
                      <w:rPr>
                        <w:rFonts w:ascii="Cambria Math"/>
                        <w:sz w:val="21"/>
                        <w:szCs w:val="21"/>
                      </w:rPr>
                      <m:t>(</m:t>
                    </m:r>
                    <m:sSup>
                      <m:sSupPr>
                        <m:ctrlPr>
                          <w:rPr>
                            <w:rFonts w:ascii="Cambria Math" w:hAnsi="Cambria Math"/>
                            <w:i/>
                            <w:sz w:val="21"/>
                            <w:szCs w:val="21"/>
                          </w:rPr>
                        </m:ctrlPr>
                      </m:sSupPr>
                      <m:e>
                        <m:r>
                          <w:rPr>
                            <w:rFonts w:ascii="Cambria Math"/>
                            <w:sz w:val="21"/>
                            <w:szCs w:val="21"/>
                          </w:rPr>
                          <m:t>T</m:t>
                        </m:r>
                      </m:e>
                      <m:sup>
                        <m:r>
                          <w:rPr>
                            <w:rFonts w:ascii="Cambria Math"/>
                            <w:sz w:val="21"/>
                            <w:szCs w:val="21"/>
                          </w:rPr>
                          <m:t>2</m:t>
                        </m:r>
                      </m:sup>
                    </m:sSup>
                    <m:r>
                      <w:rPr>
                        <w:rFonts w:ascii="Cambria Math"/>
                        <w:sz w:val="21"/>
                        <w:szCs w:val="21"/>
                      </w:rPr>
                      <m:t>KL(</m:t>
                    </m:r>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,P(x))+β||</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1</m:t>
                        </m:r>
                      </m:sub>
                    </m:sSub>
                    <m:r>
                      <w:rPr>
                        <w:rFonts w:ascii="Cambria Math"/>
                        <w:sz w:val="21"/>
                        <w:szCs w:val="21"/>
                      </w:rPr>
                      <m:t>)</m:t>
                    </m:r>
                  </m:e>
                </m:nary>
              </m:oMath>
            </m:oMathPara>
          </w:p>
        </w:tc>
        <w:tc>
          <w:tcPr>
            <w:tcW w:w="1332" w:type="dxa"/>
            <w:vAlign w:val="center"/>
          </w:tcPr>
          <w:p w14:paraId="21F1192B" w14:textId="4C885125" w:rsidR="00D8510A" w:rsidRDefault="00D8510A" w:rsidP="00B729B8">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61240F">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61240F">
              <w:rPr>
                <w:noProof/>
              </w:rPr>
              <w:t>13</w:t>
            </w:r>
            <w:r>
              <w:fldChar w:fldCharType="end"/>
            </w:r>
            <w:r>
              <w:rPr>
                <w:rFonts w:hint="eastAsia"/>
              </w:rPr>
              <w:t>）</w:t>
            </w:r>
          </w:p>
        </w:tc>
      </w:tr>
    </w:tbl>
    <w:p w14:paraId="5AB43C73" w14:textId="0E78D59F" w:rsidR="00EE6117" w:rsidRDefault="00D8510A" w:rsidP="00D8510A">
      <w:r>
        <w:t>其中</w:t>
      </w:r>
      <m:oMath>
        <m:r>
          <w:rPr>
            <w:rFonts w:ascii="Cambria Math"/>
          </w:rPr>
          <m:t>λ</m:t>
        </m:r>
      </m:oMath>
      <w:r>
        <w:t>代表式</w:t>
      </w:r>
      <w:r>
        <w:rPr>
          <w:rFonts w:hint="eastAsia"/>
        </w:rPr>
        <w:t>（</w:t>
      </w:r>
      <w:r>
        <w:t>2.2</w:t>
      </w:r>
      <w:r>
        <w:rPr>
          <w:rFonts w:hint="eastAsia"/>
        </w:rPr>
        <w:t>）</w:t>
      </w:r>
      <w:r>
        <w:t>中提到的知识蒸馏损失系数。</w:t>
      </w:r>
      <w:r>
        <w:rPr>
          <w:rFonts w:hint="eastAsia"/>
        </w:rPr>
        <w:t>超参数</w:t>
      </w:r>
      <m:oMath>
        <m:r>
          <w:rPr>
            <w:rFonts w:ascii="Cambria Math"/>
          </w:rPr>
          <m:t>λ</m:t>
        </m:r>
      </m:oMath>
      <w:r>
        <w:rPr>
          <w:rFonts w:hint="eastAsia"/>
        </w:rPr>
        <w:t>和</w:t>
      </w:r>
      <m:oMath>
        <m:r>
          <w:rPr>
            <w:rFonts w:ascii="Cambria Math"/>
          </w:rPr>
          <m:t>β</m:t>
        </m:r>
      </m:oMath>
      <w:r>
        <w:rPr>
          <w:rFonts w:hint="eastAsia"/>
        </w:rPr>
        <w:t>的取值会在</w:t>
      </w:r>
      <w:r>
        <w:fldChar w:fldCharType="begin"/>
      </w:r>
      <w:r>
        <w:instrText xml:space="preserve"> </w:instrText>
      </w:r>
      <w:r>
        <w:rPr>
          <w:rFonts w:hint="eastAsia"/>
        </w:rPr>
        <w:instrText>REF _Ref99806328 \r \h</w:instrText>
      </w:r>
      <w:r>
        <w:instrText xml:space="preserve"> </w:instrText>
      </w:r>
      <w:r>
        <w:fldChar w:fldCharType="separate"/>
      </w:r>
      <w:r>
        <w:t>4.3.4</w:t>
      </w:r>
      <w:r>
        <w:fldChar w:fldCharType="end"/>
      </w:r>
      <w:r>
        <w:rPr>
          <w:rFonts w:hint="eastAsia"/>
        </w:rPr>
        <w:t>部分测试。</w:t>
      </w:r>
    </w:p>
    <w:p w14:paraId="4CA7F62D" w14:textId="5465EFFC" w:rsidR="003102EE" w:rsidRDefault="003102EE" w:rsidP="00D8510A">
      <w:r>
        <w:rPr>
          <w:rFonts w:hint="eastAsia"/>
        </w:rPr>
        <w:t xml:space="preserve"> </w:t>
      </w:r>
      <w:r>
        <w:t xml:space="preserve">   </w:t>
      </w:r>
      <w:r w:rsidR="0084118B">
        <w:rPr>
          <w:rFonts w:hint="eastAsia"/>
        </w:rPr>
        <w:t>由于</w:t>
      </w:r>
      <w:r w:rsidR="00617654">
        <w:rPr>
          <w:rFonts w:hint="eastAsia"/>
        </w:rPr>
        <w:t>交叉熵、相对熵</w:t>
      </w:r>
      <w:r w:rsidR="00313CD5">
        <w:rPr>
          <w:rFonts w:hint="eastAsia"/>
        </w:rPr>
        <w:t>、</w:t>
      </w:r>
      <w:r w:rsidR="00EC32F3">
        <w:rPr>
          <w:rFonts w:hint="eastAsia"/>
        </w:rPr>
        <w:t>归一化</w:t>
      </w:r>
      <w:r w:rsidR="00194D9E">
        <w:rPr>
          <w:rFonts w:hint="eastAsia"/>
        </w:rPr>
        <w:t>L</w:t>
      </w:r>
      <w:r w:rsidR="00194D9E">
        <w:t>1</w:t>
      </w:r>
      <w:r w:rsidR="00194D9E">
        <w:rPr>
          <w:rFonts w:hint="eastAsia"/>
        </w:rPr>
        <w:t>范数</w:t>
      </w:r>
      <w:r w:rsidR="00F9141B">
        <w:rPr>
          <w:rFonts w:hint="eastAsia"/>
        </w:rPr>
        <w:t>都是凸函数，</w:t>
      </w:r>
      <w:r w:rsidR="005E6B3A">
        <w:rPr>
          <w:rFonts w:hint="eastAsia"/>
        </w:rPr>
        <w:t>作为它们线性组合的总损失函数也是凸函数。</w:t>
      </w:r>
      <w:r w:rsidR="00BC678F">
        <w:rPr>
          <w:rFonts w:hint="eastAsia"/>
        </w:rPr>
        <w:t>这意味着它的局部最优等于全局最优，容易通过</w:t>
      </w:r>
      <w:r w:rsidR="002B3141">
        <w:rPr>
          <w:rFonts w:hint="eastAsia"/>
        </w:rPr>
        <w:t>梯度下降法找到模型的最优解。</w:t>
      </w:r>
    </w:p>
    <w:p w14:paraId="4117B291" w14:textId="0CD8264F" w:rsidR="009525B8" w:rsidRPr="00A1464A" w:rsidRDefault="00D8510A" w:rsidP="009525B8">
      <w:pPr>
        <w:rPr>
          <w:color w:val="FF0000"/>
          <w:rPrChange w:id="641" w:author="微软用户" w:date="2022-04-11T21:09:00Z">
            <w:rPr/>
          </w:rPrChange>
        </w:rPr>
      </w:pPr>
      <w:r>
        <w:rPr>
          <w:rFonts w:hint="eastAsia"/>
        </w:rPr>
        <w:t xml:space="preserve"> </w:t>
      </w:r>
      <w:r>
        <w:t xml:space="preserve">   </w:t>
      </w:r>
      <w:r>
        <w:rPr>
          <w:rFonts w:hint="eastAsia"/>
        </w:rPr>
        <w:t>SKDSA</w:t>
      </w:r>
      <w:r>
        <w:rPr>
          <w:rFonts w:hint="eastAsia"/>
        </w:rPr>
        <w:t>模型总损失函数和</w:t>
      </w:r>
      <w:r>
        <w:rPr>
          <w:rFonts w:hint="eastAsia"/>
        </w:rPr>
        <w:t>BYOT</w:t>
      </w:r>
      <w:r>
        <w:rPr>
          <w:rFonts w:hint="eastAsia"/>
        </w:rPr>
        <w:t>模型总损失函数的区别是：</w:t>
      </w:r>
      <w:r>
        <w:t>BYOT</w:t>
      </w:r>
      <w:r>
        <w:rPr>
          <w:rFonts w:hint="eastAsia"/>
        </w:rPr>
        <w:t>模型将三种损失函数乘以相应的超参数后直接相加，而</w:t>
      </w:r>
      <w:r>
        <w:rPr>
          <w:rFonts w:hint="eastAsia"/>
        </w:rPr>
        <w:t>SKDSA</w:t>
      </w:r>
      <w:r>
        <w:rPr>
          <w:rFonts w:hint="eastAsia"/>
        </w:rPr>
        <w:t>模型则将损失函数</w:t>
      </w:r>
      <w:r>
        <w:rPr>
          <w:rFonts w:hint="eastAsia"/>
        </w:rPr>
        <w:t>2</w:t>
      </w:r>
      <w:r>
        <w:rPr>
          <w:rFonts w:hint="eastAsia"/>
        </w:rPr>
        <w:t>和损失函数</w:t>
      </w:r>
      <w:r>
        <w:rPr>
          <w:rFonts w:hint="eastAsia"/>
        </w:rPr>
        <w:t>3</w:t>
      </w:r>
      <w:r>
        <w:rPr>
          <w:rFonts w:hint="eastAsia"/>
        </w:rPr>
        <w:t>结合后的结果乘以对应的注意力权重，再和损失函数</w:t>
      </w:r>
      <w:r>
        <w:rPr>
          <w:rFonts w:hint="eastAsia"/>
        </w:rPr>
        <w:t>1</w:t>
      </w:r>
      <w:r>
        <w:rPr>
          <w:rFonts w:hint="eastAsia"/>
        </w:rPr>
        <w:t>与超参数的乘积相加。实验证实这样可以取得更</w:t>
      </w:r>
      <w:r w:rsidRPr="00A1464A">
        <w:rPr>
          <w:rFonts w:hint="eastAsia"/>
          <w:color w:val="FF0000"/>
          <w:rPrChange w:id="642" w:author="微软用户" w:date="2022-04-11T21:09:00Z">
            <w:rPr>
              <w:rFonts w:hint="eastAsia"/>
            </w:rPr>
          </w:rPrChange>
        </w:rPr>
        <w:t>高的分类准确率（详见</w:t>
      </w:r>
      <w:r w:rsidRPr="00A1464A">
        <w:rPr>
          <w:color w:val="FF0000"/>
          <w:rPrChange w:id="643" w:author="微软用户" w:date="2022-04-11T21:09:00Z">
            <w:rPr/>
          </w:rPrChange>
        </w:rPr>
        <w:fldChar w:fldCharType="begin"/>
      </w:r>
      <w:r w:rsidRPr="00A1464A">
        <w:rPr>
          <w:color w:val="FF0000"/>
          <w:rPrChange w:id="644" w:author="微软用户" w:date="2022-04-11T21:09:00Z">
            <w:rPr/>
          </w:rPrChange>
        </w:rPr>
        <w:instrText xml:space="preserve"> REF _Ref99821084 \r \h </w:instrText>
      </w:r>
      <w:r w:rsidRPr="00A1464A">
        <w:rPr>
          <w:color w:val="FF0000"/>
          <w:rPrChange w:id="645" w:author="微软用户" w:date="2022-04-11T21:09:00Z">
            <w:rPr>
              <w:color w:val="FF0000"/>
            </w:rPr>
          </w:rPrChange>
        </w:rPr>
      </w:r>
      <w:r w:rsidRPr="00A1464A">
        <w:rPr>
          <w:color w:val="FF0000"/>
          <w:rPrChange w:id="646" w:author="微软用户" w:date="2022-04-11T21:09:00Z">
            <w:rPr/>
          </w:rPrChange>
        </w:rPr>
        <w:fldChar w:fldCharType="separate"/>
      </w:r>
      <w:r w:rsidRPr="00A1464A">
        <w:rPr>
          <w:color w:val="FF0000"/>
          <w:rPrChange w:id="647" w:author="微软用户" w:date="2022-04-11T21:09:00Z">
            <w:rPr/>
          </w:rPrChange>
        </w:rPr>
        <w:t>4.3.1</w:t>
      </w:r>
      <w:r w:rsidRPr="00A1464A">
        <w:rPr>
          <w:color w:val="FF0000"/>
          <w:rPrChange w:id="648" w:author="微软用户" w:date="2022-04-11T21:09:00Z">
            <w:rPr/>
          </w:rPrChange>
        </w:rPr>
        <w:fldChar w:fldCharType="end"/>
      </w:r>
      <w:r w:rsidRPr="00A1464A">
        <w:rPr>
          <w:rFonts w:hint="eastAsia"/>
          <w:color w:val="FF0000"/>
          <w:rPrChange w:id="649" w:author="微软用户" w:date="2022-04-11T21:09:00Z">
            <w:rPr>
              <w:rFonts w:hint="eastAsia"/>
            </w:rPr>
          </w:rPrChange>
        </w:rPr>
        <w:t>部分）。</w:t>
      </w:r>
    </w:p>
    <w:p w14:paraId="33FB11BB" w14:textId="7FC060A2" w:rsidR="00DC50C1" w:rsidRDefault="00FB757A" w:rsidP="00130C4F">
      <w:pPr>
        <w:pStyle w:val="3"/>
      </w:pPr>
      <w:r>
        <w:rPr>
          <w:rFonts w:hint="eastAsia"/>
        </w:rPr>
        <w:lastRenderedPageBreak/>
        <w:t>训练</w:t>
      </w:r>
      <w:r w:rsidR="00A24E16">
        <w:rPr>
          <w:rFonts w:hint="eastAsia"/>
        </w:rPr>
        <w:t>流程</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1"/>
      </w:tblGrid>
      <w:tr w:rsidR="009F151B" w14:paraId="0DDD6609" w14:textId="77777777" w:rsidTr="00CD5741">
        <w:trPr>
          <w:cantSplit/>
          <w:tblHeader/>
        </w:trPr>
        <w:tc>
          <w:tcPr>
            <w:tcW w:w="8721" w:type="dxa"/>
            <w:tcBorders>
              <w:top w:val="single" w:sz="12" w:space="0" w:color="auto"/>
              <w:bottom w:val="single" w:sz="4" w:space="0" w:color="auto"/>
            </w:tcBorders>
          </w:tcPr>
          <w:p w14:paraId="05D9C168" w14:textId="1B1BB5E7" w:rsidR="009F151B" w:rsidRDefault="00BC601D" w:rsidP="004E283D">
            <w:pPr>
              <w:rPr>
                <w:sz w:val="21"/>
                <w:szCs w:val="21"/>
              </w:rPr>
            </w:pPr>
            <w:r w:rsidRPr="00A34F11">
              <w:rPr>
                <w:rFonts w:hint="eastAsia"/>
                <w:b/>
                <w:bCs/>
                <w:sz w:val="21"/>
                <w:szCs w:val="21"/>
              </w:rPr>
              <w:t>算法</w:t>
            </w:r>
            <w:r w:rsidRPr="00A34F11">
              <w:rPr>
                <w:rFonts w:hint="eastAsia"/>
                <w:b/>
                <w:bCs/>
                <w:sz w:val="21"/>
                <w:szCs w:val="21"/>
              </w:rPr>
              <w:t>3.</w:t>
            </w:r>
            <w:r w:rsidRPr="00A34F11">
              <w:rPr>
                <w:b/>
                <w:bCs/>
                <w:sz w:val="21"/>
                <w:szCs w:val="21"/>
              </w:rPr>
              <w:t>1</w:t>
            </w:r>
            <w:r>
              <w:rPr>
                <w:sz w:val="21"/>
                <w:szCs w:val="21"/>
              </w:rPr>
              <w:t xml:space="preserve"> </w:t>
            </w:r>
            <w:r w:rsidR="00D31339">
              <w:rPr>
                <w:rFonts w:hint="eastAsia"/>
                <w:sz w:val="21"/>
                <w:szCs w:val="21"/>
              </w:rPr>
              <w:t>SKDSA</w:t>
            </w:r>
            <w:r w:rsidR="00D31339">
              <w:rPr>
                <w:rFonts w:hint="eastAsia"/>
                <w:sz w:val="21"/>
                <w:szCs w:val="21"/>
              </w:rPr>
              <w:t>训练流程伪代码</w:t>
            </w:r>
          </w:p>
        </w:tc>
      </w:tr>
      <w:tr w:rsidR="00E94FCB" w14:paraId="3358CE5B" w14:textId="77777777" w:rsidTr="00CD5741">
        <w:trPr>
          <w:cantSplit/>
          <w:tblHeader/>
        </w:trPr>
        <w:tc>
          <w:tcPr>
            <w:tcW w:w="8721" w:type="dxa"/>
            <w:tcBorders>
              <w:top w:val="single" w:sz="4" w:space="0" w:color="auto"/>
              <w:bottom w:val="single" w:sz="4" w:space="0" w:color="auto"/>
            </w:tcBorders>
          </w:tcPr>
          <w:p w14:paraId="6837862C" w14:textId="63D2EF91" w:rsidR="00E94FCB" w:rsidRPr="003150FF" w:rsidRDefault="00E94FCB" w:rsidP="00A82FF8">
            <w:pPr>
              <w:rPr>
                <w:sz w:val="21"/>
                <w:szCs w:val="21"/>
              </w:rPr>
            </w:pPr>
            <w:r>
              <w:rPr>
                <w:b/>
                <w:bCs/>
                <w:sz w:val="21"/>
                <w:szCs w:val="21"/>
              </w:rPr>
              <w:t>输入</w:t>
            </w:r>
            <w:r>
              <w:rPr>
                <w:sz w:val="21"/>
                <w:szCs w:val="21"/>
              </w:rPr>
              <w:t>：</w:t>
            </w:r>
            <w:r>
              <w:rPr>
                <w:sz w:val="21"/>
                <w:szCs w:val="21"/>
              </w:rPr>
              <w:t xml:space="preserve"> </w:t>
            </w:r>
            <w:r>
              <w:rPr>
                <w:sz w:val="21"/>
                <w:szCs w:val="21"/>
              </w:rPr>
              <w:t>训练集</w:t>
            </w:r>
            <m:oMath>
              <m:r>
                <w:rPr>
                  <w:rFonts w:ascii="Cambria Math"/>
                  <w:sz w:val="21"/>
                  <w:szCs w:val="21"/>
                </w:rPr>
                <m:t>D={</m:t>
              </m:r>
              <m:sSub>
                <m:sSubPr>
                  <m:ctrlPr>
                    <w:rPr>
                      <w:rFonts w:ascii="Cambria Math" w:hAnsi="Cambria Math"/>
                      <w:i/>
                      <w:sz w:val="21"/>
                      <w:szCs w:val="21"/>
                    </w:rPr>
                  </m:ctrlPr>
                </m:sSubPr>
                <m:e>
                  <m:r>
                    <w:rPr>
                      <w:rFonts w:ascii="Cambria Math"/>
                      <w:sz w:val="21"/>
                      <w:szCs w:val="21"/>
                    </w:rPr>
                    <m:t>x</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sSubSup>
                <m:sSubSupPr>
                  <m:ctrlPr>
                    <w:rPr>
                      <w:rFonts w:ascii="Cambria Math" w:hAnsi="Cambria Math"/>
                      <w:i/>
                      <w:sz w:val="21"/>
                      <w:szCs w:val="21"/>
                    </w:rPr>
                  </m:ctrlPr>
                </m:sSubSupPr>
                <m:e>
                  <m:r>
                    <w:rPr>
                      <w:rFonts w:ascii="Cambria Math"/>
                      <w:sz w:val="21"/>
                      <w:szCs w:val="21"/>
                    </w:rPr>
                    <m:t>}</m:t>
                  </m:r>
                </m:e>
                <m:sub>
                  <m:r>
                    <w:rPr>
                      <w:rFonts w:ascii="Cambria Math"/>
                      <w:sz w:val="21"/>
                      <w:szCs w:val="21"/>
                    </w:rPr>
                    <m:t>i=1</m:t>
                  </m:r>
                </m:sub>
                <m:sup>
                  <m:r>
                    <w:rPr>
                      <w:rFonts w:ascii="Cambria Math"/>
                      <w:sz w:val="21"/>
                      <w:szCs w:val="21"/>
                    </w:rPr>
                    <m:t>N</m:t>
                  </m:r>
                </m:sup>
              </m:sSubSup>
            </m:oMath>
            <w:r w:rsidR="00B87B0A">
              <w:rPr>
                <w:rFonts w:hint="eastAsia"/>
                <w:sz w:val="21"/>
                <w:szCs w:val="21"/>
              </w:rPr>
              <w:t>，</w:t>
            </w:r>
            <w:r>
              <w:rPr>
                <w:rFonts w:hint="eastAsia"/>
                <w:sz w:val="21"/>
                <w:szCs w:val="21"/>
              </w:rPr>
              <w:t>随机初始化的</w:t>
            </w:r>
            <w:r>
              <w:rPr>
                <w:sz w:val="21"/>
                <w:szCs w:val="21"/>
              </w:rPr>
              <w:t>模型参数</w:t>
            </w:r>
            <m:oMath>
              <m:r>
                <w:rPr>
                  <w:rFonts w:ascii="Cambria Math"/>
                  <w:sz w:val="21"/>
                  <w:szCs w:val="21"/>
                </w:rPr>
                <m:t>θ</m:t>
              </m:r>
            </m:oMath>
            <w:r w:rsidR="00B55392">
              <w:rPr>
                <w:rFonts w:hint="eastAsia"/>
                <w:sz w:val="21"/>
                <w:szCs w:val="21"/>
              </w:rPr>
              <w:t xml:space="preserve"> </w:t>
            </w:r>
          </w:p>
          <w:p w14:paraId="6F1C7F9E" w14:textId="4CB4A538" w:rsidR="00E94FCB" w:rsidRDefault="00E94FCB" w:rsidP="0066577C">
            <w:pPr>
              <w:rPr>
                <w:sz w:val="21"/>
                <w:szCs w:val="21"/>
              </w:rPr>
            </w:pPr>
            <w:r>
              <w:rPr>
                <w:b/>
                <w:bCs/>
                <w:sz w:val="21"/>
                <w:szCs w:val="21"/>
              </w:rPr>
              <w:t>输出</w:t>
            </w:r>
            <w:r>
              <w:rPr>
                <w:sz w:val="21"/>
                <w:szCs w:val="21"/>
              </w:rPr>
              <w:t>：</w:t>
            </w:r>
            <w:r>
              <w:rPr>
                <w:sz w:val="21"/>
                <w:szCs w:val="21"/>
              </w:rPr>
              <w:t xml:space="preserve"> </w:t>
            </w:r>
            <w:r w:rsidR="003B4E78">
              <w:rPr>
                <w:rFonts w:hint="eastAsia"/>
                <w:sz w:val="21"/>
                <w:szCs w:val="21"/>
              </w:rPr>
              <w:t>最优</w:t>
            </w:r>
            <w:r>
              <w:rPr>
                <w:rFonts w:hint="eastAsia"/>
                <w:sz w:val="21"/>
                <w:szCs w:val="21"/>
              </w:rPr>
              <w:t>的</w:t>
            </w:r>
            <w:r>
              <w:rPr>
                <w:sz w:val="21"/>
                <w:szCs w:val="21"/>
              </w:rPr>
              <w:t>模型参数</w:t>
            </w:r>
            <m:oMath>
              <m:r>
                <w:rPr>
                  <w:rFonts w:ascii="Cambria Math"/>
                  <w:sz w:val="21"/>
                  <w:szCs w:val="21"/>
                </w:rPr>
                <m:t>θ</m:t>
              </m:r>
            </m:oMath>
            <w:r w:rsidR="007D029A">
              <w:rPr>
                <w:rFonts w:hint="eastAsia"/>
                <w:sz w:val="21"/>
                <w:szCs w:val="21"/>
              </w:rPr>
              <w:t xml:space="preserve"> </w:t>
            </w:r>
          </w:p>
        </w:tc>
      </w:tr>
      <w:tr w:rsidR="009F151B" w14:paraId="2CB3AA17" w14:textId="77777777" w:rsidTr="00CD5741">
        <w:trPr>
          <w:cantSplit/>
          <w:tblHeader/>
        </w:trPr>
        <w:tc>
          <w:tcPr>
            <w:tcW w:w="8721" w:type="dxa"/>
            <w:tcBorders>
              <w:top w:val="single" w:sz="4" w:space="0" w:color="auto"/>
              <w:bottom w:val="single" w:sz="12" w:space="0" w:color="auto"/>
            </w:tcBorders>
          </w:tcPr>
          <w:p w14:paraId="69E4DA48" w14:textId="077B5BAF" w:rsidR="009F151B" w:rsidRDefault="00A24E16" w:rsidP="003224BD">
            <w:pPr>
              <w:rPr>
                <w:sz w:val="21"/>
                <w:szCs w:val="21"/>
              </w:rPr>
            </w:pPr>
            <w:r>
              <w:rPr>
                <w:sz w:val="21"/>
                <w:szCs w:val="21"/>
              </w:rPr>
              <w:t>1</w:t>
            </w:r>
            <w:r w:rsidR="00E07A09">
              <w:rPr>
                <w:rFonts w:hint="eastAsia"/>
                <w:sz w:val="21"/>
                <w:szCs w:val="21"/>
              </w:rPr>
              <w:t>:</w:t>
            </w:r>
            <w:r w:rsidR="00E07A09">
              <w:rPr>
                <w:sz w:val="21"/>
                <w:szCs w:val="21"/>
              </w:rPr>
              <w:t xml:space="preserve"> </w:t>
            </w:r>
            <w:r w:rsidR="00FB1EA2" w:rsidRPr="0090483E">
              <w:rPr>
                <w:rFonts w:hint="eastAsia"/>
                <w:b/>
                <w:bCs/>
                <w:sz w:val="21"/>
                <w:szCs w:val="21"/>
              </w:rPr>
              <w:t>w</w:t>
            </w:r>
            <w:r w:rsidR="00FB1EA2" w:rsidRPr="0090483E">
              <w:rPr>
                <w:b/>
                <w:bCs/>
                <w:sz w:val="21"/>
                <w:szCs w:val="21"/>
              </w:rPr>
              <w:t>hile</w:t>
            </w:r>
            <w:r w:rsidR="003D54AC">
              <w:rPr>
                <w:sz w:val="21"/>
                <w:szCs w:val="21"/>
              </w:rPr>
              <w:t xml:space="preserve"> </w:t>
            </w:r>
            <w:r w:rsidR="003D54AC">
              <w:rPr>
                <w:sz w:val="21"/>
                <w:szCs w:val="21"/>
              </w:rPr>
              <w:t>模型参数</w:t>
            </w:r>
            <m:oMath>
              <m:r>
                <w:rPr>
                  <w:rFonts w:ascii="Cambria Math"/>
                  <w:sz w:val="21"/>
                  <w:szCs w:val="21"/>
                </w:rPr>
                <m:t>θ</m:t>
              </m:r>
            </m:oMath>
            <w:r w:rsidR="00815389">
              <w:rPr>
                <w:rFonts w:hint="eastAsia"/>
                <w:sz w:val="21"/>
                <w:szCs w:val="21"/>
              </w:rPr>
              <w:t>尚未</w:t>
            </w:r>
            <w:r w:rsidR="003D54AC">
              <w:rPr>
                <w:sz w:val="21"/>
                <w:szCs w:val="21"/>
              </w:rPr>
              <w:t>收敛</w:t>
            </w:r>
            <w:r w:rsidR="00C4079F">
              <w:rPr>
                <w:rFonts w:hint="eastAsia"/>
                <w:sz w:val="21"/>
                <w:szCs w:val="21"/>
              </w:rPr>
              <w:t xml:space="preserve"> </w:t>
            </w:r>
            <w:r w:rsidR="008F4AF7" w:rsidRPr="003504A8">
              <w:rPr>
                <w:b/>
                <w:bCs/>
                <w:sz w:val="21"/>
                <w:szCs w:val="21"/>
              </w:rPr>
              <w:t>do</w:t>
            </w:r>
            <w:r>
              <w:rPr>
                <w:sz w:val="21"/>
                <w:szCs w:val="21"/>
              </w:rPr>
              <w:t>：</w:t>
            </w:r>
            <w:r>
              <w:rPr>
                <w:sz w:val="21"/>
                <w:szCs w:val="21"/>
              </w:rPr>
              <w:t xml:space="preserve"> </w:t>
            </w:r>
          </w:p>
          <w:p w14:paraId="0B96DE17" w14:textId="5A3D44FF" w:rsidR="009F151B" w:rsidRDefault="00A24E16" w:rsidP="00056139">
            <w:pPr>
              <w:rPr>
                <w:sz w:val="21"/>
                <w:szCs w:val="21"/>
              </w:rPr>
            </w:pPr>
            <w:r>
              <w:rPr>
                <w:sz w:val="21"/>
                <w:szCs w:val="21"/>
              </w:rPr>
              <w:t>2</w:t>
            </w:r>
            <w:r w:rsidR="00033102">
              <w:rPr>
                <w:sz w:val="21"/>
                <w:szCs w:val="21"/>
              </w:rPr>
              <w:t>:</w:t>
            </w:r>
            <w:r w:rsidR="0095000E">
              <w:rPr>
                <w:sz w:val="21"/>
                <w:szCs w:val="21"/>
              </w:rPr>
              <w:t xml:space="preserve">   </w:t>
            </w:r>
            <w:r>
              <w:rPr>
                <w:sz w:val="21"/>
                <w:szCs w:val="21"/>
              </w:rPr>
              <w:t>从训练集中挑出一批数据记为</w:t>
            </w:r>
            <m:oMath>
              <m:r>
                <w:rPr>
                  <w:rFonts w:ascii="Cambria Math"/>
                  <w:sz w:val="21"/>
                  <w:szCs w:val="21"/>
                </w:rPr>
                <m:t>B</m:t>
              </m:r>
            </m:oMath>
            <w:r>
              <w:rPr>
                <w:sz w:val="21"/>
                <w:szCs w:val="21"/>
              </w:rPr>
              <w:t>。</w:t>
            </w:r>
          </w:p>
          <w:p w14:paraId="35D2DB58" w14:textId="1415E23C" w:rsidR="009F151B" w:rsidRDefault="00A24E16" w:rsidP="00745D43">
            <w:pPr>
              <w:rPr>
                <w:sz w:val="21"/>
                <w:szCs w:val="21"/>
              </w:rPr>
            </w:pPr>
            <w:r>
              <w:rPr>
                <w:sz w:val="21"/>
                <w:szCs w:val="21"/>
              </w:rPr>
              <w:t>3</w:t>
            </w:r>
            <w:r w:rsidR="00D73927">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SKDSA</w:t>
            </w:r>
            <w:r>
              <w:rPr>
                <w:rFonts w:hint="eastAsia"/>
                <w:sz w:val="21"/>
                <w:szCs w:val="21"/>
              </w:rPr>
              <w:t>模型</w:t>
            </w:r>
            <w:r>
              <w:rPr>
                <w:sz w:val="21"/>
                <w:szCs w:val="21"/>
              </w:rPr>
              <w:t>进行前向传播，获得</w:t>
            </w:r>
            <w:r>
              <w:rPr>
                <w:rFonts w:hint="eastAsia"/>
                <w:sz w:val="21"/>
                <w:szCs w:val="21"/>
              </w:rPr>
              <w:t>第</w:t>
            </w:r>
            <m:oMath>
              <m:r>
                <w:rPr>
                  <w:rFonts w:ascii="Cambria Math"/>
                  <w:sz w:val="21"/>
                  <w:szCs w:val="21"/>
                </w:rPr>
                <m:t>i</m:t>
              </m:r>
            </m:oMath>
            <w:r>
              <w:rPr>
                <w:rFonts w:hint="eastAsia"/>
                <w:sz w:val="21"/>
                <w:szCs w:val="21"/>
              </w:rPr>
              <w:t>个浅</w:t>
            </w:r>
            <w:r>
              <w:rPr>
                <w:sz w:val="21"/>
                <w:szCs w:val="21"/>
              </w:rPr>
              <w:t>层</w:t>
            </w:r>
            <w:r>
              <w:rPr>
                <w:rFonts w:hint="eastAsia"/>
                <w:sz w:val="21"/>
                <w:szCs w:val="21"/>
              </w:rPr>
              <w:t>分类器</w:t>
            </w:r>
            <w:r>
              <w:rPr>
                <w:sz w:val="21"/>
                <w:szCs w:val="21"/>
              </w:rPr>
              <w:t>的</w:t>
            </w:r>
            <w:r>
              <w:rPr>
                <w:rFonts w:hint="eastAsia"/>
                <w:sz w:val="21"/>
                <w:szCs w:val="21"/>
              </w:rPr>
              <w:t>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Pr>
                <w:sz w:val="21"/>
                <w:szCs w:val="21"/>
              </w:rPr>
              <w:t>和最深层</w:t>
            </w:r>
            <w:r>
              <w:rPr>
                <w:rFonts w:hint="eastAsia"/>
                <w:sz w:val="21"/>
                <w:szCs w:val="21"/>
              </w:rPr>
              <w:t>分类器的特征图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Pr>
                <w:sz w:val="21"/>
                <w:szCs w:val="21"/>
              </w:rPr>
              <w:t>。</w:t>
            </w:r>
          </w:p>
          <w:p w14:paraId="75358147" w14:textId="21AFBA50" w:rsidR="009F151B" w:rsidRPr="002131CC" w:rsidRDefault="00A24E16" w:rsidP="00053F2C">
            <w:pPr>
              <w:rPr>
                <w:sz w:val="21"/>
                <w:szCs w:val="21"/>
              </w:rPr>
            </w:pPr>
            <w:r>
              <w:rPr>
                <w:sz w:val="21"/>
                <w:szCs w:val="21"/>
              </w:rPr>
              <w:t>4</w:t>
            </w:r>
            <w:r w:rsidR="00A17C52">
              <w:rPr>
                <w:rFonts w:hint="eastAsia"/>
                <w:sz w:val="21"/>
                <w:szCs w:val="21"/>
              </w:rPr>
              <w:t>:</w:t>
            </w:r>
            <w:r>
              <w:rPr>
                <w:sz w:val="21"/>
                <w:szCs w:val="21"/>
              </w:rPr>
              <w:t xml:space="preserve">   </w:t>
            </w:r>
            <w:r>
              <w:rPr>
                <w:sz w:val="21"/>
                <w:szCs w:val="21"/>
              </w:rPr>
              <w:t>根</w:t>
            </w:r>
            <w:r w:rsidRPr="002131CC">
              <w:rPr>
                <w:sz w:val="21"/>
                <w:szCs w:val="21"/>
              </w:rPr>
              <w:t>据式</w:t>
            </w:r>
            <w:r w:rsidR="00C352F0" w:rsidRPr="002131CC">
              <w:rPr>
                <w:sz w:val="21"/>
                <w:szCs w:val="21"/>
              </w:rPr>
              <w:fldChar w:fldCharType="begin"/>
            </w:r>
            <w:r w:rsidR="00C352F0" w:rsidRPr="002131CC">
              <w:rPr>
                <w:sz w:val="21"/>
                <w:szCs w:val="21"/>
              </w:rPr>
              <w:instrText xml:space="preserve"> REF _Ref99821655 \h </w:instrText>
            </w:r>
            <w:r w:rsidR="002131CC" w:rsidRPr="002131CC">
              <w:rPr>
                <w:sz w:val="21"/>
                <w:szCs w:val="21"/>
              </w:rPr>
              <w:instrText xml:space="preserve"> \* MERGEFORMAT </w:instrText>
            </w:r>
            <w:r w:rsidR="00C352F0" w:rsidRPr="002131CC">
              <w:rPr>
                <w:sz w:val="21"/>
                <w:szCs w:val="21"/>
              </w:rPr>
            </w:r>
            <w:r w:rsidR="00C352F0" w:rsidRPr="002131CC">
              <w:rPr>
                <w:sz w:val="21"/>
                <w:szCs w:val="21"/>
              </w:rPr>
              <w:fldChar w:fldCharType="separate"/>
            </w:r>
            <w:r w:rsidR="00C352F0" w:rsidRPr="002131CC">
              <w:rPr>
                <w:rFonts w:hint="eastAsia"/>
                <w:sz w:val="21"/>
                <w:szCs w:val="21"/>
              </w:rPr>
              <w:t>（</w:t>
            </w:r>
            <w:r w:rsidR="00C352F0" w:rsidRPr="002131CC">
              <w:rPr>
                <w:noProof/>
                <w:sz w:val="21"/>
                <w:szCs w:val="21"/>
              </w:rPr>
              <w:t>3</w:t>
            </w:r>
            <w:r w:rsidR="00C352F0" w:rsidRPr="002131CC">
              <w:rPr>
                <w:sz w:val="21"/>
                <w:szCs w:val="21"/>
              </w:rPr>
              <w:t>.</w:t>
            </w:r>
            <w:r w:rsidR="00C352F0" w:rsidRPr="002131CC">
              <w:rPr>
                <w:noProof/>
                <w:sz w:val="21"/>
                <w:szCs w:val="21"/>
              </w:rPr>
              <w:t>7</w:t>
            </w:r>
            <w:r w:rsidR="00C352F0" w:rsidRPr="002131CC">
              <w:rPr>
                <w:rFonts w:hint="eastAsia"/>
                <w:sz w:val="21"/>
                <w:szCs w:val="21"/>
              </w:rPr>
              <w:t>）</w:t>
            </w:r>
            <w:r w:rsidR="00C352F0" w:rsidRPr="002131CC">
              <w:rPr>
                <w:sz w:val="21"/>
                <w:szCs w:val="21"/>
              </w:rPr>
              <w:fldChar w:fldCharType="end"/>
            </w:r>
            <w:r w:rsidRPr="002131CC">
              <w:rPr>
                <w:rFonts w:hint="eastAsia"/>
                <w:sz w:val="21"/>
                <w:szCs w:val="21"/>
              </w:rPr>
              <w:t>，利用</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sidRPr="002131CC">
              <w:rPr>
                <w:rFonts w:hint="eastAsia"/>
                <w:sz w:val="21"/>
                <w:szCs w:val="21"/>
              </w:rPr>
              <w:t>和</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sidRPr="002131CC">
              <w:rPr>
                <w:sz w:val="21"/>
                <w:szCs w:val="21"/>
              </w:rPr>
              <w:t>计算</w:t>
            </w:r>
            <m:oMath>
              <m:r>
                <w:rPr>
                  <w:rFonts w:ascii="Cambria Math"/>
                  <w:sz w:val="21"/>
                  <w:szCs w:val="21"/>
                </w:rPr>
                <m:t>Query</m:t>
              </m:r>
            </m:oMath>
            <w:r w:rsidRPr="002131CC">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2131CC">
              <w:rPr>
                <w:sz w:val="21"/>
                <w:szCs w:val="21"/>
              </w:rPr>
              <w:t>。</w:t>
            </w:r>
          </w:p>
          <w:p w14:paraId="20AD777B" w14:textId="6D8B42E9" w:rsidR="009F151B" w:rsidRPr="002131CC" w:rsidRDefault="00A24E16" w:rsidP="00E82D00">
            <w:pPr>
              <w:rPr>
                <w:sz w:val="21"/>
                <w:szCs w:val="21"/>
              </w:rPr>
            </w:pPr>
            <w:r w:rsidRPr="002131CC">
              <w:rPr>
                <w:sz w:val="21"/>
                <w:szCs w:val="21"/>
              </w:rPr>
              <w:t>5</w:t>
            </w:r>
            <w:r w:rsidR="00C779E0" w:rsidRPr="002131CC">
              <w:rPr>
                <w:sz w:val="21"/>
                <w:szCs w:val="21"/>
              </w:rPr>
              <w:t>:</w:t>
            </w:r>
            <w:r w:rsidRPr="002131CC">
              <w:rPr>
                <w:sz w:val="21"/>
                <w:szCs w:val="21"/>
              </w:rPr>
              <w:t xml:space="preserve">   </w:t>
            </w:r>
            <w:r w:rsidRPr="002131CC">
              <w:rPr>
                <w:rFonts w:hint="eastAsia"/>
                <w:sz w:val="21"/>
                <w:szCs w:val="21"/>
              </w:rPr>
              <w:t>根据式</w:t>
            </w:r>
            <w:r w:rsidR="00B776D7" w:rsidRPr="002131CC">
              <w:rPr>
                <w:sz w:val="21"/>
                <w:szCs w:val="21"/>
              </w:rPr>
              <w:fldChar w:fldCharType="begin"/>
            </w:r>
            <w:r w:rsidR="00B776D7" w:rsidRPr="002131CC">
              <w:rPr>
                <w:sz w:val="21"/>
                <w:szCs w:val="21"/>
              </w:rPr>
              <w:instrText xml:space="preserve"> </w:instrText>
            </w:r>
            <w:r w:rsidR="00B776D7" w:rsidRPr="002131CC">
              <w:rPr>
                <w:rFonts w:hint="eastAsia"/>
                <w:sz w:val="21"/>
                <w:szCs w:val="21"/>
              </w:rPr>
              <w:instrText>REF _Ref99821678 \h</w:instrText>
            </w:r>
            <w:r w:rsidR="00B776D7" w:rsidRPr="002131CC">
              <w:rPr>
                <w:sz w:val="21"/>
                <w:szCs w:val="21"/>
              </w:rPr>
              <w:instrText xml:space="preserve"> </w:instrText>
            </w:r>
            <w:r w:rsidR="002131CC" w:rsidRPr="002131CC">
              <w:rPr>
                <w:sz w:val="21"/>
                <w:szCs w:val="21"/>
              </w:rPr>
              <w:instrText xml:space="preserve"> \* MERGEFORMAT </w:instrText>
            </w:r>
            <w:r w:rsidR="00B776D7" w:rsidRPr="002131CC">
              <w:rPr>
                <w:sz w:val="21"/>
                <w:szCs w:val="21"/>
              </w:rPr>
            </w:r>
            <w:r w:rsidR="00B776D7" w:rsidRPr="002131CC">
              <w:rPr>
                <w:sz w:val="21"/>
                <w:szCs w:val="21"/>
              </w:rPr>
              <w:fldChar w:fldCharType="separate"/>
            </w:r>
            <w:r w:rsidR="00B776D7" w:rsidRPr="002131CC">
              <w:rPr>
                <w:rFonts w:hint="eastAsia"/>
                <w:sz w:val="21"/>
                <w:szCs w:val="21"/>
              </w:rPr>
              <w:t>（</w:t>
            </w:r>
            <w:r w:rsidR="00B776D7" w:rsidRPr="002131CC">
              <w:rPr>
                <w:noProof/>
                <w:sz w:val="21"/>
                <w:szCs w:val="21"/>
              </w:rPr>
              <w:t>3</w:t>
            </w:r>
            <w:r w:rsidR="00B776D7" w:rsidRPr="002131CC">
              <w:rPr>
                <w:sz w:val="21"/>
                <w:szCs w:val="21"/>
              </w:rPr>
              <w:t>.</w:t>
            </w:r>
            <w:r w:rsidR="00B776D7" w:rsidRPr="002131CC">
              <w:rPr>
                <w:noProof/>
                <w:sz w:val="21"/>
                <w:szCs w:val="21"/>
              </w:rPr>
              <w:t>8</w:t>
            </w:r>
            <w:r w:rsidR="00B776D7" w:rsidRPr="002131CC">
              <w:rPr>
                <w:rFonts w:hint="eastAsia"/>
                <w:sz w:val="21"/>
                <w:szCs w:val="21"/>
              </w:rPr>
              <w:t>）</w:t>
            </w:r>
            <w:r w:rsidR="00B776D7" w:rsidRPr="002131CC">
              <w:rPr>
                <w:sz w:val="21"/>
                <w:szCs w:val="21"/>
              </w:rPr>
              <w:fldChar w:fldCharType="end"/>
            </w:r>
            <w:r w:rsidRPr="002131CC">
              <w:rPr>
                <w:rFonts w:hint="eastAsia"/>
                <w:sz w:val="21"/>
                <w:szCs w:val="21"/>
              </w:rPr>
              <w:t>，利用</w:t>
            </w:r>
            <m:oMath>
              <m:r>
                <w:rPr>
                  <w:rFonts w:ascii="Cambria Math"/>
                  <w:sz w:val="21"/>
                  <w:szCs w:val="21"/>
                </w:rPr>
                <m:t>Query</m:t>
              </m:r>
            </m:oMath>
            <w:r w:rsidRPr="002131CC">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2131CC">
              <w:rPr>
                <w:rFonts w:hint="eastAsia"/>
                <w:sz w:val="21"/>
                <w:szCs w:val="21"/>
              </w:rPr>
              <w:t>计算</w:t>
            </w:r>
            <w:r w:rsidRPr="002131CC">
              <w:rPr>
                <w:sz w:val="21"/>
                <w:szCs w:val="21"/>
              </w:rPr>
              <w:t>注意力</w:t>
            </w:r>
            <w:r w:rsidRPr="002131CC">
              <w:rPr>
                <w:rFonts w:hint="eastAsia"/>
                <w:sz w:val="21"/>
                <w:szCs w:val="21"/>
              </w:rPr>
              <w:t>权重系数</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2131CC">
              <w:rPr>
                <w:rFonts w:hint="eastAsia"/>
                <w:sz w:val="21"/>
                <w:szCs w:val="21"/>
              </w:rPr>
              <w:t>。</w:t>
            </w:r>
          </w:p>
          <w:p w14:paraId="39CD78BC" w14:textId="261FC92F" w:rsidR="009F151B" w:rsidRPr="002131CC" w:rsidRDefault="00A24E16">
            <w:pPr>
              <w:rPr>
                <w:sz w:val="21"/>
                <w:szCs w:val="21"/>
              </w:rPr>
            </w:pPr>
            <w:r w:rsidRPr="002131CC">
              <w:rPr>
                <w:sz w:val="21"/>
                <w:szCs w:val="21"/>
              </w:rPr>
              <w:t>6</w:t>
            </w:r>
            <w:r w:rsidR="003B535C" w:rsidRPr="002131CC">
              <w:rPr>
                <w:rFonts w:hint="eastAsia"/>
                <w:sz w:val="21"/>
                <w:szCs w:val="21"/>
              </w:rPr>
              <w:t>:</w:t>
            </w:r>
            <w:r w:rsidRPr="002131CC">
              <w:rPr>
                <w:sz w:val="21"/>
                <w:szCs w:val="21"/>
              </w:rPr>
              <w:t xml:space="preserve">   </w:t>
            </w:r>
            <w:r w:rsidRPr="002131CC">
              <w:rPr>
                <w:rFonts w:hint="eastAsia"/>
                <w:sz w:val="21"/>
                <w:szCs w:val="21"/>
              </w:rPr>
              <w:t>根据式</w:t>
            </w:r>
            <w:r w:rsidR="00276260" w:rsidRPr="002131CC">
              <w:rPr>
                <w:sz w:val="21"/>
                <w:szCs w:val="21"/>
              </w:rPr>
              <w:fldChar w:fldCharType="begin"/>
            </w:r>
            <w:r w:rsidR="00276260" w:rsidRPr="002131CC">
              <w:rPr>
                <w:sz w:val="21"/>
                <w:szCs w:val="21"/>
              </w:rPr>
              <w:instrText xml:space="preserve"> </w:instrText>
            </w:r>
            <w:r w:rsidR="00276260" w:rsidRPr="002131CC">
              <w:rPr>
                <w:rFonts w:hint="eastAsia"/>
                <w:sz w:val="21"/>
                <w:szCs w:val="21"/>
              </w:rPr>
              <w:instrText>REF _Ref99805837 \h</w:instrText>
            </w:r>
            <w:r w:rsidR="00276260" w:rsidRPr="002131CC">
              <w:rPr>
                <w:sz w:val="21"/>
                <w:szCs w:val="21"/>
              </w:rPr>
              <w:instrText xml:space="preserve"> </w:instrText>
            </w:r>
            <w:r w:rsidR="002131CC" w:rsidRPr="002131CC">
              <w:rPr>
                <w:sz w:val="21"/>
                <w:szCs w:val="21"/>
              </w:rPr>
              <w:instrText xml:space="preserve"> \* MERGEFORMAT </w:instrText>
            </w:r>
            <w:r w:rsidR="00276260" w:rsidRPr="002131CC">
              <w:rPr>
                <w:sz w:val="21"/>
                <w:szCs w:val="21"/>
              </w:rPr>
            </w:r>
            <w:r w:rsidR="00276260" w:rsidRPr="002131CC">
              <w:rPr>
                <w:sz w:val="21"/>
                <w:szCs w:val="21"/>
              </w:rPr>
              <w:fldChar w:fldCharType="separate"/>
            </w:r>
            <w:r w:rsidR="00276260" w:rsidRPr="002131CC">
              <w:rPr>
                <w:rFonts w:hint="eastAsia"/>
                <w:sz w:val="21"/>
                <w:szCs w:val="21"/>
              </w:rPr>
              <w:t>（</w:t>
            </w:r>
            <w:r w:rsidR="00276260" w:rsidRPr="002131CC">
              <w:rPr>
                <w:noProof/>
                <w:sz w:val="21"/>
                <w:szCs w:val="21"/>
              </w:rPr>
              <w:t>3</w:t>
            </w:r>
            <w:r w:rsidR="00276260" w:rsidRPr="002131CC">
              <w:rPr>
                <w:sz w:val="21"/>
                <w:szCs w:val="21"/>
              </w:rPr>
              <w:t>.</w:t>
            </w:r>
            <w:r w:rsidR="00276260" w:rsidRPr="002131CC">
              <w:rPr>
                <w:noProof/>
                <w:sz w:val="21"/>
                <w:szCs w:val="21"/>
              </w:rPr>
              <w:t>9</w:t>
            </w:r>
            <w:r w:rsidR="00276260" w:rsidRPr="002131CC">
              <w:rPr>
                <w:rFonts w:hint="eastAsia"/>
                <w:sz w:val="21"/>
                <w:szCs w:val="21"/>
              </w:rPr>
              <w:t>）</w:t>
            </w:r>
            <w:r w:rsidR="00276260" w:rsidRPr="002131CC">
              <w:rPr>
                <w:sz w:val="21"/>
                <w:szCs w:val="21"/>
              </w:rPr>
              <w:fldChar w:fldCharType="end"/>
            </w:r>
            <w:r w:rsidR="00276260" w:rsidRPr="002131CC">
              <w:rPr>
                <w:sz w:val="21"/>
                <w:szCs w:val="21"/>
              </w:rPr>
              <w:fldChar w:fldCharType="begin"/>
            </w:r>
            <w:r w:rsidR="00276260" w:rsidRPr="002131CC">
              <w:rPr>
                <w:sz w:val="21"/>
                <w:szCs w:val="21"/>
              </w:rPr>
              <w:instrText xml:space="preserve"> REF _Ref99804724 \h </w:instrText>
            </w:r>
            <w:r w:rsidR="002131CC" w:rsidRPr="002131CC">
              <w:rPr>
                <w:sz w:val="21"/>
                <w:szCs w:val="21"/>
              </w:rPr>
              <w:instrText xml:space="preserve"> \* MERGEFORMAT </w:instrText>
            </w:r>
            <w:r w:rsidR="00276260" w:rsidRPr="002131CC">
              <w:rPr>
                <w:sz w:val="21"/>
                <w:szCs w:val="21"/>
              </w:rPr>
            </w:r>
            <w:r w:rsidR="00276260" w:rsidRPr="002131CC">
              <w:rPr>
                <w:sz w:val="21"/>
                <w:szCs w:val="21"/>
              </w:rPr>
              <w:fldChar w:fldCharType="separate"/>
            </w:r>
            <w:r w:rsidR="00276260" w:rsidRPr="002131CC">
              <w:rPr>
                <w:rFonts w:hint="eastAsia"/>
                <w:sz w:val="21"/>
                <w:szCs w:val="21"/>
              </w:rPr>
              <w:t>（</w:t>
            </w:r>
            <w:r w:rsidR="00276260" w:rsidRPr="002131CC">
              <w:rPr>
                <w:noProof/>
                <w:sz w:val="21"/>
                <w:szCs w:val="21"/>
              </w:rPr>
              <w:t>3</w:t>
            </w:r>
            <w:r w:rsidR="00276260" w:rsidRPr="002131CC">
              <w:rPr>
                <w:sz w:val="21"/>
                <w:szCs w:val="21"/>
              </w:rPr>
              <w:t>.</w:t>
            </w:r>
            <w:r w:rsidR="00276260" w:rsidRPr="002131CC">
              <w:rPr>
                <w:noProof/>
                <w:sz w:val="21"/>
                <w:szCs w:val="21"/>
              </w:rPr>
              <w:t>10</w:t>
            </w:r>
            <w:r w:rsidR="00276260" w:rsidRPr="002131CC">
              <w:rPr>
                <w:rFonts w:hint="eastAsia"/>
                <w:sz w:val="21"/>
                <w:szCs w:val="21"/>
              </w:rPr>
              <w:t>）</w:t>
            </w:r>
            <w:r w:rsidR="00276260" w:rsidRPr="002131CC">
              <w:rPr>
                <w:sz w:val="21"/>
                <w:szCs w:val="21"/>
              </w:rPr>
              <w:fldChar w:fldCharType="end"/>
            </w:r>
            <w:r w:rsidR="00276260" w:rsidRPr="002131CC">
              <w:rPr>
                <w:sz w:val="21"/>
                <w:szCs w:val="21"/>
              </w:rPr>
              <w:fldChar w:fldCharType="begin"/>
            </w:r>
            <w:r w:rsidR="00276260" w:rsidRPr="002131CC">
              <w:rPr>
                <w:sz w:val="21"/>
                <w:szCs w:val="21"/>
              </w:rPr>
              <w:instrText xml:space="preserve"> REF _Ref99805238 \h </w:instrText>
            </w:r>
            <w:r w:rsidR="002131CC" w:rsidRPr="002131CC">
              <w:rPr>
                <w:sz w:val="21"/>
                <w:szCs w:val="21"/>
              </w:rPr>
              <w:instrText xml:space="preserve"> \* MERGEFORMAT </w:instrText>
            </w:r>
            <w:r w:rsidR="00276260" w:rsidRPr="002131CC">
              <w:rPr>
                <w:sz w:val="21"/>
                <w:szCs w:val="21"/>
              </w:rPr>
            </w:r>
            <w:r w:rsidR="00276260" w:rsidRPr="002131CC">
              <w:rPr>
                <w:sz w:val="21"/>
                <w:szCs w:val="21"/>
              </w:rPr>
              <w:fldChar w:fldCharType="separate"/>
            </w:r>
            <w:r w:rsidR="00276260" w:rsidRPr="002131CC">
              <w:rPr>
                <w:rFonts w:hint="eastAsia"/>
                <w:sz w:val="21"/>
                <w:szCs w:val="21"/>
              </w:rPr>
              <w:t>（</w:t>
            </w:r>
            <w:r w:rsidR="00276260" w:rsidRPr="002131CC">
              <w:rPr>
                <w:noProof/>
                <w:sz w:val="21"/>
                <w:szCs w:val="21"/>
              </w:rPr>
              <w:t>3</w:t>
            </w:r>
            <w:r w:rsidR="00276260" w:rsidRPr="002131CC">
              <w:rPr>
                <w:sz w:val="21"/>
                <w:szCs w:val="21"/>
              </w:rPr>
              <w:t>.</w:t>
            </w:r>
            <w:r w:rsidR="00276260" w:rsidRPr="002131CC">
              <w:rPr>
                <w:noProof/>
                <w:sz w:val="21"/>
                <w:szCs w:val="21"/>
              </w:rPr>
              <w:t>11</w:t>
            </w:r>
            <w:r w:rsidR="00276260" w:rsidRPr="002131CC">
              <w:rPr>
                <w:rFonts w:hint="eastAsia"/>
                <w:sz w:val="21"/>
                <w:szCs w:val="21"/>
              </w:rPr>
              <w:t>）</w:t>
            </w:r>
            <w:r w:rsidR="00276260" w:rsidRPr="002131CC">
              <w:rPr>
                <w:sz w:val="21"/>
                <w:szCs w:val="21"/>
              </w:rPr>
              <w:fldChar w:fldCharType="end"/>
            </w:r>
            <w:r w:rsidRPr="002131CC">
              <w:rPr>
                <w:rFonts w:hint="eastAsia"/>
                <w:sz w:val="21"/>
                <w:szCs w:val="21"/>
              </w:rPr>
              <w:t>分别计算损失函数</w:t>
            </w:r>
            <w:r w:rsidRPr="002131CC">
              <w:rPr>
                <w:rFonts w:hint="eastAsia"/>
                <w:sz w:val="21"/>
                <w:szCs w:val="21"/>
              </w:rPr>
              <w:t>1</w:t>
            </w:r>
            <w:r w:rsidRPr="002131CC">
              <w:rPr>
                <w:rFonts w:hint="eastAsia"/>
                <w:sz w:val="21"/>
                <w:szCs w:val="21"/>
              </w:rPr>
              <w:t>、损失函数</w:t>
            </w:r>
            <w:r w:rsidRPr="002131CC">
              <w:rPr>
                <w:rFonts w:hint="eastAsia"/>
                <w:sz w:val="21"/>
                <w:szCs w:val="21"/>
              </w:rPr>
              <w:t>2</w:t>
            </w:r>
            <w:r w:rsidRPr="002131CC">
              <w:rPr>
                <w:rFonts w:hint="eastAsia"/>
                <w:sz w:val="21"/>
                <w:szCs w:val="21"/>
              </w:rPr>
              <w:t>、损失函数</w:t>
            </w:r>
            <w:r w:rsidRPr="002131CC">
              <w:rPr>
                <w:rFonts w:hint="eastAsia"/>
                <w:sz w:val="21"/>
                <w:szCs w:val="21"/>
              </w:rPr>
              <w:t>3</w:t>
            </w:r>
            <w:r w:rsidRPr="002131CC">
              <w:rPr>
                <w:rFonts w:hint="eastAsia"/>
                <w:sz w:val="21"/>
                <w:szCs w:val="21"/>
              </w:rPr>
              <w:t>。</w:t>
            </w:r>
          </w:p>
          <w:p w14:paraId="1A9D8FFA" w14:textId="2C75C619" w:rsidR="009F151B" w:rsidRPr="002131CC" w:rsidRDefault="00A24E16" w:rsidP="00E82D00">
            <w:pPr>
              <w:rPr>
                <w:sz w:val="21"/>
                <w:szCs w:val="21"/>
              </w:rPr>
            </w:pPr>
            <w:r w:rsidRPr="002131CC">
              <w:rPr>
                <w:rFonts w:hint="eastAsia"/>
                <w:sz w:val="21"/>
                <w:szCs w:val="21"/>
              </w:rPr>
              <w:t>7</w:t>
            </w:r>
            <w:r w:rsidR="005A6B56" w:rsidRPr="002131CC">
              <w:rPr>
                <w:rFonts w:hint="eastAsia"/>
                <w:sz w:val="21"/>
                <w:szCs w:val="21"/>
              </w:rPr>
              <w:t>:</w:t>
            </w:r>
            <w:r w:rsidRPr="002131CC">
              <w:rPr>
                <w:rFonts w:hint="eastAsia"/>
                <w:sz w:val="21"/>
                <w:szCs w:val="21"/>
              </w:rPr>
              <w:t xml:space="preserve"> </w:t>
            </w:r>
            <w:r w:rsidRPr="002131CC">
              <w:rPr>
                <w:sz w:val="21"/>
                <w:szCs w:val="21"/>
              </w:rPr>
              <w:t xml:space="preserve">  </w:t>
            </w:r>
            <w:r w:rsidRPr="002131CC">
              <w:rPr>
                <w:rFonts w:hint="eastAsia"/>
                <w:sz w:val="21"/>
                <w:szCs w:val="21"/>
              </w:rPr>
              <w:t>根据式</w:t>
            </w:r>
            <w:r w:rsidR="0060029F" w:rsidRPr="002131CC">
              <w:rPr>
                <w:sz w:val="21"/>
                <w:szCs w:val="21"/>
              </w:rPr>
              <w:fldChar w:fldCharType="begin"/>
            </w:r>
            <w:r w:rsidR="0060029F" w:rsidRPr="002131CC">
              <w:rPr>
                <w:sz w:val="21"/>
                <w:szCs w:val="21"/>
              </w:rPr>
              <w:instrText xml:space="preserve"> </w:instrText>
            </w:r>
            <w:r w:rsidR="0060029F" w:rsidRPr="002131CC">
              <w:rPr>
                <w:rFonts w:hint="eastAsia"/>
                <w:sz w:val="21"/>
                <w:szCs w:val="21"/>
              </w:rPr>
              <w:instrText>REF _Ref99805344 \h</w:instrText>
            </w:r>
            <w:r w:rsidR="0060029F" w:rsidRPr="002131CC">
              <w:rPr>
                <w:sz w:val="21"/>
                <w:szCs w:val="21"/>
              </w:rPr>
              <w:instrText xml:space="preserve"> </w:instrText>
            </w:r>
            <w:r w:rsidR="002131CC" w:rsidRPr="002131CC">
              <w:rPr>
                <w:sz w:val="21"/>
                <w:szCs w:val="21"/>
              </w:rPr>
              <w:instrText xml:space="preserve"> \* MERGEFORMAT </w:instrText>
            </w:r>
            <w:r w:rsidR="0060029F" w:rsidRPr="002131CC">
              <w:rPr>
                <w:sz w:val="21"/>
                <w:szCs w:val="21"/>
              </w:rPr>
            </w:r>
            <w:r w:rsidR="0060029F" w:rsidRPr="002131CC">
              <w:rPr>
                <w:sz w:val="21"/>
                <w:szCs w:val="21"/>
              </w:rPr>
              <w:fldChar w:fldCharType="separate"/>
            </w:r>
            <w:r w:rsidR="0060029F" w:rsidRPr="002131CC">
              <w:rPr>
                <w:rFonts w:hint="eastAsia"/>
                <w:sz w:val="21"/>
                <w:szCs w:val="21"/>
              </w:rPr>
              <w:t>（</w:t>
            </w:r>
            <w:r w:rsidR="0060029F" w:rsidRPr="002131CC">
              <w:rPr>
                <w:noProof/>
                <w:sz w:val="21"/>
                <w:szCs w:val="21"/>
              </w:rPr>
              <w:t>3</w:t>
            </w:r>
            <w:r w:rsidR="0060029F" w:rsidRPr="002131CC">
              <w:rPr>
                <w:sz w:val="21"/>
                <w:szCs w:val="21"/>
              </w:rPr>
              <w:t>.</w:t>
            </w:r>
            <w:r w:rsidR="0060029F" w:rsidRPr="002131CC">
              <w:rPr>
                <w:noProof/>
                <w:sz w:val="21"/>
                <w:szCs w:val="21"/>
              </w:rPr>
              <w:t>12</w:t>
            </w:r>
            <w:r w:rsidR="0060029F" w:rsidRPr="002131CC">
              <w:rPr>
                <w:rFonts w:hint="eastAsia"/>
                <w:sz w:val="21"/>
                <w:szCs w:val="21"/>
              </w:rPr>
              <w:t>）</w:t>
            </w:r>
            <w:r w:rsidR="0060029F" w:rsidRPr="002131CC">
              <w:rPr>
                <w:sz w:val="21"/>
                <w:szCs w:val="21"/>
              </w:rPr>
              <w:fldChar w:fldCharType="end"/>
            </w:r>
            <w:r w:rsidRPr="002131CC">
              <w:rPr>
                <w:rFonts w:hint="eastAsia"/>
                <w:sz w:val="21"/>
                <w:szCs w:val="21"/>
              </w:rPr>
              <w:t>计算第</w:t>
            </w:r>
            <m:oMath>
              <m:r>
                <w:rPr>
                  <w:rFonts w:ascii="Cambria Math"/>
                  <w:sz w:val="21"/>
                  <w:szCs w:val="21"/>
                </w:rPr>
                <m:t>i</m:t>
              </m:r>
            </m:oMath>
            <w:proofErr w:type="gramStart"/>
            <w:r w:rsidRPr="002131CC">
              <w:rPr>
                <w:rFonts w:hint="eastAsia"/>
                <w:sz w:val="21"/>
                <w:szCs w:val="21"/>
              </w:rPr>
              <w:t>个</w:t>
            </w:r>
            <w:proofErr w:type="gramEnd"/>
            <w:r w:rsidRPr="002131CC">
              <w:rPr>
                <w:rFonts w:hint="eastAsia"/>
                <w:sz w:val="21"/>
                <w:szCs w:val="21"/>
              </w:rPr>
              <w:t>浅层分类器的损失函数。</w:t>
            </w:r>
          </w:p>
          <w:p w14:paraId="29A92ED5" w14:textId="3D3D857F" w:rsidR="009F151B" w:rsidRPr="002131CC" w:rsidRDefault="00A24E16" w:rsidP="00E82D00">
            <w:pPr>
              <w:rPr>
                <w:sz w:val="21"/>
                <w:szCs w:val="21"/>
              </w:rPr>
            </w:pPr>
            <w:r w:rsidRPr="002131CC">
              <w:rPr>
                <w:rFonts w:hint="eastAsia"/>
                <w:sz w:val="21"/>
                <w:szCs w:val="21"/>
              </w:rPr>
              <w:t>8</w:t>
            </w:r>
            <w:r w:rsidR="00E82D00" w:rsidRPr="002131CC">
              <w:rPr>
                <w:rFonts w:hint="eastAsia"/>
                <w:sz w:val="21"/>
                <w:szCs w:val="21"/>
              </w:rPr>
              <w:t>:</w:t>
            </w:r>
            <w:r w:rsidRPr="002131CC">
              <w:rPr>
                <w:rFonts w:hint="eastAsia"/>
                <w:sz w:val="21"/>
                <w:szCs w:val="21"/>
              </w:rPr>
              <w:t xml:space="preserve"> </w:t>
            </w:r>
            <w:r w:rsidRPr="002131CC">
              <w:rPr>
                <w:sz w:val="21"/>
                <w:szCs w:val="21"/>
              </w:rPr>
              <w:t xml:space="preserve">  </w:t>
            </w:r>
            <w:r w:rsidRPr="002131CC">
              <w:rPr>
                <w:rFonts w:hint="eastAsia"/>
                <w:sz w:val="21"/>
                <w:szCs w:val="21"/>
              </w:rPr>
              <w:t>根据式</w:t>
            </w:r>
            <w:r w:rsidR="009101DF" w:rsidRPr="002131CC">
              <w:rPr>
                <w:sz w:val="21"/>
                <w:szCs w:val="21"/>
              </w:rPr>
              <w:fldChar w:fldCharType="begin"/>
            </w:r>
            <w:r w:rsidR="009101DF" w:rsidRPr="002131CC">
              <w:rPr>
                <w:sz w:val="21"/>
                <w:szCs w:val="21"/>
              </w:rPr>
              <w:instrText xml:space="preserve"> </w:instrText>
            </w:r>
            <w:r w:rsidR="009101DF" w:rsidRPr="002131CC">
              <w:rPr>
                <w:rFonts w:hint="eastAsia"/>
                <w:sz w:val="21"/>
                <w:szCs w:val="21"/>
              </w:rPr>
              <w:instrText>REF _Ref99805622 \h</w:instrText>
            </w:r>
            <w:r w:rsidR="009101DF" w:rsidRPr="002131CC">
              <w:rPr>
                <w:sz w:val="21"/>
                <w:szCs w:val="21"/>
              </w:rPr>
              <w:instrText xml:space="preserve"> </w:instrText>
            </w:r>
            <w:r w:rsidR="002131CC" w:rsidRPr="002131CC">
              <w:rPr>
                <w:sz w:val="21"/>
                <w:szCs w:val="21"/>
              </w:rPr>
              <w:instrText xml:space="preserve"> \* MERGEFORMAT </w:instrText>
            </w:r>
            <w:r w:rsidR="009101DF" w:rsidRPr="002131CC">
              <w:rPr>
                <w:sz w:val="21"/>
                <w:szCs w:val="21"/>
              </w:rPr>
            </w:r>
            <w:r w:rsidR="009101DF" w:rsidRPr="002131CC">
              <w:rPr>
                <w:sz w:val="21"/>
                <w:szCs w:val="21"/>
              </w:rPr>
              <w:fldChar w:fldCharType="separate"/>
            </w:r>
            <w:r w:rsidR="009101DF" w:rsidRPr="002131CC">
              <w:rPr>
                <w:rFonts w:hint="eastAsia"/>
                <w:sz w:val="21"/>
                <w:szCs w:val="21"/>
              </w:rPr>
              <w:t>（</w:t>
            </w:r>
            <w:r w:rsidR="009101DF" w:rsidRPr="002131CC">
              <w:rPr>
                <w:noProof/>
                <w:sz w:val="21"/>
                <w:szCs w:val="21"/>
              </w:rPr>
              <w:t>3</w:t>
            </w:r>
            <w:r w:rsidR="009101DF" w:rsidRPr="002131CC">
              <w:rPr>
                <w:sz w:val="21"/>
                <w:szCs w:val="21"/>
              </w:rPr>
              <w:t>.</w:t>
            </w:r>
            <w:r w:rsidR="009101DF" w:rsidRPr="002131CC">
              <w:rPr>
                <w:noProof/>
                <w:sz w:val="21"/>
                <w:szCs w:val="21"/>
              </w:rPr>
              <w:t>13</w:t>
            </w:r>
            <w:r w:rsidR="009101DF" w:rsidRPr="002131CC">
              <w:rPr>
                <w:rFonts w:hint="eastAsia"/>
                <w:sz w:val="21"/>
                <w:szCs w:val="21"/>
              </w:rPr>
              <w:t>）</w:t>
            </w:r>
            <w:r w:rsidR="009101DF" w:rsidRPr="002131CC">
              <w:rPr>
                <w:sz w:val="21"/>
                <w:szCs w:val="21"/>
              </w:rPr>
              <w:fldChar w:fldCharType="end"/>
            </w:r>
            <w:r w:rsidRPr="002131CC">
              <w:rPr>
                <w:rFonts w:hint="eastAsia"/>
                <w:sz w:val="21"/>
                <w:szCs w:val="21"/>
              </w:rPr>
              <w:t>和注意力权重</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2131CC">
              <w:rPr>
                <w:rFonts w:hint="eastAsia"/>
                <w:sz w:val="21"/>
                <w:szCs w:val="21"/>
              </w:rPr>
              <w:t>计算所有浅层分类器的损失函数之和</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attention</m:t>
                  </m:r>
                </m:sub>
              </m:sSub>
            </m:oMath>
            <w:r w:rsidRPr="002131CC">
              <w:rPr>
                <w:rFonts w:hint="eastAsia"/>
                <w:sz w:val="21"/>
                <w:szCs w:val="21"/>
              </w:rPr>
              <w:t>。</w:t>
            </w:r>
          </w:p>
          <w:p w14:paraId="5A766005" w14:textId="7C373FDC" w:rsidR="009F151B" w:rsidRDefault="00A24E16" w:rsidP="00E82D00">
            <w:pPr>
              <w:rPr>
                <w:sz w:val="21"/>
                <w:szCs w:val="21"/>
              </w:rPr>
            </w:pPr>
            <w:r w:rsidRPr="002131CC">
              <w:rPr>
                <w:rFonts w:hint="eastAsia"/>
                <w:sz w:val="21"/>
                <w:szCs w:val="21"/>
              </w:rPr>
              <w:t>9</w:t>
            </w:r>
            <w:r w:rsidR="00E82D00" w:rsidRPr="002131CC">
              <w:rPr>
                <w:rFonts w:hint="eastAsia"/>
                <w:sz w:val="21"/>
                <w:szCs w:val="21"/>
              </w:rPr>
              <w:t>:</w:t>
            </w:r>
            <w:r w:rsidRPr="002131CC">
              <w:rPr>
                <w:sz w:val="21"/>
                <w:szCs w:val="21"/>
              </w:rPr>
              <w:t xml:space="preserve">   </w:t>
            </w:r>
            <w:r w:rsidRPr="002131CC">
              <w:rPr>
                <w:rFonts w:hint="eastAsia"/>
                <w:sz w:val="21"/>
                <w:szCs w:val="21"/>
              </w:rPr>
              <w:t>根据</w:t>
            </w:r>
            <w:r w:rsidRPr="002131CC">
              <w:rPr>
                <w:sz w:val="21"/>
                <w:szCs w:val="21"/>
              </w:rPr>
              <w:t>式</w:t>
            </w:r>
            <w:r w:rsidR="00F7736D" w:rsidRPr="002131CC">
              <w:rPr>
                <w:sz w:val="21"/>
                <w:szCs w:val="21"/>
              </w:rPr>
              <w:fldChar w:fldCharType="begin"/>
            </w:r>
            <w:r w:rsidR="00F7736D" w:rsidRPr="002131CC">
              <w:rPr>
                <w:sz w:val="21"/>
                <w:szCs w:val="21"/>
              </w:rPr>
              <w:instrText xml:space="preserve"> REF _Ref99806293 \h </w:instrText>
            </w:r>
            <w:r w:rsidR="002131CC" w:rsidRPr="002131CC">
              <w:rPr>
                <w:sz w:val="21"/>
                <w:szCs w:val="21"/>
              </w:rPr>
              <w:instrText xml:space="preserve"> \* MERGEFORMAT </w:instrText>
            </w:r>
            <w:r w:rsidR="00F7736D" w:rsidRPr="002131CC">
              <w:rPr>
                <w:sz w:val="21"/>
                <w:szCs w:val="21"/>
              </w:rPr>
            </w:r>
            <w:r w:rsidR="00F7736D" w:rsidRPr="002131CC">
              <w:rPr>
                <w:sz w:val="21"/>
                <w:szCs w:val="21"/>
              </w:rPr>
              <w:fldChar w:fldCharType="separate"/>
            </w:r>
            <w:r w:rsidR="00F7736D" w:rsidRPr="002131CC">
              <w:rPr>
                <w:rFonts w:hint="eastAsia"/>
                <w:sz w:val="21"/>
                <w:szCs w:val="21"/>
              </w:rPr>
              <w:t>（</w:t>
            </w:r>
            <w:r w:rsidR="00F7736D" w:rsidRPr="002131CC">
              <w:rPr>
                <w:noProof/>
                <w:sz w:val="21"/>
                <w:szCs w:val="21"/>
              </w:rPr>
              <w:t>3</w:t>
            </w:r>
            <w:r w:rsidR="00F7736D" w:rsidRPr="002131CC">
              <w:rPr>
                <w:sz w:val="21"/>
                <w:szCs w:val="21"/>
              </w:rPr>
              <w:t>.</w:t>
            </w:r>
            <w:r w:rsidR="00F7736D" w:rsidRPr="002131CC">
              <w:rPr>
                <w:noProof/>
                <w:sz w:val="21"/>
                <w:szCs w:val="21"/>
              </w:rPr>
              <w:t>14</w:t>
            </w:r>
            <w:r w:rsidR="00F7736D" w:rsidRPr="002131CC">
              <w:rPr>
                <w:rFonts w:hint="eastAsia"/>
                <w:sz w:val="21"/>
                <w:szCs w:val="21"/>
              </w:rPr>
              <w:t>）</w:t>
            </w:r>
            <w:r w:rsidR="00F7736D" w:rsidRPr="002131CC">
              <w:rPr>
                <w:sz w:val="21"/>
                <w:szCs w:val="21"/>
              </w:rPr>
              <w:fldChar w:fldCharType="end"/>
            </w:r>
            <w:r w:rsidRPr="002131CC">
              <w:rPr>
                <w:sz w:val="21"/>
                <w:szCs w:val="21"/>
              </w:rPr>
              <w:t>中</w:t>
            </w:r>
            <w:r w:rsidRPr="002131CC">
              <w:rPr>
                <w:rFonts w:hint="eastAsia"/>
                <w:sz w:val="21"/>
                <w:szCs w:val="21"/>
              </w:rPr>
              <w:t>总</w:t>
            </w:r>
            <w:r w:rsidRPr="002131CC">
              <w:rPr>
                <w:sz w:val="21"/>
                <w:szCs w:val="21"/>
              </w:rPr>
              <w:t>损失函</w:t>
            </w:r>
            <w:r>
              <w:rPr>
                <w:sz w:val="21"/>
                <w:szCs w:val="21"/>
              </w:rPr>
              <w:t>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Pr>
                <w:rFonts w:hint="eastAsia"/>
                <w:sz w:val="21"/>
                <w:szCs w:val="21"/>
              </w:rPr>
              <w:t>。</w:t>
            </w:r>
          </w:p>
          <w:p w14:paraId="0A4E73F7" w14:textId="026BFE90" w:rsidR="009F151B" w:rsidRDefault="00A24E16" w:rsidP="00E82D00">
            <w:pPr>
              <w:rPr>
                <w:sz w:val="21"/>
                <w:szCs w:val="21"/>
              </w:rPr>
            </w:pPr>
            <w:r>
              <w:rPr>
                <w:rFonts w:hint="eastAsia"/>
                <w:sz w:val="21"/>
                <w:szCs w:val="21"/>
              </w:rPr>
              <w:t>1</w:t>
            </w:r>
            <w:r>
              <w:rPr>
                <w:sz w:val="21"/>
                <w:szCs w:val="21"/>
              </w:rPr>
              <w:t>0</w:t>
            </w:r>
            <w:r w:rsidR="00985B31">
              <w:rPr>
                <w:rFonts w:hint="eastAsia"/>
                <w:sz w:val="21"/>
                <w:szCs w:val="21"/>
              </w:rPr>
              <w:t>:</w:t>
            </w:r>
            <w:r>
              <w:rPr>
                <w:rFonts w:hint="eastAsia"/>
                <w:sz w:val="21"/>
                <w:szCs w:val="21"/>
              </w:rPr>
              <w:t xml:space="preserve"> </w:t>
            </w:r>
            <w:r>
              <w:rPr>
                <w:sz w:val="21"/>
                <w:szCs w:val="21"/>
              </w:rPr>
              <w:t xml:space="preserve"> </w:t>
            </w:r>
            <w:r w:rsidR="00B82C64">
              <w:rPr>
                <w:rFonts w:hint="eastAsia"/>
                <w:sz w:val="21"/>
                <w:szCs w:val="21"/>
              </w:rPr>
              <w:t>为了最小化</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sidR="009F1ABB">
              <w:rPr>
                <w:rFonts w:hint="eastAsia"/>
                <w:sz w:val="21"/>
                <w:szCs w:val="21"/>
              </w:rPr>
              <w:t>，</w:t>
            </w:r>
            <w:r>
              <w:rPr>
                <w:rFonts w:hint="eastAsia"/>
                <w:sz w:val="21"/>
                <w:szCs w:val="21"/>
              </w:rPr>
              <w:t>对</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sidR="009500D6">
              <w:rPr>
                <w:rFonts w:hint="eastAsia"/>
                <w:sz w:val="21"/>
                <w:szCs w:val="21"/>
              </w:rPr>
              <w:t>使用随机梯度下降法</w:t>
            </w:r>
            <w:r w:rsidR="0054105A">
              <w:rPr>
                <w:rFonts w:hint="eastAsia"/>
                <w:sz w:val="21"/>
                <w:szCs w:val="21"/>
              </w:rPr>
              <w:t>，</w:t>
            </w:r>
            <w:r>
              <w:rPr>
                <w:sz w:val="21"/>
                <w:szCs w:val="21"/>
              </w:rPr>
              <w:t>更新</w:t>
            </w:r>
            <w:r w:rsidR="00B76B66">
              <w:rPr>
                <w:rFonts w:hint="eastAsia"/>
                <w:sz w:val="21"/>
                <w:szCs w:val="21"/>
              </w:rPr>
              <w:t>模型</w:t>
            </w:r>
            <w:r>
              <w:rPr>
                <w:sz w:val="21"/>
                <w:szCs w:val="21"/>
              </w:rPr>
              <w:t>参数</w:t>
            </w:r>
            <m:oMath>
              <m:r>
                <w:rPr>
                  <w:rFonts w:ascii="Cambria Math"/>
                  <w:sz w:val="21"/>
                  <w:szCs w:val="21"/>
                </w:rPr>
                <m:t>θ</m:t>
              </m:r>
            </m:oMath>
            <w:r>
              <w:rPr>
                <w:sz w:val="21"/>
                <w:szCs w:val="21"/>
              </w:rPr>
              <w:t>。</w:t>
            </w:r>
          </w:p>
          <w:p w14:paraId="6C3E9D56" w14:textId="578BF213" w:rsidR="009F151B" w:rsidRDefault="00A24E16">
            <w:pPr>
              <w:rPr>
                <w:sz w:val="21"/>
                <w:szCs w:val="21"/>
              </w:rPr>
            </w:pPr>
            <w:r>
              <w:rPr>
                <w:rFonts w:hint="eastAsia"/>
                <w:sz w:val="21"/>
                <w:szCs w:val="21"/>
              </w:rPr>
              <w:t>1</w:t>
            </w:r>
            <w:r>
              <w:rPr>
                <w:sz w:val="21"/>
                <w:szCs w:val="21"/>
              </w:rPr>
              <w:t>1</w:t>
            </w:r>
            <w:r w:rsidR="00DA45B7">
              <w:rPr>
                <w:rFonts w:hint="eastAsia"/>
                <w:sz w:val="21"/>
                <w:szCs w:val="21"/>
              </w:rPr>
              <w:t>:</w:t>
            </w:r>
            <w:r w:rsidR="00DA45B7">
              <w:rPr>
                <w:sz w:val="21"/>
                <w:szCs w:val="21"/>
              </w:rPr>
              <w:t xml:space="preserve"> </w:t>
            </w:r>
            <w:r w:rsidR="00605D03" w:rsidRPr="004E0452">
              <w:rPr>
                <w:rFonts w:hint="eastAsia"/>
                <w:b/>
                <w:bCs/>
                <w:sz w:val="21"/>
                <w:szCs w:val="21"/>
              </w:rPr>
              <w:t>e</w:t>
            </w:r>
            <w:r w:rsidR="00605D03" w:rsidRPr="004E0452">
              <w:rPr>
                <w:b/>
                <w:bCs/>
                <w:sz w:val="21"/>
                <w:szCs w:val="21"/>
              </w:rPr>
              <w:t>nd while</w:t>
            </w:r>
            <w:r w:rsidR="00827AE2">
              <w:rPr>
                <w:sz w:val="21"/>
                <w:szCs w:val="21"/>
              </w:rPr>
              <w:t xml:space="preserve"> </w:t>
            </w:r>
          </w:p>
          <w:p w14:paraId="7EC37D87" w14:textId="22D26BFD" w:rsidR="00C12C80" w:rsidRDefault="00C12C80">
            <w:pPr>
              <w:rPr>
                <w:sz w:val="21"/>
                <w:szCs w:val="21"/>
              </w:rPr>
            </w:pPr>
            <w:r>
              <w:rPr>
                <w:rFonts w:hint="eastAsia"/>
                <w:sz w:val="21"/>
                <w:szCs w:val="21"/>
              </w:rPr>
              <w:t>1</w:t>
            </w:r>
            <w:r>
              <w:rPr>
                <w:sz w:val="21"/>
                <w:szCs w:val="21"/>
              </w:rPr>
              <w:t xml:space="preserve">2: </w:t>
            </w:r>
            <w:r w:rsidR="00BC20E5" w:rsidRPr="00646850">
              <w:rPr>
                <w:b/>
                <w:bCs/>
                <w:sz w:val="21"/>
                <w:szCs w:val="21"/>
              </w:rPr>
              <w:t>return</w:t>
            </w:r>
            <w:r w:rsidR="00BC20E5">
              <w:rPr>
                <w:sz w:val="21"/>
                <w:szCs w:val="21"/>
              </w:rPr>
              <w:t xml:space="preserve"> </w:t>
            </w:r>
            <m:oMath>
              <m:r>
                <w:rPr>
                  <w:rFonts w:ascii="Cambria Math"/>
                  <w:sz w:val="21"/>
                  <w:szCs w:val="21"/>
                </w:rPr>
                <m:t>θ</m:t>
              </m:r>
            </m:oMath>
            <w:r w:rsidR="00534E17">
              <w:rPr>
                <w:rFonts w:hint="eastAsia"/>
                <w:sz w:val="21"/>
                <w:szCs w:val="21"/>
              </w:rPr>
              <w:t xml:space="preserve"> </w:t>
            </w:r>
          </w:p>
        </w:tc>
      </w:tr>
    </w:tbl>
    <w:p w14:paraId="16AF2693" w14:textId="4B3A6C2F" w:rsidR="009732DF" w:rsidRDefault="009732DF"/>
    <w:p w14:paraId="2AF68D07" w14:textId="77777777" w:rsidR="0088445D" w:rsidRDefault="0088445D" w:rsidP="0088445D">
      <w:pPr>
        <w:ind w:firstLineChars="200" w:firstLine="480"/>
      </w:pPr>
      <w:r>
        <w:rPr>
          <w:rFonts w:hint="eastAsia"/>
        </w:rPr>
        <w:t>SKDSA</w:t>
      </w:r>
      <w:r>
        <w:rPr>
          <w:rFonts w:hint="eastAsia"/>
        </w:rPr>
        <w:t>模型</w:t>
      </w:r>
      <w:r>
        <w:t>的</w:t>
      </w:r>
      <w:r>
        <w:rPr>
          <w:rFonts w:hint="eastAsia"/>
        </w:rPr>
        <w:t>训练步骤</w:t>
      </w:r>
      <w:r>
        <w:t>如</w:t>
      </w:r>
      <w:r>
        <w:rPr>
          <w:rFonts w:hint="eastAsia"/>
        </w:rPr>
        <w:t>算法</w:t>
      </w:r>
      <w:r>
        <w:t>3.1</w:t>
      </w:r>
      <w:r>
        <w:t>所示</w:t>
      </w:r>
      <w:r>
        <w:rPr>
          <w:rFonts w:hint="eastAsia"/>
        </w:rPr>
        <w:t>。输入为训练集数据和随机初始化的模型参数，输出为损失函数最小的模型参数。</w:t>
      </w:r>
    </w:p>
    <w:p w14:paraId="1B551AEC" w14:textId="4F8D0F59" w:rsidR="0088445D" w:rsidRDefault="0088445D" w:rsidP="00E61B6E">
      <w:pPr>
        <w:ind w:firstLineChars="200" w:firstLine="480"/>
      </w:pPr>
      <w:r>
        <w:rPr>
          <w:rFonts w:hint="eastAsia"/>
        </w:rPr>
        <w:t>由于训练数据集的庞大，难以全部装入显存之中，所以事先将训练集分为多个批次，每轮循环将一个批次的数据集装入显存进行计算。在一次循环里的前向传播阶段，通过输入的训练集数据和现有的模型</w:t>
      </w:r>
      <w:r w:rsidRPr="00591BB1">
        <w:rPr>
          <w:rFonts w:hint="eastAsia"/>
        </w:rPr>
        <w:t>参数，依次根据式</w:t>
      </w:r>
      <w:r w:rsidRPr="00591BB1">
        <w:fldChar w:fldCharType="begin"/>
      </w:r>
      <w:r w:rsidRPr="00591BB1">
        <w:instrText xml:space="preserve"> REF _Ref99821655 \h  \* MERGEFORMAT </w:instrText>
      </w:r>
      <w:r w:rsidRPr="00591BB1">
        <w:fldChar w:fldCharType="separate"/>
      </w:r>
      <w:r w:rsidRPr="00591BB1">
        <w:rPr>
          <w:rFonts w:hint="eastAsia"/>
        </w:rPr>
        <w:t>（</w:t>
      </w:r>
      <w:r w:rsidRPr="00591BB1">
        <w:rPr>
          <w:noProof/>
        </w:rPr>
        <w:t>3</w:t>
      </w:r>
      <w:r w:rsidRPr="00591BB1">
        <w:t>.</w:t>
      </w:r>
      <w:r w:rsidRPr="00591BB1">
        <w:rPr>
          <w:noProof/>
        </w:rPr>
        <w:t>7</w:t>
      </w:r>
      <w:r w:rsidRPr="00591BB1">
        <w:rPr>
          <w:rFonts w:hint="eastAsia"/>
        </w:rPr>
        <w:t>）</w:t>
      </w:r>
      <w:r w:rsidRPr="00591BB1">
        <w:fldChar w:fldCharType="end"/>
      </w:r>
      <w:r w:rsidRPr="00591BB1">
        <w:fldChar w:fldCharType="begin"/>
      </w:r>
      <w:r w:rsidRPr="00591BB1">
        <w:instrText xml:space="preserve"> </w:instrText>
      </w:r>
      <w:r w:rsidRPr="00591BB1">
        <w:rPr>
          <w:rFonts w:hint="eastAsia"/>
        </w:rPr>
        <w:instrText>REF _Ref99821678 \h</w:instrText>
      </w:r>
      <w:r w:rsidRPr="00591BB1">
        <w:instrText xml:space="preserve">  \* MERGEFORMAT </w:instrText>
      </w:r>
      <w:r w:rsidRPr="00591BB1">
        <w:fldChar w:fldCharType="separate"/>
      </w:r>
      <w:r w:rsidRPr="00591BB1">
        <w:rPr>
          <w:rFonts w:hint="eastAsia"/>
        </w:rPr>
        <w:t>（</w:t>
      </w:r>
      <w:r w:rsidRPr="00591BB1">
        <w:rPr>
          <w:noProof/>
        </w:rPr>
        <w:t>3</w:t>
      </w:r>
      <w:r w:rsidRPr="00591BB1">
        <w:t>.</w:t>
      </w:r>
      <w:r w:rsidRPr="00591BB1">
        <w:rPr>
          <w:noProof/>
        </w:rPr>
        <w:t>8</w:t>
      </w:r>
      <w:r w:rsidRPr="00591BB1">
        <w:rPr>
          <w:rFonts w:hint="eastAsia"/>
        </w:rPr>
        <w:t>）</w:t>
      </w:r>
      <w:r w:rsidRPr="00591BB1">
        <w:fldChar w:fldCharType="end"/>
      </w:r>
      <w:r w:rsidRPr="00591BB1">
        <w:fldChar w:fldCharType="begin"/>
      </w:r>
      <w:r w:rsidRPr="00591BB1">
        <w:instrText xml:space="preserve"> </w:instrText>
      </w:r>
      <w:r w:rsidRPr="00591BB1">
        <w:rPr>
          <w:rFonts w:hint="eastAsia"/>
        </w:rPr>
        <w:instrText>REF _Ref99805837 \h</w:instrText>
      </w:r>
      <w:r w:rsidRPr="00591BB1">
        <w:instrText xml:space="preserve">  \* MERGEFORMAT </w:instrText>
      </w:r>
      <w:r w:rsidRPr="00591BB1">
        <w:fldChar w:fldCharType="separate"/>
      </w:r>
      <w:r w:rsidRPr="00591BB1">
        <w:rPr>
          <w:rFonts w:hint="eastAsia"/>
        </w:rPr>
        <w:t>（</w:t>
      </w:r>
      <w:r w:rsidRPr="00591BB1">
        <w:rPr>
          <w:noProof/>
        </w:rPr>
        <w:t>3</w:t>
      </w:r>
      <w:r w:rsidRPr="00591BB1">
        <w:t>.</w:t>
      </w:r>
      <w:r w:rsidRPr="00591BB1">
        <w:rPr>
          <w:noProof/>
        </w:rPr>
        <w:t>9</w:t>
      </w:r>
      <w:r w:rsidRPr="00591BB1">
        <w:rPr>
          <w:rFonts w:hint="eastAsia"/>
        </w:rPr>
        <w:t>）</w:t>
      </w:r>
      <w:r w:rsidRPr="00591BB1">
        <w:fldChar w:fldCharType="end"/>
      </w:r>
      <w:r w:rsidRPr="00591BB1">
        <w:fldChar w:fldCharType="begin"/>
      </w:r>
      <w:r w:rsidRPr="00591BB1">
        <w:instrText xml:space="preserve"> REF _Ref99804724 \h  \* MERGEFORMAT </w:instrText>
      </w:r>
      <w:r w:rsidRPr="00591BB1">
        <w:fldChar w:fldCharType="separate"/>
      </w:r>
      <w:r w:rsidRPr="00591BB1">
        <w:rPr>
          <w:rFonts w:hint="eastAsia"/>
        </w:rPr>
        <w:t>（</w:t>
      </w:r>
      <w:r w:rsidRPr="00591BB1">
        <w:rPr>
          <w:noProof/>
        </w:rPr>
        <w:t>3</w:t>
      </w:r>
      <w:r w:rsidRPr="00591BB1">
        <w:t>.</w:t>
      </w:r>
      <w:r w:rsidRPr="00591BB1">
        <w:rPr>
          <w:noProof/>
        </w:rPr>
        <w:t>10</w:t>
      </w:r>
      <w:r w:rsidRPr="00591BB1">
        <w:rPr>
          <w:rFonts w:hint="eastAsia"/>
        </w:rPr>
        <w:t>）</w:t>
      </w:r>
      <w:r w:rsidRPr="00591BB1">
        <w:fldChar w:fldCharType="end"/>
      </w:r>
      <w:r w:rsidRPr="00591BB1">
        <w:fldChar w:fldCharType="begin"/>
      </w:r>
      <w:r w:rsidRPr="00591BB1">
        <w:instrText xml:space="preserve"> REF _Ref99805238 \h  \* MERGEFORMAT </w:instrText>
      </w:r>
      <w:r w:rsidRPr="00591BB1">
        <w:fldChar w:fldCharType="separate"/>
      </w:r>
      <w:r w:rsidRPr="00591BB1">
        <w:rPr>
          <w:rFonts w:hint="eastAsia"/>
        </w:rPr>
        <w:t>（</w:t>
      </w:r>
      <w:r w:rsidRPr="00591BB1">
        <w:rPr>
          <w:noProof/>
        </w:rPr>
        <w:t>3</w:t>
      </w:r>
      <w:r w:rsidRPr="00591BB1">
        <w:t>.</w:t>
      </w:r>
      <w:r w:rsidRPr="00591BB1">
        <w:rPr>
          <w:noProof/>
        </w:rPr>
        <w:t>11</w:t>
      </w:r>
      <w:r w:rsidRPr="00591BB1">
        <w:rPr>
          <w:rFonts w:hint="eastAsia"/>
        </w:rPr>
        <w:t>）</w:t>
      </w:r>
      <w:r w:rsidRPr="00591BB1">
        <w:fldChar w:fldCharType="end"/>
      </w:r>
      <w:r w:rsidRPr="00591BB1">
        <w:fldChar w:fldCharType="begin"/>
      </w:r>
      <w:r w:rsidRPr="00591BB1">
        <w:instrText xml:space="preserve"> </w:instrText>
      </w:r>
      <w:r w:rsidRPr="00591BB1">
        <w:rPr>
          <w:rFonts w:hint="eastAsia"/>
        </w:rPr>
        <w:instrText>REF _Ref99805344 \h</w:instrText>
      </w:r>
      <w:r w:rsidRPr="00591BB1">
        <w:instrText xml:space="preserve">  \* MERGEFORMAT </w:instrText>
      </w:r>
      <w:r w:rsidRPr="00591BB1">
        <w:fldChar w:fldCharType="separate"/>
      </w:r>
      <w:r w:rsidRPr="00591BB1">
        <w:rPr>
          <w:rFonts w:hint="eastAsia"/>
        </w:rPr>
        <w:t>（</w:t>
      </w:r>
      <w:r w:rsidRPr="00591BB1">
        <w:rPr>
          <w:noProof/>
        </w:rPr>
        <w:t>3</w:t>
      </w:r>
      <w:r w:rsidRPr="00591BB1">
        <w:t>.</w:t>
      </w:r>
      <w:r w:rsidRPr="00591BB1">
        <w:rPr>
          <w:noProof/>
        </w:rPr>
        <w:t>12</w:t>
      </w:r>
      <w:r w:rsidRPr="00591BB1">
        <w:rPr>
          <w:rFonts w:hint="eastAsia"/>
        </w:rPr>
        <w:t>）</w:t>
      </w:r>
      <w:r w:rsidRPr="00591BB1">
        <w:fldChar w:fldCharType="end"/>
      </w:r>
      <w:r w:rsidRPr="00591BB1">
        <w:fldChar w:fldCharType="begin"/>
      </w:r>
      <w:r w:rsidRPr="00591BB1">
        <w:instrText xml:space="preserve"> </w:instrText>
      </w:r>
      <w:r w:rsidRPr="00591BB1">
        <w:rPr>
          <w:rFonts w:hint="eastAsia"/>
        </w:rPr>
        <w:instrText>REF _Ref99805622 \h</w:instrText>
      </w:r>
      <w:r w:rsidRPr="00591BB1">
        <w:instrText xml:space="preserve">  \* MERGEFORMAT </w:instrText>
      </w:r>
      <w:r w:rsidRPr="00591BB1">
        <w:fldChar w:fldCharType="separate"/>
      </w:r>
      <w:r w:rsidRPr="00591BB1">
        <w:rPr>
          <w:rFonts w:hint="eastAsia"/>
        </w:rPr>
        <w:t>（</w:t>
      </w:r>
      <w:r w:rsidRPr="00591BB1">
        <w:rPr>
          <w:noProof/>
        </w:rPr>
        <w:t>3</w:t>
      </w:r>
      <w:r w:rsidRPr="00591BB1">
        <w:t>.</w:t>
      </w:r>
      <w:r w:rsidRPr="00591BB1">
        <w:rPr>
          <w:noProof/>
        </w:rPr>
        <w:t>13</w:t>
      </w:r>
      <w:r w:rsidRPr="00591BB1">
        <w:rPr>
          <w:rFonts w:hint="eastAsia"/>
        </w:rPr>
        <w:t>）</w:t>
      </w:r>
      <w:r w:rsidRPr="00591BB1">
        <w:fldChar w:fldCharType="end"/>
      </w:r>
      <w:r w:rsidRPr="00591BB1">
        <w:fldChar w:fldCharType="begin"/>
      </w:r>
      <w:r w:rsidRPr="00591BB1">
        <w:instrText xml:space="preserve"> REF _Ref99806293 \h  \* MERGEFORMAT </w:instrText>
      </w:r>
      <w:r w:rsidRPr="00591BB1">
        <w:fldChar w:fldCharType="separate"/>
      </w:r>
      <w:r w:rsidRPr="00591BB1">
        <w:rPr>
          <w:rFonts w:hint="eastAsia"/>
        </w:rPr>
        <w:t>（</w:t>
      </w:r>
      <w:r w:rsidRPr="00591BB1">
        <w:rPr>
          <w:noProof/>
        </w:rPr>
        <w:t>3</w:t>
      </w:r>
      <w:r w:rsidRPr="00591BB1">
        <w:t>.</w:t>
      </w:r>
      <w:r w:rsidRPr="00591BB1">
        <w:rPr>
          <w:noProof/>
        </w:rPr>
        <w:t>14</w:t>
      </w:r>
      <w:r w:rsidRPr="00591BB1">
        <w:rPr>
          <w:rFonts w:hint="eastAsia"/>
        </w:rPr>
        <w:t>）</w:t>
      </w:r>
      <w:r w:rsidRPr="00591BB1">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损失函数。在一次循环里的反向传播阶段，对总损失函数使用随机梯度下降法，更新模型参数。直到总损失函数收敛到一个区间范围内，停止循环。</w:t>
      </w:r>
    </w:p>
    <w:p w14:paraId="6E9B28AE" w14:textId="77777777" w:rsidR="009F151B" w:rsidRDefault="00A24E16">
      <w:pPr>
        <w:pStyle w:val="2"/>
      </w:pPr>
      <w:bookmarkStart w:id="650" w:name="_Toc99472888"/>
      <w:bookmarkStart w:id="651" w:name="_Ref100338883"/>
      <w:bookmarkStart w:id="652" w:name="_Ref100341261"/>
      <w:bookmarkStart w:id="653" w:name="_Toc100573205"/>
      <w:r>
        <w:rPr>
          <w:rFonts w:hint="eastAsia"/>
        </w:rPr>
        <w:t>SKDSA</w:t>
      </w:r>
      <w:r>
        <w:rPr>
          <w:rFonts w:hint="eastAsia"/>
        </w:rPr>
        <w:t>模型和袋装法的等价性证明</w:t>
      </w:r>
      <w:bookmarkEnd w:id="650"/>
      <w:bookmarkEnd w:id="651"/>
      <w:bookmarkEnd w:id="652"/>
      <w:bookmarkEnd w:id="653"/>
    </w:p>
    <w:p w14:paraId="51748289" w14:textId="2BE0A5C9" w:rsidR="009F151B" w:rsidRDefault="00A24E16">
      <w:pPr>
        <w:ind w:firstLine="480"/>
      </w:pPr>
      <w:r>
        <w:rPr>
          <w:rFonts w:hint="eastAsia"/>
        </w:rPr>
        <w:t>本节将</w:t>
      </w:r>
      <w:r>
        <w:t>证明</w:t>
      </w:r>
      <w:r>
        <w:rPr>
          <w:rFonts w:hint="eastAsia"/>
        </w:rPr>
        <w:t>SKDSA</w:t>
      </w:r>
      <w:r>
        <w:rPr>
          <w:rFonts w:hint="eastAsia"/>
        </w:rPr>
        <w:t>模型</w:t>
      </w:r>
      <w:r>
        <w:t>和</w:t>
      </w:r>
      <w:r>
        <w:rPr>
          <w:rFonts w:hint="eastAsia"/>
        </w:rPr>
        <w:t>袋装法</w:t>
      </w:r>
      <w:r>
        <w:rPr>
          <w:vertAlign w:val="superscript"/>
        </w:rPr>
        <w:t>[39]</w:t>
      </w:r>
      <w:r>
        <w:t>的</w:t>
      </w:r>
      <w:r>
        <w:rPr>
          <w:rFonts w:hint="eastAsia"/>
        </w:rPr>
        <w:t>等价性</w:t>
      </w:r>
      <w:r>
        <w:t>。</w:t>
      </w:r>
    </w:p>
    <w:p w14:paraId="6444DE2B" w14:textId="2EBB96A1" w:rsidR="002911D6" w:rsidRDefault="002911D6">
      <w:pPr>
        <w:ind w:firstLine="480"/>
      </w:pPr>
      <w:r>
        <w:rPr>
          <w:rFonts w:hint="eastAsia"/>
        </w:rPr>
        <w:lastRenderedPageBreak/>
        <w:t>袋装法</w:t>
      </w:r>
      <w:r>
        <w:t>是一种是机器学习中的一种集成算法，旨在提高统计分类和回归</w:t>
      </w:r>
      <w:r w:rsidR="00AB5B52">
        <w:rPr>
          <w:rFonts w:hint="eastAsia"/>
        </w:rPr>
        <w:t>类型的</w:t>
      </w:r>
      <w:r>
        <w:t>机器学习算法的稳定性和准确性</w:t>
      </w:r>
      <w:r>
        <w:rPr>
          <w:rFonts w:hint="eastAsia"/>
        </w:rPr>
        <w:t>，</w:t>
      </w:r>
      <w:r>
        <w:t>减少</w:t>
      </w:r>
      <w:r w:rsidR="002E35F5">
        <w:rPr>
          <w:rFonts w:hint="eastAsia"/>
        </w:rPr>
        <w:t>其</w:t>
      </w:r>
      <w:r>
        <w:t>方差</w:t>
      </w:r>
      <w:r w:rsidR="004B2C8F">
        <w:rPr>
          <w:rFonts w:hint="eastAsia"/>
        </w:rPr>
        <w:t>以</w:t>
      </w:r>
      <w:r>
        <w:t>避免</w:t>
      </w:r>
      <w:r>
        <w:rPr>
          <w:rFonts w:hint="eastAsia"/>
        </w:rPr>
        <w:t>复杂模型的</w:t>
      </w:r>
      <w:r>
        <w:t>过拟合。</w:t>
      </w:r>
      <w:r>
        <w:rPr>
          <w:rFonts w:hint="eastAsia"/>
        </w:rPr>
        <w:t>袋装法的过程如图</w:t>
      </w:r>
      <w:r>
        <w:t>3.8</w:t>
      </w:r>
      <w:r>
        <w:rPr>
          <w:rFonts w:hint="eastAsia"/>
        </w:rPr>
        <w:t>所示：</w:t>
      </w:r>
      <w:r>
        <w:t>首先，创建多个</w:t>
      </w:r>
      <w:r>
        <w:rPr>
          <w:rFonts w:hint="eastAsia"/>
        </w:rPr>
        <w:t>拔靴（</w:t>
      </w:r>
      <w:r>
        <w:t>bootstrap</w:t>
      </w:r>
      <w:r>
        <w:rPr>
          <w:rFonts w:hint="eastAsia"/>
        </w:rPr>
        <w:t>）</w:t>
      </w:r>
      <w:r>
        <w:t>样本，以便每个新的样本</w:t>
      </w:r>
      <w:r>
        <w:rPr>
          <w:rFonts w:hint="eastAsia"/>
        </w:rPr>
        <w:t>拔靴</w:t>
      </w:r>
      <w:r>
        <w:t>将充当另一个独立的数据集</w:t>
      </w:r>
      <w:r>
        <w:rPr>
          <w:rFonts w:hint="eastAsia"/>
        </w:rPr>
        <w:t>；</w:t>
      </w:r>
      <w:r>
        <w:t>然后，为每个样本拟合一个弱学习器，最后聚合它们，这样就可以</w:t>
      </w:r>
      <w:r>
        <w:t>“</w:t>
      </w:r>
      <w:r>
        <w:t>平均</w:t>
      </w:r>
      <w:r>
        <w:t>”</w:t>
      </w:r>
      <w:r>
        <w:t>它们的输出，从而获得一个方差小于</w:t>
      </w:r>
      <w:r>
        <w:rPr>
          <w:rFonts w:hint="eastAsia"/>
        </w:rPr>
        <w:t>单个弱学习器</w:t>
      </w:r>
      <w:r>
        <w:t>的集成模型。</w:t>
      </w:r>
      <w:r>
        <w:t>“</w:t>
      </w:r>
      <w:r>
        <w:t>平均</w:t>
      </w:r>
      <w:r>
        <w:t>”</w:t>
      </w:r>
      <w:r>
        <w:t>弱学习器</w:t>
      </w:r>
      <w:r>
        <w:rPr>
          <w:rFonts w:hint="eastAsia"/>
        </w:rPr>
        <w:t>的</w:t>
      </w:r>
      <w:r>
        <w:t>输出不会改变预期</w:t>
      </w:r>
      <w:r>
        <w:rPr>
          <w:rFonts w:hint="eastAsia"/>
        </w:rPr>
        <w:t>结果</w:t>
      </w:r>
      <w:r>
        <w:t>，但</w:t>
      </w:r>
      <w:r w:rsidR="008F3077">
        <w:rPr>
          <w:rFonts w:hint="eastAsia"/>
        </w:rPr>
        <w:t>可以</w:t>
      </w:r>
      <w:r>
        <w:t>减少其方差。</w:t>
      </w:r>
    </w:p>
    <w:p w14:paraId="45F042AF" w14:textId="4ACEFE5C" w:rsidR="00C06366" w:rsidRDefault="006A46B9" w:rsidP="00C06366">
      <w:pPr>
        <w:keepNext/>
        <w:ind w:firstLine="480"/>
        <w:jc w:val="center"/>
      </w:pPr>
      <w:r w:rsidRPr="006A46B9">
        <w:t xml:space="preserve"> </w:t>
      </w:r>
      <w:r>
        <w:rPr>
          <w:noProof/>
        </w:rPr>
        <w:drawing>
          <wp:inline distT="0" distB="0" distL="0" distR="0" wp14:anchorId="293FB3C9" wp14:editId="49ABBA2B">
            <wp:extent cx="4389261" cy="3598984"/>
            <wp:effectExtent l="0" t="0" r="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97952" cy="3606110"/>
                    </a:xfrm>
                    <a:prstGeom prst="rect">
                      <a:avLst/>
                    </a:prstGeom>
                    <a:noFill/>
                    <a:ln>
                      <a:noFill/>
                    </a:ln>
                  </pic:spPr>
                </pic:pic>
              </a:graphicData>
            </a:graphic>
          </wp:inline>
        </w:drawing>
      </w:r>
    </w:p>
    <w:p w14:paraId="7DC0AE30" w14:textId="3A50DCEC" w:rsidR="009F151B" w:rsidRPr="0066056F" w:rsidRDefault="005E0228" w:rsidP="00C06366">
      <w:pPr>
        <w:pStyle w:val="a8"/>
        <w:ind w:left="210" w:hanging="210"/>
        <w:jc w:val="center"/>
        <w:rPr>
          <w:rFonts w:ascii="Times New Roman" w:eastAsiaTheme="minorEastAsia" w:hAnsi="Times New Roman"/>
          <w:color w:val="FF0000"/>
          <w:sz w:val="21"/>
          <w:szCs w:val="21"/>
          <w:rPrChange w:id="654" w:author="微软用户" w:date="2022-04-11T21:09:00Z">
            <w:rPr>
              <w:rFonts w:ascii="Times New Roman" w:eastAsiaTheme="minorEastAsia" w:hAnsi="Times New Roman"/>
              <w:sz w:val="21"/>
              <w:szCs w:val="21"/>
            </w:rPr>
          </w:rPrChange>
        </w:rPr>
      </w:pPr>
      <w:r w:rsidRPr="00573117">
        <w:rPr>
          <w:rFonts w:ascii="Times New Roman" w:eastAsiaTheme="minorEastAsia" w:hAnsi="Times New Roman"/>
          <w:sz w:val="21"/>
          <w:szCs w:val="21"/>
        </w:rPr>
        <w:t>图</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STYLEREF 1 \s </w:instrText>
      </w:r>
      <w:r w:rsidR="00B8697E">
        <w:rPr>
          <w:rFonts w:ascii="Times New Roman" w:eastAsiaTheme="minorEastAsia" w:hAnsi="Times New Roman"/>
          <w:sz w:val="21"/>
          <w:szCs w:val="21"/>
        </w:rPr>
        <w:fldChar w:fldCharType="separate"/>
      </w:r>
      <w:r w:rsidR="00B8697E">
        <w:rPr>
          <w:rFonts w:ascii="Times New Roman" w:eastAsiaTheme="minorEastAsia" w:hAnsi="Times New Roman"/>
          <w:noProof/>
          <w:sz w:val="21"/>
          <w:szCs w:val="21"/>
        </w:rPr>
        <w:t>3</w:t>
      </w:r>
      <w:r w:rsidR="00B8697E">
        <w:rPr>
          <w:rFonts w:ascii="Times New Roman" w:eastAsiaTheme="minorEastAsia" w:hAnsi="Times New Roman"/>
          <w:sz w:val="21"/>
          <w:szCs w:val="21"/>
        </w:rPr>
        <w:fldChar w:fldCharType="end"/>
      </w:r>
      <w:r w:rsidR="00B8697E">
        <w:rPr>
          <w:rFonts w:ascii="Times New Roman" w:eastAsiaTheme="minorEastAsia" w:hAnsi="Times New Roman"/>
          <w:sz w:val="21"/>
          <w:szCs w:val="21"/>
        </w:rPr>
        <w:t>.</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SEQ Figure \* ARABIC \s 1 </w:instrText>
      </w:r>
      <w:r w:rsidR="00B8697E">
        <w:rPr>
          <w:rFonts w:ascii="Times New Roman" w:eastAsiaTheme="minorEastAsia" w:hAnsi="Times New Roman"/>
          <w:sz w:val="21"/>
          <w:szCs w:val="21"/>
        </w:rPr>
        <w:fldChar w:fldCharType="separate"/>
      </w:r>
      <w:r w:rsidR="00B8697E">
        <w:rPr>
          <w:rFonts w:ascii="Times New Roman" w:eastAsiaTheme="minorEastAsia" w:hAnsi="Times New Roman"/>
          <w:noProof/>
          <w:sz w:val="21"/>
          <w:szCs w:val="21"/>
        </w:rPr>
        <w:t>5</w:t>
      </w:r>
      <w:r w:rsidR="00B8697E">
        <w:rPr>
          <w:rFonts w:ascii="Times New Roman" w:eastAsiaTheme="minorEastAsia" w:hAnsi="Times New Roman"/>
          <w:sz w:val="21"/>
          <w:szCs w:val="21"/>
        </w:rPr>
        <w:fldChar w:fldCharType="end"/>
      </w:r>
      <w:r w:rsidR="00C06366" w:rsidRPr="00573117">
        <w:rPr>
          <w:rFonts w:ascii="Times New Roman" w:eastAsiaTheme="minorEastAsia" w:hAnsi="Times New Roman"/>
          <w:sz w:val="21"/>
          <w:szCs w:val="21"/>
        </w:rPr>
        <w:t xml:space="preserve"> </w:t>
      </w:r>
      <w:r w:rsidR="00C06366" w:rsidRPr="0066056F">
        <w:rPr>
          <w:rFonts w:ascii="Times New Roman" w:eastAsiaTheme="minorEastAsia" w:hAnsi="Times New Roman"/>
          <w:color w:val="FF0000"/>
          <w:sz w:val="21"/>
          <w:szCs w:val="21"/>
          <w:rPrChange w:id="655" w:author="微软用户" w:date="2022-04-11T21:09:00Z">
            <w:rPr>
              <w:rFonts w:ascii="Times New Roman" w:eastAsiaTheme="minorEastAsia" w:hAnsi="Times New Roman"/>
              <w:sz w:val="21"/>
              <w:szCs w:val="21"/>
            </w:rPr>
          </w:rPrChange>
        </w:rPr>
        <w:t xml:space="preserve"> </w:t>
      </w:r>
      <w:r w:rsidR="00C06366" w:rsidRPr="0066056F">
        <w:rPr>
          <w:rFonts w:ascii="Times New Roman" w:eastAsiaTheme="minorEastAsia" w:hAnsi="Times New Roman" w:hint="eastAsia"/>
          <w:color w:val="FF0000"/>
          <w:sz w:val="21"/>
          <w:szCs w:val="21"/>
          <w:rPrChange w:id="656" w:author="微软用户" w:date="2022-04-11T21:09:00Z">
            <w:rPr>
              <w:rFonts w:ascii="Times New Roman" w:eastAsiaTheme="minorEastAsia" w:hAnsi="Times New Roman" w:hint="eastAsia"/>
              <w:sz w:val="21"/>
              <w:szCs w:val="21"/>
            </w:rPr>
          </w:rPrChange>
        </w:rPr>
        <w:t>袋装法示意图</w:t>
      </w:r>
    </w:p>
    <w:p w14:paraId="28A22900" w14:textId="77777777" w:rsidR="00075522" w:rsidRDefault="00075522" w:rsidP="00075522">
      <w:pPr>
        <w:ind w:firstLine="480"/>
      </w:pPr>
      <w:r>
        <w:rPr>
          <w:rFonts w:hint="eastAsia"/>
        </w:rPr>
        <w:t>袋装法</w:t>
      </w:r>
      <w:r>
        <w:t>的核心思想是通过分开训练多个弱学习者，再通过一个权重投票机制得到一个更加稳定和强大的模型。对于有投票机制的</w:t>
      </w:r>
      <w:r>
        <w:rPr>
          <w:rFonts w:hint="eastAsia"/>
        </w:rPr>
        <w:t>袋装法</w:t>
      </w:r>
      <w:r>
        <w:t>，假设</w:t>
      </w:r>
      <w:r>
        <w:rPr>
          <w:rFonts w:hint="eastAsia"/>
        </w:rPr>
        <w:t>有</w:t>
      </w:r>
      <m:oMath>
        <m:r>
          <w:rPr>
            <w:rFonts w:ascii="Cambria Math"/>
          </w:rPr>
          <m:t>C</m:t>
        </m:r>
      </m:oMath>
      <w:r>
        <w:t>个神经网络记为</w:t>
      </w:r>
      <m:oMath>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oMath>
      <w:r>
        <w:t>，它们的投票权重依次记为</w:t>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i</m:t>
            </m:r>
          </m:sub>
        </m:sSub>
        <m:r>
          <w:rPr>
            <w:rFonts w:ascii="Cambria Math"/>
          </w:rPr>
          <m:t>,...,</m:t>
        </m:r>
        <m:sSub>
          <m:sSubPr>
            <m:ctrlPr>
              <w:rPr>
                <w:rFonts w:ascii="Cambria Math" w:hAnsi="Cambria Math"/>
                <w:i/>
              </w:rPr>
            </m:ctrlPr>
          </m:sSubPr>
          <m:e>
            <m:r>
              <w:rPr>
                <w:rFonts w:ascii="Cambria Math"/>
              </w:rPr>
              <m:t>v</m:t>
            </m:r>
          </m:e>
          <m:sub>
            <m:r>
              <w:rPr>
                <w:rFonts w:ascii="Cambria Math"/>
              </w:rPr>
              <m:t>M</m:t>
            </m:r>
          </m:sub>
        </m:sSub>
      </m:oMath>
      <w:r>
        <w:t>，最终预测结果可以表示成：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2"/>
        <w:gridCol w:w="2920"/>
      </w:tblGrid>
      <w:tr w:rsidR="00075522" w14:paraId="242EE7CB" w14:textId="77777777" w:rsidTr="00B729B8">
        <w:tc>
          <w:tcPr>
            <w:tcW w:w="2982" w:type="dxa"/>
            <w:vAlign w:val="center"/>
          </w:tcPr>
          <w:p w14:paraId="700BA510" w14:textId="77777777" w:rsidR="00075522" w:rsidRDefault="00075522" w:rsidP="00B729B8"/>
        </w:tc>
        <w:tc>
          <w:tcPr>
            <w:tcW w:w="2982" w:type="dxa"/>
            <w:vAlign w:val="center"/>
          </w:tcPr>
          <w:p w14:paraId="09C83C45" w14:textId="77777777" w:rsidR="00075522" w:rsidRDefault="00075522" w:rsidP="00B729B8">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oMath>
            </m:oMathPara>
          </w:p>
        </w:tc>
        <w:tc>
          <w:tcPr>
            <w:tcW w:w="2983" w:type="dxa"/>
            <w:vAlign w:val="center"/>
          </w:tcPr>
          <w:p w14:paraId="61BCD471" w14:textId="77777777" w:rsidR="00075522" w:rsidRDefault="00075522" w:rsidP="00B729B8">
            <w:pPr>
              <w:jc w:val="right"/>
            </w:pPr>
            <w:bookmarkStart w:id="657" w:name="_Ref9980654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14</w:t>
            </w:r>
            <w:r>
              <w:fldChar w:fldCharType="end"/>
            </w:r>
            <w:r>
              <w:rPr>
                <w:rFonts w:hint="eastAsia"/>
              </w:rPr>
              <w:t>）</w:t>
            </w:r>
            <w:bookmarkEnd w:id="657"/>
          </w:p>
        </w:tc>
      </w:tr>
    </w:tbl>
    <w:p w14:paraId="14DC5FB5" w14:textId="5E010560" w:rsidR="009F151B" w:rsidRDefault="00A24E16">
      <w:pPr>
        <w:ind w:firstLine="480"/>
      </w:pPr>
      <w:r>
        <w:t>因为</w:t>
      </w:r>
      <w:r>
        <w:rPr>
          <w:rFonts w:hint="eastAsia"/>
        </w:rPr>
        <w:t>SKDSA</w:t>
      </w:r>
      <w:r>
        <w:rPr>
          <w:rFonts w:hint="eastAsia"/>
        </w:rPr>
        <w:t>模型</w:t>
      </w:r>
      <w:r>
        <w:t>使用注意力机制将各个</w:t>
      </w:r>
      <w:r>
        <w:rPr>
          <w:rFonts w:hint="eastAsia"/>
        </w:rPr>
        <w:t>浅</w:t>
      </w:r>
      <w:r>
        <w:t>层</w:t>
      </w:r>
      <w:r>
        <w:rPr>
          <w:rFonts w:hint="eastAsia"/>
        </w:rPr>
        <w:t>块</w:t>
      </w:r>
      <w:r>
        <w:t>的信息</w:t>
      </w:r>
      <w:r>
        <w:rPr>
          <w:rFonts w:hint="eastAsia"/>
        </w:rPr>
        <w:t>汇总</w:t>
      </w:r>
      <w:r>
        <w:t>到最深层</w:t>
      </w:r>
      <w:r>
        <w:rPr>
          <w:rFonts w:hint="eastAsia"/>
        </w:rPr>
        <w:t>块</w:t>
      </w:r>
      <w:r>
        <w:t>，</w:t>
      </w:r>
      <w:r>
        <w:rPr>
          <w:rFonts w:hint="eastAsia"/>
        </w:rPr>
        <w:t>SKDSA</w:t>
      </w:r>
      <w:r>
        <w:t>模型的最终预测表示可以写成：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3"/>
        <w:gridCol w:w="2920"/>
      </w:tblGrid>
      <w:tr w:rsidR="009F151B" w14:paraId="07012C1A" w14:textId="77777777" w:rsidTr="00731C71">
        <w:tc>
          <w:tcPr>
            <w:tcW w:w="2982" w:type="dxa"/>
            <w:vAlign w:val="center"/>
          </w:tcPr>
          <w:p w14:paraId="65505F98" w14:textId="77777777" w:rsidR="009F151B" w:rsidRDefault="009F151B"/>
        </w:tc>
        <w:tc>
          <w:tcPr>
            <w:tcW w:w="2982" w:type="dxa"/>
            <w:vAlign w:val="center"/>
          </w:tcPr>
          <w:p w14:paraId="577036F0" w14:textId="0B49DBAA" w:rsidR="009F151B" w:rsidRDefault="00827A47" w:rsidP="00C37E5A">
            <w:pPr>
              <w:jc w:val="center"/>
            </w:pPr>
            <m:oMathPara>
              <m:oMath>
                <m:sSup>
                  <m:sSupPr>
                    <m:ctrlPr>
                      <w:rPr>
                        <w:rFonts w:ascii="Cambria Math" w:hAnsi="Cambria Math"/>
                        <w:i/>
                      </w:rPr>
                    </m:ctrlPr>
                  </m:sSupPr>
                  <m:e>
                    <m:r>
                      <w:rPr>
                        <w:rFonts w:ascii="Cambria Math"/>
                      </w:rPr>
                      <m:t>q</m:t>
                    </m:r>
                  </m:e>
                  <m:sup>
                    <m:r>
                      <w:rPr>
                        <w:rFonts w:ascii="Cambria Math"/>
                      </w:rPr>
                      <m:t>C</m:t>
                    </m:r>
                  </m:sup>
                </m:sSup>
                <m:r>
                  <w:rPr>
                    <w:rFonts w:ascii="Cambria Math"/>
                  </w:rPr>
                  <m:t>=</m:t>
                </m:r>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sSup>
                      <m:sSupPr>
                        <m:ctrlPr>
                          <w:rPr>
                            <w:rFonts w:ascii="Cambria Math" w:hAnsi="Cambria Math"/>
                            <w:i/>
                          </w:rPr>
                        </m:ctrlPr>
                      </m:sSupPr>
                      <m:e>
                        <m:r>
                          <w:rPr>
                            <w:rFonts w:ascii="Cambria Math"/>
                          </w:rPr>
                          <m:t>q</m:t>
                        </m:r>
                      </m:e>
                      <m:sup>
                        <m:r>
                          <w:rPr>
                            <w:rFonts w:ascii="Cambria Math"/>
                          </w:rPr>
                          <m:t>i</m:t>
                        </m:r>
                      </m:sup>
                    </m:sSup>
                  </m:e>
                </m:nary>
              </m:oMath>
            </m:oMathPara>
          </w:p>
        </w:tc>
        <w:tc>
          <w:tcPr>
            <w:tcW w:w="2983" w:type="dxa"/>
            <w:vAlign w:val="center"/>
          </w:tcPr>
          <w:p w14:paraId="06F88489" w14:textId="11A83D44" w:rsidR="009F151B" w:rsidRDefault="00A24E16">
            <w:pPr>
              <w:jc w:val="right"/>
            </w:pPr>
            <w:bookmarkStart w:id="658" w:name="_Ref99806628"/>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1F524F">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1F524F">
              <w:rPr>
                <w:noProof/>
              </w:rPr>
              <w:t>15</w:t>
            </w:r>
            <w:r w:rsidR="00031849">
              <w:fldChar w:fldCharType="end"/>
            </w:r>
            <w:r>
              <w:rPr>
                <w:rFonts w:hint="eastAsia"/>
              </w:rPr>
              <w:t>）</w:t>
            </w:r>
            <w:bookmarkEnd w:id="658"/>
          </w:p>
        </w:tc>
      </w:tr>
    </w:tbl>
    <w:p w14:paraId="53059AFD" w14:textId="2F854988" w:rsidR="009F151B" w:rsidRDefault="00A24E16" w:rsidP="00A459FF">
      <w:r>
        <w:t>其中</w:t>
      </w:r>
      <m:oMath>
        <m:sSub>
          <m:sSubPr>
            <m:ctrlPr>
              <w:rPr>
                <w:rFonts w:ascii="Cambria Math" w:hAnsi="Cambria Math"/>
                <w:i/>
              </w:rPr>
            </m:ctrlPr>
          </m:sSubPr>
          <m:e>
            <m:r>
              <w:rPr>
                <w:rFonts w:ascii="Cambria Math"/>
              </w:rPr>
              <m:t>a</m:t>
            </m:r>
          </m:e>
          <m:sub>
            <m:r>
              <w:rPr>
                <w:rFonts w:ascii="Cambria Math"/>
              </w:rPr>
              <m:t>i</m:t>
            </m:r>
          </m:sub>
        </m:sSub>
      </m:oMath>
      <w:r>
        <w:rPr>
          <w:rFonts w:hint="eastAsia"/>
        </w:rPr>
        <w:t>代表第</w:t>
      </w:r>
      <m:oMath>
        <m:r>
          <w:rPr>
            <w:rFonts w:ascii="Cambria Math"/>
          </w:rPr>
          <m:t>i</m:t>
        </m:r>
      </m:oMath>
      <w:r>
        <w:rPr>
          <w:rFonts w:hint="eastAsia"/>
        </w:rPr>
        <w:t>个浅层块的注意力权重，</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代表第</w:t>
      </w:r>
      <m:oMath>
        <m:r>
          <w:rPr>
            <w:rFonts w:ascii="Cambria Math"/>
          </w:rPr>
          <m:t>i</m:t>
        </m:r>
      </m:oMath>
      <w:r>
        <w:rPr>
          <w:rFonts w:hint="eastAsia"/>
        </w:rPr>
        <w:t>个浅层分类器经过</w:t>
      </w:r>
      <w:r w:rsidR="00EA7E74">
        <w:rPr>
          <w:rFonts w:hint="eastAsia"/>
        </w:rPr>
        <w:t>加入温度系数的</w:t>
      </w:r>
      <w:r>
        <w:rPr>
          <w:rFonts w:hint="eastAsia"/>
        </w:rPr>
        <w:t>归一化指数层的输出</w:t>
      </w:r>
      <w:r>
        <w:t>。</w:t>
      </w:r>
    </w:p>
    <w:p w14:paraId="1917C8EF" w14:textId="38BF2904" w:rsidR="009F151B" w:rsidRDefault="00A24E16" w:rsidP="005F1DD0">
      <w:pPr>
        <w:ind w:firstLine="480"/>
        <w:rPr>
          <w:color w:val="000000" w:themeColor="text1"/>
        </w:rPr>
      </w:pPr>
      <w:proofErr w:type="gramStart"/>
      <w:r>
        <w:t>令式</w:t>
      </w:r>
      <w:proofErr w:type="gramEnd"/>
      <w:r w:rsidR="00380BCA">
        <w:fldChar w:fldCharType="begin"/>
      </w:r>
      <w:r w:rsidR="00380BCA">
        <w:instrText xml:space="preserve"> REF _Ref99806549 \h </w:instrText>
      </w:r>
      <w:r w:rsidR="00380BCA">
        <w:fldChar w:fldCharType="separate"/>
      </w:r>
      <w:r w:rsidR="00380BCA">
        <w:rPr>
          <w:rFonts w:hint="eastAsia"/>
        </w:rPr>
        <w:t>（</w:t>
      </w:r>
      <w:r w:rsidR="00380BCA">
        <w:rPr>
          <w:noProof/>
        </w:rPr>
        <w:t>3</w:t>
      </w:r>
      <w:r w:rsidR="00380BCA">
        <w:t>.</w:t>
      </w:r>
      <w:r w:rsidR="00380BCA">
        <w:rPr>
          <w:noProof/>
        </w:rPr>
        <w:t>14</w:t>
      </w:r>
      <w:r w:rsidR="00380BCA">
        <w:rPr>
          <w:rFonts w:hint="eastAsia"/>
        </w:rPr>
        <w:t>）</w:t>
      </w:r>
      <w:r w:rsidR="00380BCA">
        <w:fldChar w:fldCharType="end"/>
      </w:r>
      <w:r>
        <w:t>中的</w:t>
      </w:r>
      <m:oMath>
        <m:sSub>
          <m:sSubPr>
            <m:ctrlPr>
              <w:rPr>
                <w:rFonts w:ascii="Cambria Math" w:hAnsi="Cambria Math"/>
                <w:i/>
              </w:rPr>
            </m:ctrlPr>
          </m:sSubPr>
          <m:e>
            <m:r>
              <w:rPr>
                <w:rFonts w:ascii="Cambria Math"/>
              </w:rPr>
              <m:t>v</m:t>
            </m:r>
          </m:e>
          <m:sub>
            <m:r>
              <w:rPr>
                <w:rFonts w:ascii="Cambria Math"/>
              </w:rPr>
              <m:t>i</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a</m:t>
            </m:r>
          </m:e>
          <m:sub>
            <m:r>
              <w:rPr>
                <w:rFonts w:ascii="Cambria Math"/>
              </w:rPr>
              <m:t>i</m:t>
            </m:r>
          </m:sub>
        </m:sSub>
        <m:r>
          <w:rPr>
            <w:rFonts w:ascii="Cambria Math"/>
          </w:rPr>
          <m:t>(i&lt;C)</m:t>
        </m:r>
      </m:oMath>
      <w:r>
        <w:t>，</w:t>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r>
              <w:rPr>
                <w:rFonts w:ascii="Cambria Math"/>
              </w:rPr>
              <m:t>1</m:t>
            </m:r>
          </m:num>
          <m:den>
            <m:r>
              <w:rPr>
                <w:rFonts w:ascii="Cambria Math"/>
              </w:rPr>
              <m:t>2</m:t>
            </m:r>
          </m:den>
        </m:f>
      </m:oMath>
      <w:r>
        <w:t>，</w:t>
      </w:r>
      <w:r>
        <w:rPr>
          <w:color w:val="000000" w:themeColor="text1"/>
        </w:rPr>
        <w:t>再令，</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965"/>
        <w:gridCol w:w="2903"/>
      </w:tblGrid>
      <w:tr w:rsidR="009F151B" w14:paraId="5FA74EE9" w14:textId="77777777" w:rsidTr="00B02DCC">
        <w:tc>
          <w:tcPr>
            <w:tcW w:w="2982" w:type="dxa"/>
            <w:vAlign w:val="center"/>
          </w:tcPr>
          <w:p w14:paraId="40843751" w14:textId="77777777" w:rsidR="009F151B" w:rsidRDefault="009F151B"/>
        </w:tc>
        <w:tc>
          <w:tcPr>
            <w:tcW w:w="2982" w:type="dxa"/>
            <w:vAlign w:val="center"/>
          </w:tcPr>
          <w:p w14:paraId="2B4AE4A3" w14:textId="642BD8D8" w:rsidR="009F151B" w:rsidRDefault="00827A47" w:rsidP="000C04BF">
            <w:pPr>
              <w:jc w:val="center"/>
            </w:pPr>
            <m:oMathPara>
              <m:oMath>
                <m:sSub>
                  <m:sSubPr>
                    <m:ctrlPr>
                      <w:rPr>
                        <w:rFonts w:ascii="Cambria Math" w:hAnsi="Cambria Math"/>
                        <w:i/>
                      </w:rPr>
                    </m:ctrlPr>
                  </m:sSubPr>
                  <m:e>
                    <m:r>
                      <w:rPr>
                        <w:rFonts w:ascii="Cambria Math"/>
                      </w:rPr>
                      <m:t>f</m:t>
                    </m:r>
                  </m:e>
                  <m:sub>
                    <m:r>
                      <w:rPr>
                        <w:rFonts w:ascii="Cambria Math"/>
                      </w:rPr>
                      <m:t>i</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rPr>
                                <m:t>q</m:t>
                              </m:r>
                            </m:e>
                            <m:sup>
                              <m:r>
                                <w:rPr>
                                  <w:rFonts w:ascii="Cambria Math"/>
                                </w:rPr>
                                <m:t>i</m:t>
                              </m:r>
                            </m:sup>
                          </m:sSup>
                          <m:r>
                            <w:rPr>
                              <w:rFonts w:ascii="Cambria Math"/>
                            </w:rPr>
                            <m:t>,</m:t>
                          </m:r>
                          <m:r>
                            <m:rPr>
                              <m:nor/>
                            </m:rPr>
                            <w:rPr>
                              <w:rFonts w:ascii="Cambria Math"/>
                            </w:rPr>
                            <m:t xml:space="preserve">   </m:t>
                          </m:r>
                          <m:r>
                            <w:rPr>
                              <w:rFonts w:ascii="Cambria Math"/>
                            </w:rPr>
                            <m:t>if i</m:t>
                          </m:r>
                          <m:r>
                            <w:rPr>
                              <w:rFonts w:ascii="宋体" w:hAnsi="宋体" w:cs="宋体" w:hint="eastAsia"/>
                            </w:rPr>
                            <m:t>∈</m:t>
                          </m:r>
                          <m:r>
                            <w:rPr>
                              <w:rFonts w:ascii="Cambria Math"/>
                            </w:rPr>
                            <m:t>[1,C</m:t>
                          </m:r>
                          <m:r>
                            <w:rPr>
                              <w:rFonts w:ascii="Cambria Math"/>
                            </w:rPr>
                            <m:t>-</m:t>
                          </m:r>
                          <m:r>
                            <w:rPr>
                              <w:rFonts w:ascii="Cambria Math"/>
                            </w:rPr>
                            <m:t>1]</m:t>
                          </m:r>
                        </m:e>
                      </m:mr>
                      <m:mr>
                        <m:e>
                          <m:sSup>
                            <m:sSupPr>
                              <m:ctrlPr>
                                <w:rPr>
                                  <w:rFonts w:ascii="Cambria Math" w:hAnsi="Cambria Math"/>
                                  <w:i/>
                                </w:rPr>
                              </m:ctrlPr>
                            </m:sSupPr>
                            <m:e>
                              <m:r>
                                <w:rPr>
                                  <w:rFonts w:ascii="Cambria Math"/>
                                </w:rPr>
                                <m:t>q</m:t>
                              </m:r>
                            </m:e>
                            <m:sup>
                              <m:r>
                                <w:rPr>
                                  <w:rFonts w:ascii="Cambria Math"/>
                                </w:rPr>
                                <m:t>C</m:t>
                              </m:r>
                            </m:sup>
                          </m:sSup>
                          <m:r>
                            <w:rPr>
                              <w:rFonts w:ascii="Cambria Math"/>
                            </w:rPr>
                            <m:t>,</m:t>
                          </m:r>
                          <m:r>
                            <m:rPr>
                              <m:nor/>
                            </m:rPr>
                            <w:rPr>
                              <w:rFonts w:ascii="Cambria Math"/>
                            </w:rPr>
                            <m:t xml:space="preserve">   </m:t>
                          </m:r>
                          <m:r>
                            <w:rPr>
                              <w:rFonts w:ascii="Cambria Math"/>
                            </w:rPr>
                            <m:t>if i=C</m:t>
                          </m:r>
                        </m:e>
                      </m:mr>
                    </m:m>
                  </m:e>
                </m:d>
              </m:oMath>
            </m:oMathPara>
          </w:p>
        </w:tc>
        <w:tc>
          <w:tcPr>
            <w:tcW w:w="2983" w:type="dxa"/>
            <w:vAlign w:val="center"/>
          </w:tcPr>
          <w:p w14:paraId="7331FC41" w14:textId="5DB89B2A" w:rsidR="009F151B" w:rsidRDefault="00A24E16">
            <w:pPr>
              <w:jc w:val="right"/>
            </w:pPr>
            <w:bookmarkStart w:id="659" w:name="_Ref99807079"/>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307864">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307864">
              <w:rPr>
                <w:noProof/>
              </w:rPr>
              <w:t>16</w:t>
            </w:r>
            <w:r w:rsidR="00031849">
              <w:fldChar w:fldCharType="end"/>
            </w:r>
            <w:r>
              <w:rPr>
                <w:rFonts w:hint="eastAsia"/>
              </w:rPr>
              <w:t>）</w:t>
            </w:r>
            <w:bookmarkEnd w:id="659"/>
          </w:p>
        </w:tc>
      </w:tr>
    </w:tbl>
    <w:p w14:paraId="308B1FE1" w14:textId="3DDED05C" w:rsidR="009F151B" w:rsidRDefault="00A24E16">
      <w:pPr>
        <w:rPr>
          <w:color w:val="000000" w:themeColor="text1"/>
        </w:rPr>
      </w:pPr>
      <w:r>
        <w:rPr>
          <w:color w:val="000000" w:themeColor="text1"/>
        </w:rPr>
        <w:t>把式</w:t>
      </w:r>
      <w:r w:rsidR="001A4E38">
        <w:rPr>
          <w:color w:val="000000" w:themeColor="text1"/>
        </w:rPr>
        <w:fldChar w:fldCharType="begin"/>
      </w:r>
      <w:r w:rsidR="001A4E38">
        <w:rPr>
          <w:color w:val="000000" w:themeColor="text1"/>
        </w:rPr>
        <w:instrText xml:space="preserve"> REF _Ref99806628 \h </w:instrText>
      </w:r>
      <w:r w:rsidR="001A4E38">
        <w:rPr>
          <w:color w:val="000000" w:themeColor="text1"/>
        </w:rPr>
      </w:r>
      <w:r w:rsidR="001A4E38">
        <w:rPr>
          <w:color w:val="000000" w:themeColor="text1"/>
        </w:rPr>
        <w:fldChar w:fldCharType="separate"/>
      </w:r>
      <w:r w:rsidR="001A4E38">
        <w:rPr>
          <w:rFonts w:hint="eastAsia"/>
        </w:rPr>
        <w:t>（</w:t>
      </w:r>
      <w:r w:rsidR="001A4E38">
        <w:rPr>
          <w:noProof/>
        </w:rPr>
        <w:t>3</w:t>
      </w:r>
      <w:r w:rsidR="001A4E38">
        <w:t>.</w:t>
      </w:r>
      <w:r w:rsidR="001A4E38">
        <w:rPr>
          <w:noProof/>
        </w:rPr>
        <w:t>15</w:t>
      </w:r>
      <w:r w:rsidR="001A4E38">
        <w:rPr>
          <w:rFonts w:hint="eastAsia"/>
        </w:rPr>
        <w:t>）</w:t>
      </w:r>
      <w:r w:rsidR="001A4E38">
        <w:rPr>
          <w:color w:val="000000" w:themeColor="text1"/>
        </w:rPr>
        <w:fldChar w:fldCharType="end"/>
      </w:r>
      <w:r>
        <w:rPr>
          <w:color w:val="000000" w:themeColor="text1"/>
        </w:rPr>
        <w:t>和</w:t>
      </w:r>
      <w:r w:rsidR="00355139">
        <w:rPr>
          <w:color w:val="000000" w:themeColor="text1"/>
        </w:rPr>
        <w:fldChar w:fldCharType="begin"/>
      </w:r>
      <w:r w:rsidR="00355139">
        <w:rPr>
          <w:color w:val="000000" w:themeColor="text1"/>
        </w:rPr>
        <w:instrText xml:space="preserve"> REF _Ref99807079 \h </w:instrText>
      </w:r>
      <w:r w:rsidR="00355139">
        <w:rPr>
          <w:color w:val="000000" w:themeColor="text1"/>
        </w:rPr>
      </w:r>
      <w:r w:rsidR="00355139">
        <w:rPr>
          <w:color w:val="000000" w:themeColor="text1"/>
        </w:rPr>
        <w:fldChar w:fldCharType="separate"/>
      </w:r>
      <w:r w:rsidR="00355139">
        <w:rPr>
          <w:rFonts w:hint="eastAsia"/>
        </w:rPr>
        <w:t>（</w:t>
      </w:r>
      <w:r w:rsidR="00355139">
        <w:rPr>
          <w:noProof/>
        </w:rPr>
        <w:t>3</w:t>
      </w:r>
      <w:r w:rsidR="00355139">
        <w:t>.</w:t>
      </w:r>
      <w:r w:rsidR="00355139">
        <w:rPr>
          <w:noProof/>
        </w:rPr>
        <w:t>16</w:t>
      </w:r>
      <w:r w:rsidR="00355139">
        <w:rPr>
          <w:rFonts w:hint="eastAsia"/>
        </w:rPr>
        <w:t>）</w:t>
      </w:r>
      <w:r w:rsidR="00355139">
        <w:rPr>
          <w:color w:val="000000" w:themeColor="text1"/>
        </w:rPr>
        <w:fldChar w:fldCharType="end"/>
      </w:r>
      <w:r>
        <w:rPr>
          <w:color w:val="000000" w:themeColor="text1"/>
        </w:rPr>
        <w:t>代入</w:t>
      </w:r>
      <w:r w:rsidR="00F97521">
        <w:rPr>
          <w:color w:val="000000" w:themeColor="text1"/>
        </w:rPr>
        <w:fldChar w:fldCharType="begin"/>
      </w:r>
      <w:r w:rsidR="00F97521">
        <w:rPr>
          <w:color w:val="000000" w:themeColor="text1"/>
        </w:rPr>
        <w:instrText xml:space="preserve"> REF _Ref99806549 \h </w:instrText>
      </w:r>
      <w:r w:rsidR="00F97521">
        <w:rPr>
          <w:color w:val="000000" w:themeColor="text1"/>
        </w:rPr>
      </w:r>
      <w:r w:rsidR="00F97521">
        <w:rPr>
          <w:color w:val="000000" w:themeColor="text1"/>
        </w:rPr>
        <w:fldChar w:fldCharType="separate"/>
      </w:r>
      <w:r w:rsidR="00F97521">
        <w:rPr>
          <w:rFonts w:hint="eastAsia"/>
        </w:rPr>
        <w:t>（</w:t>
      </w:r>
      <w:r w:rsidR="00F97521">
        <w:rPr>
          <w:noProof/>
        </w:rPr>
        <w:t>3</w:t>
      </w:r>
      <w:r w:rsidR="00F97521">
        <w:t>.</w:t>
      </w:r>
      <w:r w:rsidR="00F97521">
        <w:rPr>
          <w:noProof/>
        </w:rPr>
        <w:t>14</w:t>
      </w:r>
      <w:r w:rsidR="00F97521">
        <w:rPr>
          <w:rFonts w:hint="eastAsia"/>
        </w:rPr>
        <w:t>）</w:t>
      </w:r>
      <w:r w:rsidR="00F97521">
        <w:rPr>
          <w:color w:val="000000" w:themeColor="text1"/>
        </w:rPr>
        <w:fldChar w:fldCharType="end"/>
      </w:r>
      <w:r>
        <w:rPr>
          <w:color w:val="000000" w:themeColor="text1"/>
        </w:rPr>
        <w:t>，</w:t>
      </w:r>
      <w:r>
        <w:rPr>
          <w:rFonts w:hint="eastAsia"/>
          <w:color w:val="000000" w:themeColor="text1"/>
        </w:rPr>
        <w:t>可以</w:t>
      </w:r>
      <w:r>
        <w:rPr>
          <w:color w:val="000000" w:themeColor="text1"/>
        </w:rPr>
        <w:t>得到：</w:t>
      </w:r>
      <w:r>
        <w:rPr>
          <w:color w:val="000000" w:themeColor="text1"/>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9F151B" w14:paraId="44496480" w14:textId="77777777" w:rsidTr="00274418">
        <w:tc>
          <w:tcPr>
            <w:tcW w:w="2982" w:type="dxa"/>
            <w:vAlign w:val="center"/>
          </w:tcPr>
          <w:p w14:paraId="6452CF68" w14:textId="77777777" w:rsidR="009F151B" w:rsidRDefault="009F151B"/>
        </w:tc>
        <w:tc>
          <w:tcPr>
            <w:tcW w:w="2982" w:type="dxa"/>
            <w:vAlign w:val="center"/>
          </w:tcPr>
          <w:p w14:paraId="57EBAC5C" w14:textId="5D672D5F" w:rsidR="009F151B" w:rsidRDefault="00371D8A" w:rsidP="00371D8A">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e>
                </m:nary>
                <m:sSup>
                  <m:sSupPr>
                    <m:ctrlPr>
                      <w:rPr>
                        <w:rFonts w:ascii="Cambria Math" w:hAnsi="Cambria Math"/>
                        <w:i/>
                      </w:rPr>
                    </m:ctrlPr>
                  </m:sSupPr>
                  <m:e>
                    <m:r>
                      <w:rPr>
                        <w:rFonts w:ascii="Cambria Math"/>
                      </w:rPr>
                      <m:t>q</m:t>
                    </m:r>
                  </m:e>
                  <m:sup>
                    <m:r>
                      <w:rPr>
                        <w:rFonts w:ascii="Cambria Math"/>
                      </w:rPr>
                      <m:t>i</m:t>
                    </m:r>
                  </m:sup>
                </m:sSup>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m:rPr>
                    <m:sty m:val="p"/>
                  </m:rPr>
                  <w:rPr>
                    <w:rFonts w:ascii="Cambria Math"/>
                  </w:rPr>
                  <w:br/>
                </m:r>
              </m:oMath>
              <m:oMath>
                <m:r>
                  <w:rPr>
                    <w:rFonts w:ascii="Cambria Math"/>
                  </w:rPr>
                  <m:t>=</m:t>
                </m:r>
                <m:sSup>
                  <m:sSupPr>
                    <m:ctrlPr>
                      <w:rPr>
                        <w:rFonts w:ascii="Cambria Math" w:hAnsi="Cambria Math"/>
                        <w:i/>
                      </w:rPr>
                    </m:ctrlPr>
                  </m:sSupPr>
                  <m:e>
                    <m:r>
                      <w:rPr>
                        <w:rFonts w:ascii="Cambria Math"/>
                      </w:rPr>
                      <m:t>q</m:t>
                    </m:r>
                  </m:e>
                  <m:sup>
                    <m:r>
                      <w:rPr>
                        <w:rFonts w:ascii="Cambria Math"/>
                      </w:rPr>
                      <m:t>C</m:t>
                    </m:r>
                  </m:sup>
                </m:sSup>
              </m:oMath>
            </m:oMathPara>
          </w:p>
        </w:tc>
        <w:tc>
          <w:tcPr>
            <w:tcW w:w="2983" w:type="dxa"/>
            <w:vAlign w:val="center"/>
          </w:tcPr>
          <w:p w14:paraId="07402EA0" w14:textId="1AE4EB94" w:rsidR="009F151B" w:rsidRDefault="00A24E16">
            <w:pPr>
              <w:jc w:val="right"/>
            </w:pPr>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A8732D">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A8732D">
              <w:rPr>
                <w:noProof/>
              </w:rPr>
              <w:t>17</w:t>
            </w:r>
            <w:r w:rsidR="00031849">
              <w:fldChar w:fldCharType="end"/>
            </w:r>
            <w:r>
              <w:rPr>
                <w:rFonts w:hint="eastAsia"/>
              </w:rPr>
              <w:t>）</w:t>
            </w:r>
          </w:p>
        </w:tc>
      </w:tr>
    </w:tbl>
    <w:p w14:paraId="4EA15B11" w14:textId="68A2B893" w:rsidR="009F151B" w:rsidRDefault="00A24E16">
      <w:pPr>
        <w:ind w:firstLineChars="200" w:firstLine="480"/>
      </w:pPr>
      <w:r>
        <w:rPr>
          <w:color w:val="000000" w:themeColor="text1"/>
        </w:rPr>
        <w:t>由此证明了</w:t>
      </w:r>
      <w:r>
        <w:rPr>
          <w:rFonts w:hint="eastAsia"/>
          <w:color w:val="000000" w:themeColor="text1"/>
        </w:rPr>
        <w:t>SKDSA</w:t>
      </w:r>
      <w:r>
        <w:rPr>
          <w:color w:val="000000" w:themeColor="text1"/>
        </w:rPr>
        <w:t>模型的</w:t>
      </w:r>
      <w:r>
        <w:rPr>
          <w:rFonts w:hint="eastAsia"/>
          <w:color w:val="000000" w:themeColor="text1"/>
        </w:rPr>
        <w:t>注意力机制</w:t>
      </w:r>
      <w:r>
        <w:rPr>
          <w:color w:val="000000" w:themeColor="text1"/>
        </w:rPr>
        <w:t>可以被视为</w:t>
      </w:r>
      <w:r>
        <w:rPr>
          <w:rFonts w:hint="eastAsia"/>
          <w:color w:val="000000" w:themeColor="text1"/>
        </w:rPr>
        <w:t>袋装法，而</w:t>
      </w:r>
      <w:r>
        <w:rPr>
          <w:color w:val="000000" w:themeColor="text1"/>
        </w:rPr>
        <w:t>注意力</w:t>
      </w:r>
      <w:r>
        <w:rPr>
          <w:rFonts w:hint="eastAsia"/>
          <w:color w:val="000000" w:themeColor="text1"/>
        </w:rPr>
        <w:t>权重</w:t>
      </w:r>
      <w:r>
        <w:rPr>
          <w:color w:val="000000" w:themeColor="text1"/>
        </w:rPr>
        <w:t>系数又</w:t>
      </w:r>
      <w:r>
        <w:rPr>
          <w:rFonts w:hint="eastAsia"/>
          <w:color w:val="000000" w:themeColor="text1"/>
        </w:rPr>
        <w:t>恰恰</w:t>
      </w:r>
      <w:r>
        <w:rPr>
          <w:color w:val="000000" w:themeColor="text1"/>
        </w:rPr>
        <w:t>对应于集成学习中的投票权重。这</w:t>
      </w:r>
      <w:r>
        <w:rPr>
          <w:rFonts w:hint="eastAsia"/>
          <w:color w:val="000000" w:themeColor="text1"/>
        </w:rPr>
        <w:t>意味着</w:t>
      </w:r>
      <w:r>
        <w:rPr>
          <w:rFonts w:hint="eastAsia"/>
          <w:color w:val="000000" w:themeColor="text1"/>
        </w:rPr>
        <w:t>SKDSA</w:t>
      </w:r>
      <w:r>
        <w:rPr>
          <w:color w:val="000000" w:themeColor="text1"/>
        </w:rPr>
        <w:t>模型</w:t>
      </w:r>
      <w:r w:rsidR="00D17C55">
        <w:rPr>
          <w:rFonts w:hint="eastAsia"/>
          <w:color w:val="000000" w:themeColor="text1"/>
        </w:rPr>
        <w:t>具有袋装法的优点：</w:t>
      </w:r>
      <w:r w:rsidR="00F63749">
        <w:rPr>
          <w:rFonts w:hint="eastAsia"/>
          <w:color w:val="000000" w:themeColor="text1"/>
        </w:rPr>
        <w:t>更</w:t>
      </w:r>
      <w:r w:rsidR="00752A3D">
        <w:rPr>
          <w:rFonts w:hint="eastAsia"/>
          <w:color w:val="000000" w:themeColor="text1"/>
        </w:rPr>
        <w:t>强</w:t>
      </w:r>
      <w:r>
        <w:rPr>
          <w:color w:val="000000" w:themeColor="text1"/>
        </w:rPr>
        <w:t>的泛化能力</w:t>
      </w:r>
      <w:r>
        <w:rPr>
          <w:rFonts w:hint="eastAsia"/>
          <w:color w:val="000000" w:themeColor="text1"/>
        </w:rPr>
        <w:t>和抗过拟合能力</w:t>
      </w:r>
      <w:r>
        <w:rPr>
          <w:color w:val="000000" w:themeColor="text1"/>
        </w:rPr>
        <w:t>。</w:t>
      </w:r>
    </w:p>
    <w:p w14:paraId="1F2F697A" w14:textId="77777777" w:rsidR="009F151B" w:rsidRDefault="00A24E16">
      <w:pPr>
        <w:pStyle w:val="2"/>
      </w:pPr>
      <w:bookmarkStart w:id="660" w:name="_Ref100339397"/>
      <w:bookmarkStart w:id="661" w:name="_Ref100341285"/>
      <w:bookmarkStart w:id="662" w:name="_Toc100573206"/>
      <w:r>
        <w:rPr>
          <w:rFonts w:hint="eastAsia"/>
        </w:rPr>
        <w:t>SKDSA</w:t>
      </w:r>
      <w:r>
        <w:rPr>
          <w:rFonts w:hint="eastAsia"/>
        </w:rPr>
        <w:t>模型和数据增强的结合</w:t>
      </w:r>
      <w:bookmarkEnd w:id="660"/>
      <w:bookmarkEnd w:id="661"/>
      <w:bookmarkEnd w:id="662"/>
    </w:p>
    <w:p w14:paraId="2F0F78C2" w14:textId="3E244E8D" w:rsidR="00AC6245" w:rsidRDefault="00D06B7D" w:rsidP="001417F8">
      <w:pPr>
        <w:ind w:firstLine="480"/>
      </w:pPr>
      <w:r>
        <w:rPr>
          <w:rFonts w:hint="eastAsia"/>
        </w:rPr>
        <w:t>数据增强是减少过度拟合的技术之一，它的特点是</w:t>
      </w:r>
      <w:r w:rsidR="00EC5BED">
        <w:rPr>
          <w:rFonts w:hint="eastAsia"/>
        </w:rPr>
        <w:t>通过</w:t>
      </w:r>
      <w:r w:rsidR="00F95FCF">
        <w:rPr>
          <w:rFonts w:hint="eastAsia"/>
        </w:rPr>
        <w:t>处理</w:t>
      </w:r>
      <w:r>
        <w:rPr>
          <w:rFonts w:hint="eastAsia"/>
        </w:rPr>
        <w:t>训练数据集</w:t>
      </w:r>
      <w:r w:rsidR="007B2CA5">
        <w:rPr>
          <w:rFonts w:hint="eastAsia"/>
        </w:rPr>
        <w:t>来</w:t>
      </w:r>
      <w:r w:rsidR="0074423B">
        <w:rPr>
          <w:rFonts w:hint="eastAsia"/>
        </w:rPr>
        <w:t>缓解</w:t>
      </w:r>
      <w:r>
        <w:rPr>
          <w:rFonts w:hint="eastAsia"/>
        </w:rPr>
        <w:t>过拟合</w:t>
      </w:r>
      <w:r w:rsidR="009175E5">
        <w:rPr>
          <w:rFonts w:hint="eastAsia"/>
        </w:rPr>
        <w:t>问题</w:t>
      </w:r>
      <w:r>
        <w:rPr>
          <w:rFonts w:hint="eastAsia"/>
        </w:rPr>
        <w:t>。数据增强通过数据扭曲或过采样人为增加训练数据集的大小，方式包几何变换、颜色转换、随机擦除、对抗训练和神经风格迁移等等。</w:t>
      </w:r>
      <w:r w:rsidR="00A24E16">
        <w:rPr>
          <w:rFonts w:hint="eastAsia"/>
        </w:rPr>
        <w:t>为了进一步提升</w:t>
      </w:r>
      <w:r w:rsidR="00A24E16">
        <w:rPr>
          <w:rFonts w:hint="eastAsia"/>
        </w:rPr>
        <w:t>SKDSA</w:t>
      </w:r>
      <w:r w:rsidR="00A24E16">
        <w:rPr>
          <w:rFonts w:hint="eastAsia"/>
        </w:rPr>
        <w:t>模型的性能，在</w:t>
      </w:r>
      <w:r w:rsidR="00E06F2A">
        <w:fldChar w:fldCharType="begin"/>
      </w:r>
      <w:r w:rsidR="00E06F2A">
        <w:instrText xml:space="preserve"> </w:instrText>
      </w:r>
      <w:r w:rsidR="00E06F2A">
        <w:rPr>
          <w:rFonts w:hint="eastAsia"/>
        </w:rPr>
        <w:instrText>REF _Ref100170489 \r \h</w:instrText>
      </w:r>
      <w:r w:rsidR="00E06F2A">
        <w:instrText xml:space="preserve"> </w:instrText>
      </w:r>
      <w:r w:rsidR="00E06F2A">
        <w:fldChar w:fldCharType="separate"/>
      </w:r>
      <w:r w:rsidR="00E06F2A">
        <w:t>3.2</w:t>
      </w:r>
      <w:r w:rsidR="00E06F2A">
        <w:fldChar w:fldCharType="end"/>
      </w:r>
      <w:proofErr w:type="gramStart"/>
      <w:r w:rsidR="00513672">
        <w:rPr>
          <w:rFonts w:hint="eastAsia"/>
        </w:rPr>
        <w:t>节</w:t>
      </w:r>
      <w:r w:rsidR="00A24E16">
        <w:rPr>
          <w:rFonts w:hint="eastAsia"/>
        </w:rPr>
        <w:t>给模型</w:t>
      </w:r>
      <w:proofErr w:type="gramEnd"/>
      <w:r w:rsidR="00A24E16">
        <w:rPr>
          <w:rFonts w:hint="eastAsia"/>
        </w:rPr>
        <w:t>添加了</w:t>
      </w:r>
      <w:r w:rsidR="002A666F">
        <w:rPr>
          <w:rFonts w:hint="eastAsia"/>
        </w:rPr>
        <w:t>自</w:t>
      </w:r>
      <w:r w:rsidR="00A24E16">
        <w:rPr>
          <w:rFonts w:hint="eastAsia"/>
        </w:rPr>
        <w:t>注意力模块之后，本节将</w:t>
      </w:r>
      <w:r w:rsidR="00A24E16">
        <w:rPr>
          <w:rFonts w:hint="eastAsia"/>
        </w:rPr>
        <w:t>SKDSA</w:t>
      </w:r>
      <w:r w:rsidR="00A24E16">
        <w:rPr>
          <w:rFonts w:hint="eastAsia"/>
        </w:rPr>
        <w:t>模型与数据增强模型相结合</w:t>
      </w:r>
      <w:r w:rsidR="00461658">
        <w:rPr>
          <w:rFonts w:hint="eastAsia"/>
        </w:rPr>
        <w:t>，</w:t>
      </w:r>
      <w:r w:rsidR="002D5E28">
        <w:rPr>
          <w:rFonts w:hint="eastAsia"/>
        </w:rPr>
        <w:t>包括</w:t>
      </w:r>
      <w:r w:rsidR="00A24E16">
        <w:rPr>
          <w:rFonts w:hint="eastAsia"/>
        </w:rPr>
        <w:t>挖剪法（</w:t>
      </w:r>
      <w:r w:rsidR="00A24E16">
        <w:t>cutout</w:t>
      </w:r>
      <w:r w:rsidR="00A24E16">
        <w:rPr>
          <w:rFonts w:hint="eastAsia"/>
        </w:rPr>
        <w:t>）</w:t>
      </w:r>
      <w:r w:rsidR="00A24E16">
        <w:rPr>
          <w:rFonts w:hint="eastAsia"/>
          <w:vertAlign w:val="superscript"/>
        </w:rPr>
        <w:t>[</w:t>
      </w:r>
      <w:r w:rsidR="00A24E16">
        <w:rPr>
          <w:vertAlign w:val="superscript"/>
        </w:rPr>
        <w:t>40]</w:t>
      </w:r>
      <w:r w:rsidR="00485BEF">
        <w:rPr>
          <w:rFonts w:hint="eastAsia"/>
        </w:rPr>
        <w:t>、</w:t>
      </w:r>
      <w:r w:rsidR="002D57D4">
        <w:rPr>
          <w:rFonts w:hint="eastAsia"/>
        </w:rPr>
        <w:t>SLA</w:t>
      </w:r>
      <w:r w:rsidR="00222C97" w:rsidRPr="0015666F">
        <w:rPr>
          <w:vertAlign w:val="superscript"/>
        </w:rPr>
        <w:t>[9]</w:t>
      </w:r>
      <w:r w:rsidR="00485BEF">
        <w:rPr>
          <w:rFonts w:hint="eastAsia"/>
        </w:rPr>
        <w:t>、</w:t>
      </w:r>
      <w:r w:rsidR="00C70DFF">
        <w:rPr>
          <w:rFonts w:hint="eastAsia"/>
        </w:rPr>
        <w:t>m</w:t>
      </w:r>
      <w:r w:rsidR="00C70DFF">
        <w:t>ixup</w:t>
      </w:r>
      <w:r w:rsidR="001E3A52" w:rsidRPr="003418E6">
        <w:rPr>
          <w:vertAlign w:val="superscript"/>
        </w:rPr>
        <w:t>[41]</w:t>
      </w:r>
      <w:r w:rsidR="002D57D4">
        <w:rPr>
          <w:rFonts w:hint="eastAsia"/>
        </w:rPr>
        <w:t>三种</w:t>
      </w:r>
      <w:r w:rsidR="00DF0211">
        <w:rPr>
          <w:rFonts w:hint="eastAsia"/>
        </w:rPr>
        <w:t>数据增强</w:t>
      </w:r>
      <w:r w:rsidR="00427B82">
        <w:rPr>
          <w:rFonts w:hint="eastAsia"/>
        </w:rPr>
        <w:t>模型</w:t>
      </w:r>
      <w:r w:rsidR="00A24E16">
        <w:rPr>
          <w:rFonts w:hint="eastAsia"/>
        </w:rPr>
        <w:t>。</w:t>
      </w:r>
      <w:r w:rsidR="005638A2">
        <w:rPr>
          <w:rFonts w:hint="eastAsia"/>
        </w:rPr>
        <w:t>第四章的实验将分别记录</w:t>
      </w:r>
      <w:r w:rsidR="005638A2">
        <w:rPr>
          <w:rFonts w:hint="eastAsia"/>
        </w:rPr>
        <w:t>SKDSA</w:t>
      </w:r>
      <w:r w:rsidR="005638A2">
        <w:rPr>
          <w:rFonts w:hint="eastAsia"/>
        </w:rPr>
        <w:t>模型使用原数据集的性能，和结合</w:t>
      </w:r>
      <w:r w:rsidR="00160E78">
        <w:rPr>
          <w:rFonts w:hint="eastAsia"/>
        </w:rPr>
        <w:t>三种</w:t>
      </w:r>
      <w:r w:rsidR="005638A2">
        <w:rPr>
          <w:rFonts w:hint="eastAsia"/>
        </w:rPr>
        <w:t>数据增强</w:t>
      </w:r>
      <w:r w:rsidR="00A14379">
        <w:rPr>
          <w:rFonts w:hint="eastAsia"/>
        </w:rPr>
        <w:t>模型</w:t>
      </w:r>
      <w:r w:rsidR="005638A2">
        <w:rPr>
          <w:rFonts w:hint="eastAsia"/>
        </w:rPr>
        <w:t>之后的性能。</w:t>
      </w:r>
    </w:p>
    <w:p w14:paraId="739C53D6" w14:textId="3D346CA5" w:rsidR="002C7884" w:rsidRDefault="00071F10" w:rsidP="002C7884">
      <w:pPr>
        <w:pStyle w:val="3"/>
      </w:pPr>
      <w:r>
        <w:rPr>
          <w:rFonts w:hint="eastAsia"/>
        </w:rPr>
        <w:lastRenderedPageBreak/>
        <w:t>挖剪法</w:t>
      </w:r>
    </w:p>
    <w:p w14:paraId="671BADDA" w14:textId="5B851838" w:rsidR="009F151B" w:rsidRDefault="00A24E16">
      <w:pPr>
        <w:ind w:firstLine="480"/>
      </w:pPr>
      <w:r w:rsidRPr="00270A92">
        <w:rPr>
          <w:rFonts w:hint="eastAsia"/>
        </w:rPr>
        <w:t>以</w:t>
      </w:r>
      <w:r w:rsidR="00C066B2" w:rsidRPr="00270A92">
        <w:fldChar w:fldCharType="begin"/>
      </w:r>
      <w:r w:rsidR="00C066B2" w:rsidRPr="00270A92">
        <w:instrText xml:space="preserve"> REF _Ref100220225 \h </w:instrText>
      </w:r>
      <w:r w:rsidR="00270A92">
        <w:instrText xml:space="preserve"> \* MERGEFORMAT </w:instrText>
      </w:r>
      <w:r w:rsidR="00C066B2" w:rsidRPr="00270A92">
        <w:fldChar w:fldCharType="separate"/>
      </w:r>
      <w:r w:rsidR="00C066B2" w:rsidRPr="00270A92">
        <w:rPr>
          <w:rFonts w:eastAsiaTheme="minorEastAsia"/>
        </w:rPr>
        <w:t>图</w:t>
      </w:r>
      <w:r w:rsidR="00C066B2" w:rsidRPr="00270A92">
        <w:rPr>
          <w:rFonts w:eastAsiaTheme="minorEastAsia"/>
          <w:noProof/>
        </w:rPr>
        <w:t>3</w:t>
      </w:r>
      <w:r w:rsidR="00C066B2" w:rsidRPr="00270A92">
        <w:rPr>
          <w:rFonts w:eastAsiaTheme="minorEastAsia"/>
        </w:rPr>
        <w:t>.</w:t>
      </w:r>
      <w:r w:rsidR="00C066B2" w:rsidRPr="00270A92">
        <w:rPr>
          <w:rFonts w:eastAsiaTheme="minorEastAsia"/>
          <w:noProof/>
        </w:rPr>
        <w:t>6</w:t>
      </w:r>
      <w:r w:rsidR="00C066B2" w:rsidRPr="00270A92">
        <w:fldChar w:fldCharType="end"/>
      </w:r>
      <w:r w:rsidR="005213C3">
        <w:rPr>
          <w:rFonts w:hint="eastAsia"/>
        </w:rPr>
        <w:t>（左）</w:t>
      </w:r>
      <w:r w:rsidR="002A3DA0" w:rsidRPr="00270A92">
        <w:rPr>
          <w:rFonts w:hint="eastAsia"/>
        </w:rPr>
        <w:t>中</w:t>
      </w:r>
      <w:r w:rsidR="0080639A">
        <w:rPr>
          <w:rFonts w:hint="eastAsia"/>
        </w:rPr>
        <w:t>标签</w:t>
      </w:r>
      <w:r w:rsidR="009B6DD1">
        <w:rPr>
          <w:rFonts w:hint="eastAsia"/>
        </w:rPr>
        <w:t>为</w:t>
      </w:r>
      <w:r>
        <w:rPr>
          <w:rFonts w:hint="eastAsia"/>
        </w:rPr>
        <w:t>猫</w:t>
      </w:r>
      <w:r w:rsidR="00AF174D">
        <w:rPr>
          <w:rFonts w:hint="eastAsia"/>
        </w:rPr>
        <w:t>的图像</w:t>
      </w:r>
      <w:r>
        <w:rPr>
          <w:rFonts w:hint="eastAsia"/>
        </w:rPr>
        <w:t>为例</w:t>
      </w:r>
      <w:r w:rsidR="0097035A">
        <w:rPr>
          <w:rFonts w:hint="eastAsia"/>
        </w:rPr>
        <w:t>，</w:t>
      </w:r>
      <w:proofErr w:type="gramStart"/>
      <w:r>
        <w:rPr>
          <w:rFonts w:hint="eastAsia"/>
        </w:rPr>
        <w:t>挖剪图像</w:t>
      </w:r>
      <w:proofErr w:type="gramEnd"/>
      <w:r>
        <w:rPr>
          <w:rFonts w:hint="eastAsia"/>
        </w:rPr>
        <w:t>策略将原图像中随机大小的一块正方形区域用“挖掉”（如图</w:t>
      </w:r>
      <w:r>
        <w:rPr>
          <w:rFonts w:hint="eastAsia"/>
        </w:rPr>
        <w:t>3.</w:t>
      </w:r>
      <w:r w:rsidR="000E0568">
        <w:t>6</w:t>
      </w:r>
      <w:r w:rsidR="000E0568">
        <w:rPr>
          <w:rFonts w:hint="eastAsia"/>
        </w:rPr>
        <w:t>（右）</w:t>
      </w:r>
      <w:r>
        <w:rPr>
          <w:rFonts w:hint="eastAsia"/>
        </w:rPr>
        <w:t>所示），再将新图像添加到原有的数据集中，</w:t>
      </w:r>
      <w:r w:rsidR="00BF700B">
        <w:rPr>
          <w:rFonts w:hint="eastAsia"/>
        </w:rPr>
        <w:t>原</w:t>
      </w:r>
      <w:r>
        <w:rPr>
          <w:rFonts w:hint="eastAsia"/>
        </w:rPr>
        <w:t>标签保持不变。如果原图像是用矩阵表示，那么挖剪法就是将矩阵中的一个子方块矩阵内部的全部元素替换为</w:t>
      </w:r>
      <w:r>
        <w:rPr>
          <w:rFonts w:hint="eastAsia"/>
        </w:rPr>
        <w:t>0</w:t>
      </w:r>
      <w:r>
        <w:rPr>
          <w:rFonts w:hint="eastAsia"/>
        </w:rPr>
        <w:t>。这种策略可以有效提升视觉模型对遮挡物体的识别能力，以及提升视觉模型根据目标细节识别标签的能力。</w:t>
      </w:r>
    </w:p>
    <w:p w14:paraId="383B1098" w14:textId="77777777" w:rsidR="00AB2050" w:rsidRDefault="00422751" w:rsidP="00AB2050">
      <w:pPr>
        <w:keepNext/>
        <w:ind w:firstLine="480"/>
        <w:jc w:val="center"/>
      </w:pPr>
      <w:r>
        <w:rPr>
          <w:noProof/>
        </w:rPr>
        <w:drawing>
          <wp:inline distT="0" distB="0" distL="0" distR="0" wp14:anchorId="23DD492E" wp14:editId="0C1E2B3D">
            <wp:extent cx="1681162" cy="1679815"/>
            <wp:effectExtent l="0" t="0" r="0" b="0"/>
            <wp:docPr id="41" name="图片 41"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29582" cy="1728196"/>
                    </a:xfrm>
                    <a:prstGeom prst="rect">
                      <a:avLst/>
                    </a:prstGeom>
                    <a:noFill/>
                    <a:ln>
                      <a:noFill/>
                    </a:ln>
                  </pic:spPr>
                </pic:pic>
              </a:graphicData>
            </a:graphic>
          </wp:inline>
        </w:drawing>
      </w:r>
      <w:r w:rsidR="009462E2">
        <w:rPr>
          <w:rFonts w:hint="eastAsia"/>
        </w:rPr>
        <w:t xml:space="preserve"> </w:t>
      </w:r>
      <w:r w:rsidR="009462E2">
        <w:t xml:space="preserve"> </w:t>
      </w:r>
      <w:r w:rsidR="009462E2">
        <w:rPr>
          <w:noProof/>
        </w:rPr>
        <w:drawing>
          <wp:inline distT="0" distB="0" distL="0" distR="0" wp14:anchorId="1E9A0F07" wp14:editId="724B35A1">
            <wp:extent cx="1681162" cy="167962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07538" cy="1705974"/>
                    </a:xfrm>
                    <a:prstGeom prst="rect">
                      <a:avLst/>
                    </a:prstGeom>
                    <a:noFill/>
                    <a:ln>
                      <a:noFill/>
                    </a:ln>
                  </pic:spPr>
                </pic:pic>
              </a:graphicData>
            </a:graphic>
          </wp:inline>
        </w:drawing>
      </w:r>
    </w:p>
    <w:p w14:paraId="2BE96587" w14:textId="205E304E" w:rsidR="009F151B" w:rsidRPr="00DF5C61" w:rsidRDefault="00716FC5" w:rsidP="00AB2050">
      <w:pPr>
        <w:pStyle w:val="a8"/>
        <w:ind w:left="210" w:hanging="210"/>
        <w:jc w:val="center"/>
        <w:rPr>
          <w:rFonts w:ascii="Times New Roman" w:eastAsiaTheme="minorEastAsia" w:hAnsi="Times New Roman"/>
          <w:sz w:val="21"/>
          <w:szCs w:val="21"/>
        </w:rPr>
      </w:pPr>
      <w:bookmarkStart w:id="663" w:name="_Ref100220225"/>
      <w:bookmarkStart w:id="664" w:name="_Ref100220217"/>
      <w:r w:rsidRPr="00DF5C61">
        <w:rPr>
          <w:rFonts w:ascii="Times New Roman" w:eastAsiaTheme="minorEastAsia" w:hAnsi="Times New Roman"/>
          <w:sz w:val="21"/>
          <w:szCs w:val="21"/>
        </w:rPr>
        <w:t>图</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STYLEREF 1 \s </w:instrText>
      </w:r>
      <w:r w:rsidR="00B8697E">
        <w:rPr>
          <w:rFonts w:ascii="Times New Roman" w:eastAsiaTheme="minorEastAsia" w:hAnsi="Times New Roman"/>
          <w:sz w:val="21"/>
          <w:szCs w:val="21"/>
        </w:rPr>
        <w:fldChar w:fldCharType="separate"/>
      </w:r>
      <w:r w:rsidR="00B8697E">
        <w:rPr>
          <w:rFonts w:ascii="Times New Roman" w:eastAsiaTheme="minorEastAsia" w:hAnsi="Times New Roman"/>
          <w:noProof/>
          <w:sz w:val="21"/>
          <w:szCs w:val="21"/>
        </w:rPr>
        <w:t>3</w:t>
      </w:r>
      <w:r w:rsidR="00B8697E">
        <w:rPr>
          <w:rFonts w:ascii="Times New Roman" w:eastAsiaTheme="minorEastAsia" w:hAnsi="Times New Roman"/>
          <w:sz w:val="21"/>
          <w:szCs w:val="21"/>
        </w:rPr>
        <w:fldChar w:fldCharType="end"/>
      </w:r>
      <w:r w:rsidR="00B8697E">
        <w:rPr>
          <w:rFonts w:ascii="Times New Roman" w:eastAsiaTheme="minorEastAsia" w:hAnsi="Times New Roman"/>
          <w:sz w:val="21"/>
          <w:szCs w:val="21"/>
        </w:rPr>
        <w:t>.</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SEQ Figure \* ARABIC \s 1 </w:instrText>
      </w:r>
      <w:r w:rsidR="00B8697E">
        <w:rPr>
          <w:rFonts w:ascii="Times New Roman" w:eastAsiaTheme="minorEastAsia" w:hAnsi="Times New Roman"/>
          <w:sz w:val="21"/>
          <w:szCs w:val="21"/>
        </w:rPr>
        <w:fldChar w:fldCharType="separate"/>
      </w:r>
      <w:r w:rsidR="00B8697E">
        <w:rPr>
          <w:rFonts w:ascii="Times New Roman" w:eastAsiaTheme="minorEastAsia" w:hAnsi="Times New Roman"/>
          <w:noProof/>
          <w:sz w:val="21"/>
          <w:szCs w:val="21"/>
        </w:rPr>
        <w:t>6</w:t>
      </w:r>
      <w:r w:rsidR="00B8697E">
        <w:rPr>
          <w:rFonts w:ascii="Times New Roman" w:eastAsiaTheme="minorEastAsia" w:hAnsi="Times New Roman"/>
          <w:sz w:val="21"/>
          <w:szCs w:val="21"/>
        </w:rPr>
        <w:fldChar w:fldCharType="end"/>
      </w:r>
      <w:bookmarkEnd w:id="663"/>
      <w:r w:rsidR="00AB2050" w:rsidRPr="00DF5C61">
        <w:rPr>
          <w:rFonts w:ascii="Times New Roman" w:eastAsiaTheme="minorEastAsia" w:hAnsi="Times New Roman"/>
          <w:sz w:val="21"/>
          <w:szCs w:val="21"/>
        </w:rPr>
        <w:t xml:space="preserve">  </w:t>
      </w:r>
      <w:r w:rsidR="00AB2050" w:rsidRPr="00DF5C61">
        <w:rPr>
          <w:rFonts w:ascii="Times New Roman" w:eastAsiaTheme="minorEastAsia" w:hAnsi="Times New Roman"/>
          <w:sz w:val="21"/>
          <w:szCs w:val="21"/>
        </w:rPr>
        <w:t>原图像（左）和挖剪后的图像（右）</w:t>
      </w:r>
      <w:bookmarkEnd w:id="664"/>
    </w:p>
    <w:p w14:paraId="33C389B5" w14:textId="0F7FBC09" w:rsidR="00B87B2E" w:rsidRDefault="005C7155" w:rsidP="00B87B2E">
      <w:pPr>
        <w:pStyle w:val="3"/>
      </w:pPr>
      <w:r>
        <w:rPr>
          <w:rFonts w:hint="eastAsia"/>
        </w:rPr>
        <w:t>SLA</w:t>
      </w:r>
      <w:r w:rsidR="00485E25">
        <w:rPr>
          <w:rFonts w:hint="eastAsia"/>
        </w:rPr>
        <w:t>模型</w:t>
      </w:r>
    </w:p>
    <w:p w14:paraId="062630F8" w14:textId="79180083" w:rsidR="00C36568" w:rsidRDefault="00414F99" w:rsidP="00321C48">
      <w:pPr>
        <w:ind w:firstLine="480"/>
      </w:pPr>
      <w:r w:rsidRPr="00270A92">
        <w:rPr>
          <w:rFonts w:hint="eastAsia"/>
        </w:rPr>
        <w:t>以</w:t>
      </w:r>
      <w:r w:rsidR="000D3D9E" w:rsidRPr="009C4878">
        <w:fldChar w:fldCharType="begin"/>
      </w:r>
      <w:r w:rsidR="000D3D9E" w:rsidRPr="009C4878">
        <w:instrText xml:space="preserve"> </w:instrText>
      </w:r>
      <w:r w:rsidR="000D3D9E" w:rsidRPr="009C4878">
        <w:rPr>
          <w:rFonts w:hint="eastAsia"/>
        </w:rPr>
        <w:instrText>REF _Ref100221073 \h</w:instrText>
      </w:r>
      <w:r w:rsidR="000D3D9E" w:rsidRPr="009C4878">
        <w:instrText xml:space="preserve"> </w:instrText>
      </w:r>
      <w:r w:rsidR="000D3D9E">
        <w:instrText xml:space="preserve"> \* MERGEFORMAT </w:instrText>
      </w:r>
      <w:r w:rsidR="000D3D9E" w:rsidRPr="009C4878">
        <w:fldChar w:fldCharType="separate"/>
      </w:r>
      <w:r w:rsidR="000D3D9E" w:rsidRPr="009C4878">
        <w:rPr>
          <w:rFonts w:eastAsiaTheme="minorEastAsia"/>
        </w:rPr>
        <w:t>图</w:t>
      </w:r>
      <w:r w:rsidR="000D3D9E" w:rsidRPr="009C4878">
        <w:rPr>
          <w:rFonts w:eastAsiaTheme="minorEastAsia"/>
          <w:noProof/>
        </w:rPr>
        <w:t>3</w:t>
      </w:r>
      <w:r w:rsidR="000D3D9E" w:rsidRPr="009C4878">
        <w:rPr>
          <w:rFonts w:eastAsiaTheme="minorEastAsia"/>
        </w:rPr>
        <w:t>.</w:t>
      </w:r>
      <w:r w:rsidR="000D3D9E" w:rsidRPr="009C4878">
        <w:rPr>
          <w:rFonts w:eastAsiaTheme="minorEastAsia"/>
          <w:noProof/>
        </w:rPr>
        <w:t>7</w:t>
      </w:r>
      <w:r w:rsidR="000D3D9E" w:rsidRPr="009C4878">
        <w:fldChar w:fldCharType="end"/>
      </w:r>
      <w:r w:rsidRPr="00270A92">
        <w:rPr>
          <w:rFonts w:hint="eastAsia"/>
        </w:rPr>
        <w:t>中</w:t>
      </w:r>
      <w:r>
        <w:rPr>
          <w:rFonts w:hint="eastAsia"/>
        </w:rPr>
        <w:t>标签为猫的图像为例，</w:t>
      </w:r>
      <w:r w:rsidR="000278BD">
        <w:rPr>
          <w:rFonts w:hint="eastAsia"/>
        </w:rPr>
        <w:t>过去的</w:t>
      </w:r>
      <w:r w:rsidR="00544546">
        <w:rPr>
          <w:rFonts w:hint="eastAsia"/>
        </w:rPr>
        <w:t>数据增强模型</w:t>
      </w:r>
      <w:r w:rsidR="000278BD">
        <w:rPr>
          <w:rFonts w:hint="eastAsia"/>
        </w:rPr>
        <w:t>是迫使分类器</w:t>
      </w:r>
      <w:r w:rsidR="001300F6">
        <w:rPr>
          <w:rFonts w:hint="eastAsia"/>
        </w:rPr>
        <w:t>对</w:t>
      </w:r>
      <w:r w:rsidR="008305AA">
        <w:rPr>
          <w:rFonts w:hint="eastAsia"/>
        </w:rPr>
        <w:t>原图像</w:t>
      </w:r>
      <w:r w:rsidR="004C0CAB">
        <w:rPr>
          <w:rFonts w:hint="eastAsia"/>
        </w:rPr>
        <w:t>（</w:t>
      </w:r>
      <w:r w:rsidR="004C0CAB" w:rsidRPr="009C4878">
        <w:fldChar w:fldCharType="begin"/>
      </w:r>
      <w:r w:rsidR="004C0CAB" w:rsidRPr="009C4878">
        <w:instrText xml:space="preserve"> </w:instrText>
      </w:r>
      <w:r w:rsidR="004C0CAB" w:rsidRPr="009C4878">
        <w:rPr>
          <w:rFonts w:hint="eastAsia"/>
        </w:rPr>
        <w:instrText>REF _Ref100221073 \h</w:instrText>
      </w:r>
      <w:r w:rsidR="004C0CAB" w:rsidRPr="009C4878">
        <w:instrText xml:space="preserve"> </w:instrText>
      </w:r>
      <w:r w:rsidR="004C0CAB">
        <w:instrText xml:space="preserve"> \* MERGEFORMAT </w:instrText>
      </w:r>
      <w:r w:rsidR="004C0CAB" w:rsidRPr="009C4878">
        <w:fldChar w:fldCharType="separate"/>
      </w:r>
      <w:r w:rsidR="004C0CAB" w:rsidRPr="009C4878">
        <w:rPr>
          <w:rFonts w:eastAsiaTheme="minorEastAsia"/>
        </w:rPr>
        <w:t>图</w:t>
      </w:r>
      <w:r w:rsidR="004C0CAB" w:rsidRPr="009C4878">
        <w:rPr>
          <w:rFonts w:eastAsiaTheme="minorEastAsia"/>
          <w:noProof/>
        </w:rPr>
        <w:t>3</w:t>
      </w:r>
      <w:r w:rsidR="004C0CAB" w:rsidRPr="009C4878">
        <w:rPr>
          <w:rFonts w:eastAsiaTheme="minorEastAsia"/>
        </w:rPr>
        <w:t>.</w:t>
      </w:r>
      <w:r w:rsidR="004C0CAB" w:rsidRPr="009C4878">
        <w:rPr>
          <w:rFonts w:eastAsiaTheme="minorEastAsia"/>
          <w:noProof/>
        </w:rPr>
        <w:t>7</w:t>
      </w:r>
      <w:r w:rsidR="004C0CAB" w:rsidRPr="009C4878">
        <w:fldChar w:fldCharType="end"/>
      </w:r>
      <w:r w:rsidR="004C0CAB" w:rsidRPr="009C4878">
        <w:rPr>
          <w:rFonts w:hint="eastAsia"/>
        </w:rPr>
        <w:t>（左一）</w:t>
      </w:r>
      <w:r w:rsidR="004C0CAB">
        <w:rPr>
          <w:rFonts w:hint="eastAsia"/>
        </w:rPr>
        <w:t>）</w:t>
      </w:r>
      <w:r w:rsidR="00297C66">
        <w:rPr>
          <w:rFonts w:hint="eastAsia"/>
        </w:rPr>
        <w:t>和</w:t>
      </w:r>
      <w:r w:rsidR="00367471">
        <w:rPr>
          <w:rFonts w:hint="eastAsia"/>
        </w:rPr>
        <w:t>旋转后的图像</w:t>
      </w:r>
      <w:r w:rsidR="00821C41">
        <w:rPr>
          <w:rFonts w:hint="eastAsia"/>
        </w:rPr>
        <w:t>（</w:t>
      </w:r>
      <w:r w:rsidR="00821C41" w:rsidRPr="009C4878">
        <w:fldChar w:fldCharType="begin"/>
      </w:r>
      <w:r w:rsidR="00821C41" w:rsidRPr="009C4878">
        <w:instrText xml:space="preserve"> </w:instrText>
      </w:r>
      <w:r w:rsidR="00821C41" w:rsidRPr="009C4878">
        <w:rPr>
          <w:rFonts w:hint="eastAsia"/>
        </w:rPr>
        <w:instrText>REF _Ref100221073 \h</w:instrText>
      </w:r>
      <w:r w:rsidR="00821C41" w:rsidRPr="009C4878">
        <w:instrText xml:space="preserve"> </w:instrText>
      </w:r>
      <w:r w:rsidR="00821C41">
        <w:instrText xml:space="preserve"> \* MERGEFORMAT </w:instrText>
      </w:r>
      <w:r w:rsidR="00821C41" w:rsidRPr="009C4878">
        <w:fldChar w:fldCharType="separate"/>
      </w:r>
      <w:r w:rsidR="00821C41" w:rsidRPr="009C4878">
        <w:rPr>
          <w:rFonts w:eastAsiaTheme="minorEastAsia"/>
        </w:rPr>
        <w:t>图</w:t>
      </w:r>
      <w:r w:rsidR="00821C41" w:rsidRPr="009C4878">
        <w:rPr>
          <w:rFonts w:eastAsiaTheme="minorEastAsia"/>
          <w:noProof/>
        </w:rPr>
        <w:t>3</w:t>
      </w:r>
      <w:r w:rsidR="00821C41" w:rsidRPr="009C4878">
        <w:rPr>
          <w:rFonts w:eastAsiaTheme="minorEastAsia"/>
        </w:rPr>
        <w:t>.</w:t>
      </w:r>
      <w:r w:rsidR="00821C41" w:rsidRPr="009C4878">
        <w:rPr>
          <w:rFonts w:eastAsiaTheme="minorEastAsia"/>
          <w:noProof/>
        </w:rPr>
        <w:t>7</w:t>
      </w:r>
      <w:r w:rsidR="00821C41" w:rsidRPr="009C4878">
        <w:fldChar w:fldCharType="end"/>
      </w:r>
      <w:r w:rsidR="00821C41" w:rsidRPr="009C4878">
        <w:rPr>
          <w:rFonts w:hint="eastAsia"/>
        </w:rPr>
        <w:t>（左二、右二、右</w:t>
      </w:r>
      <w:proofErr w:type="gramStart"/>
      <w:r w:rsidR="00821C41">
        <w:rPr>
          <w:rFonts w:hint="eastAsia"/>
        </w:rPr>
        <w:t>一</w:t>
      </w:r>
      <w:proofErr w:type="gramEnd"/>
      <w:r w:rsidR="00821C41">
        <w:rPr>
          <w:rFonts w:hint="eastAsia"/>
        </w:rPr>
        <w:t>））</w:t>
      </w:r>
      <w:r w:rsidR="00367471">
        <w:rPr>
          <w:rFonts w:hint="eastAsia"/>
        </w:rPr>
        <w:t>输出标签</w:t>
      </w:r>
      <w:r w:rsidR="0088700C">
        <w:rPr>
          <w:rFonts w:hint="eastAsia"/>
        </w:rPr>
        <w:t>趋于一致</w:t>
      </w:r>
      <w:r w:rsidR="00367471">
        <w:rPr>
          <w:rFonts w:hint="eastAsia"/>
        </w:rPr>
        <w:t>。</w:t>
      </w:r>
      <w:r w:rsidR="00D426BF">
        <w:rPr>
          <w:rFonts w:hint="eastAsia"/>
        </w:rPr>
        <w:t>这种做法会极大地增加模型的复杂度，</w:t>
      </w:r>
      <w:r w:rsidR="00C132DC">
        <w:rPr>
          <w:rFonts w:hint="eastAsia"/>
        </w:rPr>
        <w:t>因为这会极大地改变样本的特征。</w:t>
      </w:r>
      <w:r w:rsidR="00942E7E">
        <w:t>SLA</w:t>
      </w:r>
      <w:r w:rsidR="00942E7E">
        <w:rPr>
          <w:rFonts w:hint="eastAsia"/>
        </w:rPr>
        <w:t>（</w:t>
      </w:r>
      <w:r w:rsidR="00942E7E">
        <w:t>Self-supervised Label Augmentation</w:t>
      </w:r>
      <w:r w:rsidR="00942E7E">
        <w:rPr>
          <w:rFonts w:hint="eastAsia"/>
        </w:rPr>
        <w:t>）</w:t>
      </w:r>
      <w:r w:rsidR="005060FC">
        <w:rPr>
          <w:rFonts w:hint="eastAsia"/>
        </w:rPr>
        <w:t>模型</w:t>
      </w:r>
      <w:r w:rsidR="0023230F">
        <w:rPr>
          <w:rFonts w:hint="eastAsia"/>
        </w:rPr>
        <w:t>并不直接</w:t>
      </w:r>
      <w:r w:rsidR="00AD1D70">
        <w:rPr>
          <w:rFonts w:hint="eastAsia"/>
        </w:rPr>
        <w:t>强迫分类器</w:t>
      </w:r>
      <w:r w:rsidR="007A5FDA">
        <w:rPr>
          <w:rFonts w:hint="eastAsia"/>
        </w:rPr>
        <w:t>学习原始</w:t>
      </w:r>
      <w:r w:rsidR="00023ADE">
        <w:rPr>
          <w:rFonts w:hint="eastAsia"/>
        </w:rPr>
        <w:t>图像</w:t>
      </w:r>
      <w:r w:rsidR="00FB3251">
        <w:rPr>
          <w:rFonts w:hint="eastAsia"/>
        </w:rPr>
        <w:t>和它变种的</w:t>
      </w:r>
      <w:r w:rsidR="004C764C">
        <w:rPr>
          <w:rFonts w:hint="eastAsia"/>
        </w:rPr>
        <w:t>转换</w:t>
      </w:r>
      <w:r w:rsidR="00FB3251">
        <w:rPr>
          <w:rFonts w:hint="eastAsia"/>
        </w:rPr>
        <w:t>不变性</w:t>
      </w:r>
      <w:r w:rsidR="0023230F">
        <w:rPr>
          <w:rFonts w:hint="eastAsia"/>
        </w:rPr>
        <w:t>，</w:t>
      </w:r>
      <w:r w:rsidR="00470A32">
        <w:rPr>
          <w:rFonts w:hint="eastAsia"/>
        </w:rPr>
        <w:t>而</w:t>
      </w:r>
      <w:r w:rsidR="005060FC">
        <w:rPr>
          <w:rFonts w:hint="eastAsia"/>
        </w:rPr>
        <w:t>是</w:t>
      </w:r>
      <w:r w:rsidR="005A5E04">
        <w:rPr>
          <w:rFonts w:hint="eastAsia"/>
        </w:rPr>
        <w:t>让分类器</w:t>
      </w:r>
      <w:r w:rsidR="005060FC" w:rsidRPr="005060FC">
        <w:rPr>
          <w:rFonts w:hint="eastAsia"/>
        </w:rPr>
        <w:t>学习一个关于原始标签和自监督标签的联合</w:t>
      </w:r>
      <w:r w:rsidR="00392978">
        <w:rPr>
          <w:rFonts w:hint="eastAsia"/>
        </w:rPr>
        <w:t>概率分布</w:t>
      </w:r>
      <w:r w:rsidR="00190F6A">
        <w:rPr>
          <w:rFonts w:hint="eastAsia"/>
        </w:rPr>
        <w:t>，</w:t>
      </w:r>
      <w:r w:rsidR="0067265B">
        <w:rPr>
          <w:rFonts w:hint="eastAsia"/>
        </w:rPr>
        <w:t>在推理阶段</w:t>
      </w:r>
      <w:r w:rsidR="00865A62">
        <w:rPr>
          <w:rFonts w:hint="eastAsia"/>
        </w:rPr>
        <w:t>聚合得出预测结果</w:t>
      </w:r>
      <w:r w:rsidR="00942E7E" w:rsidRPr="009C4878">
        <w:rPr>
          <w:rFonts w:hint="eastAsia"/>
        </w:rPr>
        <w:t>。</w:t>
      </w:r>
    </w:p>
    <w:p w14:paraId="35BD7CC9" w14:textId="77777777" w:rsidR="00B518A9" w:rsidRDefault="00A777D0" w:rsidP="004163C6">
      <w:pPr>
        <w:keepNext/>
        <w:ind w:firstLineChars="300" w:firstLine="720"/>
      </w:pPr>
      <w:r>
        <w:rPr>
          <w:noProof/>
        </w:rPr>
        <w:drawing>
          <wp:inline distT="0" distB="0" distL="0" distR="0" wp14:anchorId="69965523" wp14:editId="685F6BE2">
            <wp:extent cx="1153450" cy="1152525"/>
            <wp:effectExtent l="0" t="0" r="8890" b="0"/>
            <wp:docPr id="28" name="图片 28"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170119" cy="1169181"/>
                    </a:xfrm>
                    <a:prstGeom prst="rect">
                      <a:avLst/>
                    </a:prstGeom>
                    <a:noFill/>
                    <a:ln>
                      <a:noFill/>
                    </a:ln>
                  </pic:spPr>
                </pic:pic>
              </a:graphicData>
            </a:graphic>
          </wp:inline>
        </w:drawing>
      </w:r>
      <w:r w:rsidR="00337490">
        <w:rPr>
          <w:noProof/>
        </w:rPr>
        <w:drawing>
          <wp:inline distT="0" distB="0" distL="0" distR="0" wp14:anchorId="0F79B83A" wp14:editId="54305086">
            <wp:extent cx="1153450" cy="1152525"/>
            <wp:effectExtent l="317" t="0" r="9208" b="9207"/>
            <wp:docPr id="30" name="图片 30"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rot="5400000">
                      <a:off x="0" y="0"/>
                      <a:ext cx="1170119" cy="1169181"/>
                    </a:xfrm>
                    <a:prstGeom prst="rect">
                      <a:avLst/>
                    </a:prstGeom>
                    <a:noFill/>
                    <a:ln>
                      <a:noFill/>
                    </a:ln>
                  </pic:spPr>
                </pic:pic>
              </a:graphicData>
            </a:graphic>
          </wp:inline>
        </w:drawing>
      </w:r>
      <w:r w:rsidR="00337490">
        <w:rPr>
          <w:noProof/>
        </w:rPr>
        <w:drawing>
          <wp:inline distT="0" distB="0" distL="0" distR="0" wp14:anchorId="68292D69" wp14:editId="470C9CE4">
            <wp:extent cx="1153450" cy="1152525"/>
            <wp:effectExtent l="0" t="0" r="8890" b="0"/>
            <wp:docPr id="32" name="图片 32"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rot="10800000">
                      <a:off x="0" y="0"/>
                      <a:ext cx="1170119" cy="1169181"/>
                    </a:xfrm>
                    <a:prstGeom prst="rect">
                      <a:avLst/>
                    </a:prstGeom>
                    <a:noFill/>
                    <a:ln>
                      <a:noFill/>
                    </a:ln>
                  </pic:spPr>
                </pic:pic>
              </a:graphicData>
            </a:graphic>
          </wp:inline>
        </w:drawing>
      </w:r>
      <w:r w:rsidR="00337490">
        <w:rPr>
          <w:noProof/>
        </w:rPr>
        <w:drawing>
          <wp:inline distT="0" distB="0" distL="0" distR="0" wp14:anchorId="29DC4D94" wp14:editId="18C7069C">
            <wp:extent cx="1153450" cy="1152525"/>
            <wp:effectExtent l="317" t="0" r="9208" b="9207"/>
            <wp:docPr id="33" name="图片 33"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rot="16200000">
                      <a:off x="0" y="0"/>
                      <a:ext cx="1170119" cy="1169181"/>
                    </a:xfrm>
                    <a:prstGeom prst="rect">
                      <a:avLst/>
                    </a:prstGeom>
                    <a:noFill/>
                    <a:ln>
                      <a:noFill/>
                    </a:ln>
                  </pic:spPr>
                </pic:pic>
              </a:graphicData>
            </a:graphic>
          </wp:inline>
        </w:drawing>
      </w:r>
    </w:p>
    <w:p w14:paraId="2441031E" w14:textId="7F10D428" w:rsidR="00022AD7" w:rsidRPr="00A45CF5" w:rsidRDefault="008F7180" w:rsidP="004F157D">
      <w:pPr>
        <w:pStyle w:val="a8"/>
        <w:ind w:left="210" w:hanging="210"/>
        <w:jc w:val="center"/>
        <w:rPr>
          <w:rFonts w:ascii="Times New Roman" w:eastAsiaTheme="minorEastAsia" w:hAnsi="Times New Roman"/>
          <w:sz w:val="21"/>
          <w:szCs w:val="21"/>
        </w:rPr>
      </w:pPr>
      <w:bookmarkStart w:id="665" w:name="_Ref100221073"/>
      <w:r w:rsidRPr="00A45CF5">
        <w:rPr>
          <w:rFonts w:ascii="Times New Roman" w:eastAsiaTheme="minorEastAsia" w:hAnsi="Times New Roman"/>
          <w:sz w:val="21"/>
          <w:szCs w:val="21"/>
        </w:rPr>
        <w:t>图</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STYLEREF 1 \s </w:instrText>
      </w:r>
      <w:r w:rsidR="00B8697E">
        <w:rPr>
          <w:rFonts w:ascii="Times New Roman" w:eastAsiaTheme="minorEastAsia" w:hAnsi="Times New Roman"/>
          <w:sz w:val="21"/>
          <w:szCs w:val="21"/>
        </w:rPr>
        <w:fldChar w:fldCharType="separate"/>
      </w:r>
      <w:r w:rsidR="00B8697E">
        <w:rPr>
          <w:rFonts w:ascii="Times New Roman" w:eastAsiaTheme="minorEastAsia" w:hAnsi="Times New Roman"/>
          <w:noProof/>
          <w:sz w:val="21"/>
          <w:szCs w:val="21"/>
        </w:rPr>
        <w:t>3</w:t>
      </w:r>
      <w:r w:rsidR="00B8697E">
        <w:rPr>
          <w:rFonts w:ascii="Times New Roman" w:eastAsiaTheme="minorEastAsia" w:hAnsi="Times New Roman"/>
          <w:sz w:val="21"/>
          <w:szCs w:val="21"/>
        </w:rPr>
        <w:fldChar w:fldCharType="end"/>
      </w:r>
      <w:r w:rsidR="00B8697E">
        <w:rPr>
          <w:rFonts w:ascii="Times New Roman" w:eastAsiaTheme="minorEastAsia" w:hAnsi="Times New Roman"/>
          <w:sz w:val="21"/>
          <w:szCs w:val="21"/>
        </w:rPr>
        <w:t>.</w:t>
      </w:r>
      <w:r w:rsidR="00B8697E">
        <w:rPr>
          <w:rFonts w:ascii="Times New Roman" w:eastAsiaTheme="minorEastAsia" w:hAnsi="Times New Roman"/>
          <w:sz w:val="21"/>
          <w:szCs w:val="21"/>
        </w:rPr>
        <w:fldChar w:fldCharType="begin"/>
      </w:r>
      <w:r w:rsidR="00B8697E">
        <w:rPr>
          <w:rFonts w:ascii="Times New Roman" w:eastAsiaTheme="minorEastAsia" w:hAnsi="Times New Roman"/>
          <w:sz w:val="21"/>
          <w:szCs w:val="21"/>
        </w:rPr>
        <w:instrText xml:space="preserve"> SEQ Figure \* ARABIC \s 1 </w:instrText>
      </w:r>
      <w:r w:rsidR="00B8697E">
        <w:rPr>
          <w:rFonts w:ascii="Times New Roman" w:eastAsiaTheme="minorEastAsia" w:hAnsi="Times New Roman"/>
          <w:sz w:val="21"/>
          <w:szCs w:val="21"/>
        </w:rPr>
        <w:fldChar w:fldCharType="separate"/>
      </w:r>
      <w:r w:rsidR="00B8697E">
        <w:rPr>
          <w:rFonts w:ascii="Times New Roman" w:eastAsiaTheme="minorEastAsia" w:hAnsi="Times New Roman"/>
          <w:noProof/>
          <w:sz w:val="21"/>
          <w:szCs w:val="21"/>
        </w:rPr>
        <w:t>7</w:t>
      </w:r>
      <w:r w:rsidR="00B8697E">
        <w:rPr>
          <w:rFonts w:ascii="Times New Roman" w:eastAsiaTheme="minorEastAsia" w:hAnsi="Times New Roman"/>
          <w:sz w:val="21"/>
          <w:szCs w:val="21"/>
        </w:rPr>
        <w:fldChar w:fldCharType="end"/>
      </w:r>
      <w:bookmarkEnd w:id="665"/>
      <w:r w:rsidR="00B518A9" w:rsidRPr="00A45CF5">
        <w:rPr>
          <w:rFonts w:ascii="Times New Roman" w:eastAsiaTheme="minorEastAsia" w:hAnsi="Times New Roman"/>
          <w:sz w:val="21"/>
          <w:szCs w:val="21"/>
        </w:rPr>
        <w:t xml:space="preserve">  </w:t>
      </w:r>
      <w:r w:rsidR="00B518A9" w:rsidRPr="00A45CF5">
        <w:rPr>
          <w:rFonts w:ascii="Times New Roman" w:eastAsiaTheme="minorEastAsia" w:hAnsi="Times New Roman"/>
          <w:sz w:val="21"/>
          <w:szCs w:val="21"/>
        </w:rPr>
        <w:t>原图像</w:t>
      </w:r>
      <w:r w:rsidR="00520DB4" w:rsidRPr="00A45CF5">
        <w:rPr>
          <w:rFonts w:ascii="Times New Roman" w:eastAsiaTheme="minorEastAsia" w:hAnsi="Times New Roman"/>
          <w:sz w:val="21"/>
          <w:szCs w:val="21"/>
        </w:rPr>
        <w:t>（左一）旋转</w:t>
      </w:r>
      <w:r w:rsidR="00520DB4" w:rsidRPr="00A45CF5">
        <w:rPr>
          <w:rFonts w:ascii="Times New Roman" w:eastAsiaTheme="minorEastAsia" w:hAnsi="Times New Roman"/>
          <w:sz w:val="21"/>
          <w:szCs w:val="21"/>
        </w:rPr>
        <w:t>90</w:t>
      </w:r>
      <w:r w:rsidR="00AF2458">
        <w:rPr>
          <w:rFonts w:ascii="Times New Roman" w:eastAsiaTheme="minorEastAsia" w:hAnsi="Times New Roman" w:hint="eastAsia"/>
          <w:sz w:val="21"/>
          <w:szCs w:val="21"/>
        </w:rPr>
        <w:t>°</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左二</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旋转</w:t>
      </w:r>
      <w:r w:rsidR="00F26B94" w:rsidRPr="00A45CF5">
        <w:rPr>
          <w:rFonts w:ascii="Times New Roman" w:eastAsiaTheme="minorEastAsia" w:hAnsi="Times New Roman"/>
          <w:sz w:val="21"/>
          <w:szCs w:val="21"/>
        </w:rPr>
        <w:t>180</w:t>
      </w:r>
      <w:r w:rsidR="00D245DB">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（右二）旋转</w:t>
      </w:r>
      <w:r w:rsidR="00F26B94" w:rsidRPr="00A45CF5">
        <w:rPr>
          <w:rFonts w:ascii="Times New Roman" w:eastAsiaTheme="minorEastAsia" w:hAnsi="Times New Roman"/>
          <w:sz w:val="21"/>
          <w:szCs w:val="21"/>
        </w:rPr>
        <w:t>270</w:t>
      </w:r>
      <w:r w:rsidR="00DE5828">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（右一）</w:t>
      </w:r>
    </w:p>
    <w:p w14:paraId="3B5B677A" w14:textId="4F7FD19E" w:rsidR="00321C48" w:rsidRDefault="00C844B6" w:rsidP="00321C48">
      <w:pPr>
        <w:pStyle w:val="3"/>
      </w:pPr>
      <w:r>
        <w:lastRenderedPageBreak/>
        <w:t>mixup</w:t>
      </w:r>
      <w:r w:rsidR="001362E1">
        <w:rPr>
          <w:rFonts w:hint="eastAsia"/>
        </w:rPr>
        <w:t>模型</w:t>
      </w:r>
    </w:p>
    <w:p w14:paraId="64EE0492" w14:textId="4E83AF06" w:rsidR="003E458C" w:rsidRDefault="006451FC" w:rsidP="00321C48">
      <w:pPr>
        <w:ind w:firstLine="480"/>
      </w:pPr>
      <w:r>
        <w:t>mixup</w:t>
      </w:r>
      <w:r w:rsidR="00355203">
        <w:rPr>
          <w:rFonts w:hint="eastAsia"/>
        </w:rPr>
        <w:t>模型</w:t>
      </w:r>
      <w:r w:rsidR="005A28BA">
        <w:rPr>
          <w:rFonts w:hint="eastAsia"/>
        </w:rPr>
        <w:t>是一种简单有效的数据增强模型。</w:t>
      </w:r>
      <w:r w:rsidR="00CD6061">
        <w:rPr>
          <w:rFonts w:hint="eastAsia"/>
        </w:rPr>
        <w:t>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2693">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405225">
        <w:rPr>
          <w:rFonts w:hint="eastAsia"/>
        </w:rPr>
        <w:t>是输入向量，</w:t>
      </w:r>
      <w:r w:rsidR="000156F9">
        <w:rPr>
          <w:rFonts w:hint="eastAsia"/>
        </w:rPr>
        <w:t>对应标签</w:t>
      </w:r>
      <w:r w:rsidR="00DE761B">
        <w:rPr>
          <w:rFonts w:hint="eastAsia"/>
        </w:rPr>
        <w:t>的</w:t>
      </w:r>
      <w:r w:rsidR="00A91CC5">
        <w:rPr>
          <w:rFonts w:hint="eastAsia"/>
        </w:rPr>
        <w:t>独热向量</w:t>
      </w:r>
      <w:r w:rsidR="000156F9">
        <w:rPr>
          <w:rFonts w:hint="eastAsia"/>
        </w:rPr>
        <w:t>分别是</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D6026">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0156F9">
        <w:rPr>
          <w:rFonts w:hint="eastAsia"/>
        </w:rPr>
        <w:t>，</w:t>
      </w:r>
      <w:r w:rsidR="00245F97">
        <w:rPr>
          <w:rFonts w:hint="eastAsia"/>
        </w:rPr>
        <w:t>则它们</w:t>
      </w:r>
      <w:r w:rsidR="00867016">
        <w:rPr>
          <w:rFonts w:hint="eastAsia"/>
        </w:rPr>
        <w:t>混合生成的样本和</w:t>
      </w:r>
      <w:r w:rsidR="0052513C">
        <w:rPr>
          <w:rFonts w:hint="eastAsia"/>
        </w:rPr>
        <w:t>对应的</w:t>
      </w:r>
      <w:r w:rsidR="00890900">
        <w:rPr>
          <w:rFonts w:hint="eastAsia"/>
        </w:rPr>
        <w:t>向量</w:t>
      </w:r>
      <w:r w:rsidR="00087F45">
        <w:rPr>
          <w:rFonts w:hint="eastAsia"/>
        </w:rPr>
        <w:t>是：</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915"/>
        <w:gridCol w:w="2923"/>
      </w:tblGrid>
      <w:tr w:rsidR="00A051E2" w14:paraId="06DF099D" w14:textId="77777777" w:rsidTr="00B729B8">
        <w:tc>
          <w:tcPr>
            <w:tcW w:w="2982" w:type="dxa"/>
            <w:vAlign w:val="center"/>
          </w:tcPr>
          <w:p w14:paraId="1A3244E9" w14:textId="77777777" w:rsidR="003E458C" w:rsidRDefault="003E458C" w:rsidP="00B729B8"/>
        </w:tc>
        <w:tc>
          <w:tcPr>
            <w:tcW w:w="2982" w:type="dxa"/>
            <w:vAlign w:val="center"/>
          </w:tcPr>
          <w:p w14:paraId="026C4D83" w14:textId="77777777" w:rsidR="003E458C" w:rsidRPr="00A051E2" w:rsidRDefault="00827A47" w:rsidP="00B729B8">
            <w:pPr>
              <w:jc w:val="center"/>
            </w:pPr>
            <m:oMathPara>
              <m:oMath>
                <m:acc>
                  <m:accPr>
                    <m:chr m:val="̃"/>
                    <m:ctrlPr>
                      <w:rPr>
                        <w:rFonts w:ascii="Cambria Math" w:hAnsi="Cambria Math"/>
                        <w:i/>
                      </w:rPr>
                    </m:ctrlPr>
                  </m:accPr>
                  <m:e>
                    <m:r>
                      <w:rPr>
                        <w:rFonts w:ascii="Cambria Math"/>
                      </w:rPr>
                      <m:t>x</m:t>
                    </m:r>
                  </m:e>
                </m:acc>
                <m:r>
                  <w:rPr>
                    <w:rFonts w:ascii="Cambria Math"/>
                  </w:rPr>
                  <m:t>=</m:t>
                </m:r>
                <m:r>
                  <w:rPr>
                    <w:rFonts w:ascii="Cambria Math" w:hint="eastAsia"/>
                  </w:rPr>
                  <m:t>λ</m:t>
                </m:r>
                <m:sSub>
                  <m:sSubPr>
                    <m:ctrlPr>
                      <w:rPr>
                        <w:rFonts w:ascii="Cambria Math" w:hAnsi="Cambria Math"/>
                        <w:i/>
                      </w:rPr>
                    </m:ctrlPr>
                  </m:sSubPr>
                  <m:e>
                    <m:r>
                      <w:rPr>
                        <w:rFonts w:ascii="Cambria Math"/>
                      </w:rPr>
                      <m:t>x</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x</m:t>
                    </m:r>
                  </m:e>
                  <m:sub>
                    <m:r>
                      <w:rPr>
                        <w:rFonts w:ascii="Cambria Math"/>
                      </w:rPr>
                      <m:t>j</m:t>
                    </m:r>
                  </m:sub>
                </m:sSub>
              </m:oMath>
            </m:oMathPara>
          </w:p>
          <w:p w14:paraId="158A5964" w14:textId="7ABD3887" w:rsidR="00A051E2" w:rsidRPr="00A051E2" w:rsidRDefault="00827A47" w:rsidP="00B729B8">
            <w:pPr>
              <w:jc w:val="center"/>
            </w:pPr>
            <m:oMathPara>
              <m:oMath>
                <m:acc>
                  <m:accPr>
                    <m:chr m:val="̃"/>
                    <m:ctrlPr>
                      <w:rPr>
                        <w:rFonts w:ascii="Cambria Math" w:hAnsi="Cambria Math"/>
                        <w:i/>
                      </w:rPr>
                    </m:ctrlPr>
                  </m:accPr>
                  <m:e>
                    <m:r>
                      <w:rPr>
                        <w:rFonts w:ascii="Cambria Math"/>
                      </w:rPr>
                      <m:t>y</m:t>
                    </m:r>
                  </m:e>
                </m:acc>
                <m:r>
                  <w:rPr>
                    <w:rFonts w:ascii="Cambria Math"/>
                  </w:rPr>
                  <m:t>=</m:t>
                </m:r>
                <m:r>
                  <w:rPr>
                    <w:rFonts w:ascii="Cambria Math" w:hint="eastAsia"/>
                  </w:rPr>
                  <m:t>λ</m:t>
                </m:r>
                <m:sSub>
                  <m:sSubPr>
                    <m:ctrlPr>
                      <w:rPr>
                        <w:rFonts w:ascii="Cambria Math" w:hAnsi="Cambria Math"/>
                        <w:i/>
                      </w:rPr>
                    </m:ctrlPr>
                  </m:sSubPr>
                  <m:e>
                    <m:r>
                      <w:rPr>
                        <w:rFonts w:ascii="Cambria Math"/>
                      </w:rPr>
                      <m:t>y</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y</m:t>
                    </m:r>
                  </m:e>
                  <m:sub>
                    <m:r>
                      <w:rPr>
                        <w:rFonts w:ascii="Cambria Math"/>
                      </w:rPr>
                      <m:t>j</m:t>
                    </m:r>
                  </m:sub>
                </m:sSub>
              </m:oMath>
            </m:oMathPara>
          </w:p>
        </w:tc>
        <w:tc>
          <w:tcPr>
            <w:tcW w:w="2983" w:type="dxa"/>
            <w:vAlign w:val="center"/>
          </w:tcPr>
          <w:p w14:paraId="77941463" w14:textId="23D4A286" w:rsidR="003E458C" w:rsidRDefault="003E458C" w:rsidP="00B729B8">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A3479">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A3479">
              <w:rPr>
                <w:noProof/>
              </w:rPr>
              <w:t>18</w:t>
            </w:r>
            <w:r>
              <w:fldChar w:fldCharType="end"/>
            </w:r>
            <w:r>
              <w:rPr>
                <w:rFonts w:hint="eastAsia"/>
              </w:rPr>
              <w:t>）</w:t>
            </w:r>
          </w:p>
        </w:tc>
      </w:tr>
    </w:tbl>
    <w:p w14:paraId="03B46403" w14:textId="46FCC4B6" w:rsidR="009F151B" w:rsidRDefault="00D870ED">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rPr>
          <m:t>,</m:t>
        </m:r>
        <m:sSub>
          <m:sSubPr>
            <m:ctrlPr>
              <w:rPr>
                <w:rFonts w:ascii="Cambria Math" w:hAnsi="Cambria Math"/>
                <w:i/>
              </w:rPr>
            </m:ctrlPr>
          </m:sSubPr>
          <m:e>
            <m:r>
              <w:rPr>
                <w:rFonts w:ascii="Cambria Math"/>
              </w:rPr>
              <m:t>y</m:t>
            </m:r>
          </m:e>
          <m:sub>
            <m:r>
              <w:rPr>
                <w:rFonts w:ascii="Cambria Math"/>
              </w:rPr>
              <m:t>i</m:t>
            </m:r>
          </m:sub>
        </m:sSub>
        <m:r>
          <w:rPr>
            <w:rFonts w:ascii="Cambria Math"/>
          </w:rPr>
          <m:t>)</m:t>
        </m:r>
      </m:oMath>
      <w:r w:rsidR="0057410D">
        <w:rPr>
          <w:rFonts w:hint="eastAsia"/>
        </w:rPr>
        <w:t>和</w:t>
      </w:r>
      <m:oMath>
        <m:sSub>
          <m:sSubPr>
            <m:ctrlPr>
              <w:rPr>
                <w:rFonts w:ascii="Cambria Math" w:hAnsi="Cambria Math"/>
                <w:i/>
              </w:rPr>
            </m:ctrlPr>
          </m:sSubPr>
          <m:e>
            <m:r>
              <w:rPr>
                <w:rFonts w:ascii="Cambria Math"/>
              </w:rPr>
              <m:t>(x</m:t>
            </m:r>
          </m:e>
          <m:sub>
            <m:r>
              <w:rPr>
                <w:rFonts w:ascii="Cambria Math"/>
              </w:rPr>
              <m:t>j</m:t>
            </m:r>
          </m:sub>
        </m:sSub>
        <m:r>
          <w:rPr>
            <w:rFonts w:ascii="Cambria Math"/>
          </w:rPr>
          <m:t>,</m:t>
        </m:r>
        <m:sSub>
          <m:sSubPr>
            <m:ctrlPr>
              <w:rPr>
                <w:rFonts w:ascii="Cambria Math" w:hAnsi="Cambria Math"/>
                <w:i/>
              </w:rPr>
            </m:ctrlPr>
          </m:sSubPr>
          <m:e>
            <m:r>
              <w:rPr>
                <w:rFonts w:ascii="Cambria Math"/>
              </w:rPr>
              <m:t>y</m:t>
            </m:r>
          </m:e>
          <m:sub>
            <m:r>
              <w:rPr>
                <w:rFonts w:ascii="Cambria Math"/>
              </w:rPr>
              <m:t>j</m:t>
            </m:r>
          </m:sub>
        </m:sSub>
        <m:r>
          <w:rPr>
            <w:rFonts w:ascii="Cambria Math"/>
          </w:rPr>
          <m:t>)</m:t>
        </m:r>
      </m:oMath>
      <w:r w:rsidR="00445E3F">
        <w:rPr>
          <w:rFonts w:hint="eastAsia"/>
        </w:rPr>
        <w:t>是</w:t>
      </w:r>
      <w:r w:rsidR="00F830F9">
        <w:rPr>
          <w:rFonts w:hint="eastAsia"/>
        </w:rPr>
        <w:t>从训练集中随机挑选的样本，</w:t>
      </w:r>
      <m:oMath>
        <m:r>
          <w:rPr>
            <w:rFonts w:ascii="Cambria Math" w:hint="eastAsia"/>
          </w:rPr>
          <m:t>λ</m:t>
        </m:r>
      </m:oMath>
      <w:r w:rsidR="00ED2BAA">
        <w:rPr>
          <w:rFonts w:hint="eastAsia"/>
        </w:rPr>
        <w:t>取值</w:t>
      </w:r>
      <w:r w:rsidR="00314A7C">
        <w:rPr>
          <w:rFonts w:hint="eastAsia"/>
        </w:rPr>
        <w:t>范围是</w:t>
      </w:r>
      <w:r w:rsidR="00314A7C">
        <w:rPr>
          <w:rFonts w:hint="eastAsia"/>
        </w:rPr>
        <w:t>[</w:t>
      </w:r>
      <w:r w:rsidR="00314A7C">
        <w:t>0, 1]</w:t>
      </w:r>
      <w:r w:rsidR="00314A7C">
        <w:rPr>
          <w:rFonts w:hint="eastAsia"/>
        </w:rPr>
        <w:t>。</w:t>
      </w:r>
      <w:r w:rsidR="00DF1E29">
        <w:t>m</w:t>
      </w:r>
      <w:r w:rsidR="00405DD7">
        <w:t>ixup</w:t>
      </w:r>
      <w:r w:rsidR="00405DD7">
        <w:rPr>
          <w:rFonts w:hint="eastAsia"/>
        </w:rPr>
        <w:t>的假设是</w:t>
      </w:r>
      <w:r w:rsidR="009C399B">
        <w:rPr>
          <w:rFonts w:hint="eastAsia"/>
        </w:rPr>
        <w:t>特征向量的线性插值可以导出</w:t>
      </w:r>
      <w:r w:rsidR="00B148E9">
        <w:rPr>
          <w:rFonts w:hint="eastAsia"/>
        </w:rPr>
        <w:t>对应</w:t>
      </w:r>
      <w:r w:rsidR="00DC5896">
        <w:rPr>
          <w:rFonts w:hint="eastAsia"/>
        </w:rPr>
        <w:t>目标的线性插值。</w:t>
      </w:r>
      <w:r w:rsidR="00A24E16">
        <w:rPr>
          <w:rFonts w:hint="eastAsia"/>
        </w:rPr>
        <w:t xml:space="preserve"> </w:t>
      </w:r>
      <w:r w:rsidR="00A24E16">
        <w:t xml:space="preserve">   </w:t>
      </w:r>
    </w:p>
    <w:p w14:paraId="3A6D6E0E" w14:textId="113CA9F3" w:rsidR="009F151B" w:rsidRDefault="00A24E16">
      <w:pPr>
        <w:pStyle w:val="2"/>
      </w:pPr>
      <w:bookmarkStart w:id="666" w:name="_Toc46962970"/>
      <w:bookmarkStart w:id="667" w:name="_Toc57189241"/>
      <w:bookmarkStart w:id="668" w:name="_Ref100339548"/>
      <w:bookmarkStart w:id="669" w:name="_Toc100573207"/>
      <w:r>
        <w:t>本章小结</w:t>
      </w:r>
      <w:bookmarkEnd w:id="666"/>
      <w:bookmarkEnd w:id="667"/>
      <w:bookmarkEnd w:id="668"/>
      <w:bookmarkEnd w:id="669"/>
    </w:p>
    <w:p w14:paraId="59700FD0" w14:textId="278872B1" w:rsidR="00CF0CB2" w:rsidRDefault="00A24E16" w:rsidP="008E117B">
      <w:pPr>
        <w:ind w:firstLineChars="200" w:firstLine="480"/>
      </w:pPr>
      <w:r>
        <w:rPr>
          <w:rFonts w:hint="eastAsia"/>
        </w:rPr>
        <w:t>本章</w:t>
      </w:r>
      <w:r w:rsidR="0025791A">
        <w:rPr>
          <w:rFonts w:hint="eastAsia"/>
        </w:rPr>
        <w:t>首先分析了</w:t>
      </w:r>
      <w:r w:rsidR="00F11207">
        <w:rPr>
          <w:rFonts w:hint="eastAsia"/>
        </w:rPr>
        <w:t>BYOT</w:t>
      </w:r>
      <w:r w:rsidR="00F11207">
        <w:rPr>
          <w:rFonts w:hint="eastAsia"/>
        </w:rPr>
        <w:t>模型和</w:t>
      </w:r>
      <w:r w:rsidR="000018BD">
        <w:rPr>
          <w:rFonts w:hint="eastAsia"/>
        </w:rPr>
        <w:t>衰减</w:t>
      </w:r>
      <w:r w:rsidR="00064B61">
        <w:rPr>
          <w:rFonts w:hint="eastAsia"/>
        </w:rPr>
        <w:t>BYOT</w:t>
      </w:r>
      <w:r w:rsidR="00064B61">
        <w:rPr>
          <w:rFonts w:hint="eastAsia"/>
        </w:rPr>
        <w:t>模型</w:t>
      </w:r>
      <w:r w:rsidR="00A04973">
        <w:rPr>
          <w:rFonts w:hint="eastAsia"/>
        </w:rPr>
        <w:t>的不足</w:t>
      </w:r>
      <w:r w:rsidR="00AC6138">
        <w:rPr>
          <w:rFonts w:hint="eastAsia"/>
        </w:rPr>
        <w:t>，提出</w:t>
      </w:r>
      <w:r w:rsidR="005C4E1F">
        <w:rPr>
          <w:rFonts w:hint="eastAsia"/>
        </w:rPr>
        <w:t>SKDSA</w:t>
      </w:r>
      <w:r w:rsidR="007839B0">
        <w:rPr>
          <w:rFonts w:hint="eastAsia"/>
        </w:rPr>
        <w:t>模型</w:t>
      </w:r>
      <w:r w:rsidR="00FD4BA4">
        <w:rPr>
          <w:rFonts w:hint="eastAsia"/>
        </w:rPr>
        <w:t>作为</w:t>
      </w:r>
      <w:r w:rsidR="00CB1EEC">
        <w:rPr>
          <w:rFonts w:hint="eastAsia"/>
        </w:rPr>
        <w:t>改进</w:t>
      </w:r>
      <w:r w:rsidR="00FD4BA4">
        <w:rPr>
          <w:rFonts w:hint="eastAsia"/>
        </w:rPr>
        <w:t>方案</w:t>
      </w:r>
      <w:r w:rsidR="008E117B">
        <w:rPr>
          <w:rFonts w:hint="eastAsia"/>
        </w:rPr>
        <w:t>，</w:t>
      </w:r>
      <w:r w:rsidR="0020097A">
        <w:rPr>
          <w:rFonts w:hint="eastAsia"/>
        </w:rPr>
        <w:t>随后</w:t>
      </w:r>
      <w:r w:rsidR="00A16527">
        <w:rPr>
          <w:rFonts w:hint="eastAsia"/>
        </w:rPr>
        <w:t>在</w:t>
      </w:r>
      <w:r w:rsidR="00FD4745">
        <w:fldChar w:fldCharType="begin"/>
      </w:r>
      <w:r w:rsidR="00FD4745">
        <w:instrText xml:space="preserve"> </w:instrText>
      </w:r>
      <w:r w:rsidR="00FD4745">
        <w:rPr>
          <w:rFonts w:hint="eastAsia"/>
        </w:rPr>
        <w:instrText>REF _Ref100079113 \r \h</w:instrText>
      </w:r>
      <w:r w:rsidR="00FD4745">
        <w:instrText xml:space="preserve"> </w:instrText>
      </w:r>
      <w:r w:rsidR="00FD4745">
        <w:fldChar w:fldCharType="separate"/>
      </w:r>
      <w:r w:rsidR="00FD4745">
        <w:t>3.1</w:t>
      </w:r>
      <w:r w:rsidR="00FD4745">
        <w:fldChar w:fldCharType="end"/>
      </w:r>
      <w:proofErr w:type="gramStart"/>
      <w:r w:rsidR="00FD4745">
        <w:rPr>
          <w:rFonts w:hint="eastAsia"/>
        </w:rPr>
        <w:t>节</w:t>
      </w:r>
      <w:r w:rsidR="00421434">
        <w:rPr>
          <w:rFonts w:hint="eastAsia"/>
        </w:rPr>
        <w:t>介绍</w:t>
      </w:r>
      <w:proofErr w:type="gramEnd"/>
      <w:r w:rsidR="00421434">
        <w:rPr>
          <w:rFonts w:hint="eastAsia"/>
        </w:rPr>
        <w:t>了</w:t>
      </w:r>
      <w:r w:rsidR="00A82825">
        <w:rPr>
          <w:rFonts w:hint="eastAsia"/>
        </w:rPr>
        <w:t>典型</w:t>
      </w:r>
      <w:r w:rsidR="008A0BBE">
        <w:rPr>
          <w:rFonts w:hint="eastAsia"/>
        </w:rPr>
        <w:t>自注意力</w:t>
      </w:r>
      <w:r w:rsidR="002B2EF8">
        <w:rPr>
          <w:rFonts w:hint="eastAsia"/>
        </w:rPr>
        <w:t>模型</w:t>
      </w:r>
      <w:r w:rsidR="001B7AE9">
        <w:rPr>
          <w:rFonts w:hint="eastAsia"/>
        </w:rPr>
        <w:t>的计算流程</w:t>
      </w:r>
      <w:r w:rsidR="00AB0B7E">
        <w:rPr>
          <w:rFonts w:hint="eastAsia"/>
        </w:rPr>
        <w:t>。</w:t>
      </w:r>
    </w:p>
    <w:p w14:paraId="6B4C43AE" w14:textId="3079294B" w:rsidR="005C2177" w:rsidRDefault="005936E9">
      <w:pPr>
        <w:ind w:firstLineChars="200" w:firstLine="480"/>
      </w:pPr>
      <w:r>
        <w:fldChar w:fldCharType="begin"/>
      </w:r>
      <w:r>
        <w:instrText xml:space="preserve"> </w:instrText>
      </w:r>
      <w:r>
        <w:rPr>
          <w:rFonts w:hint="eastAsia"/>
        </w:rPr>
        <w:instrText>REF _Ref100170489 \r \h</w:instrText>
      </w:r>
      <w:r>
        <w:instrText xml:space="preserve"> </w:instrText>
      </w:r>
      <w:r>
        <w:fldChar w:fldCharType="separate"/>
      </w:r>
      <w:r>
        <w:t>3.2</w:t>
      </w:r>
      <w:r>
        <w:fldChar w:fldCharType="end"/>
      </w:r>
      <w:r>
        <w:rPr>
          <w:rFonts w:hint="eastAsia"/>
        </w:rPr>
        <w:t>节比较了</w:t>
      </w:r>
      <w:r>
        <w:rPr>
          <w:rFonts w:hint="eastAsia"/>
        </w:rPr>
        <w:t>SKDSA</w:t>
      </w:r>
      <w:r>
        <w:rPr>
          <w:rFonts w:hint="eastAsia"/>
        </w:rPr>
        <w:t>模型和</w:t>
      </w:r>
      <w:r>
        <w:rPr>
          <w:rFonts w:hint="eastAsia"/>
        </w:rPr>
        <w:t>BYOT</w:t>
      </w:r>
      <w:r>
        <w:rPr>
          <w:rFonts w:hint="eastAsia"/>
        </w:rPr>
        <w:t>模型在网络结构、损失函数上的不同，说明了</w:t>
      </w:r>
      <w:r>
        <w:rPr>
          <w:rFonts w:hint="eastAsia"/>
        </w:rPr>
        <w:t>SKDSA</w:t>
      </w:r>
      <w:r>
        <w:rPr>
          <w:rFonts w:hint="eastAsia"/>
        </w:rPr>
        <w:t>模型相比于</w:t>
      </w:r>
      <w:r>
        <w:rPr>
          <w:rFonts w:hint="eastAsia"/>
        </w:rPr>
        <w:t>BYOT</w:t>
      </w:r>
      <w:r>
        <w:rPr>
          <w:rFonts w:hint="eastAsia"/>
        </w:rPr>
        <w:t>模型所做的改进。</w:t>
      </w:r>
    </w:p>
    <w:p w14:paraId="33C457DD" w14:textId="3AE1D407" w:rsidR="008E3F29" w:rsidRDefault="000E3AE7">
      <w:pPr>
        <w:ind w:firstLineChars="200" w:firstLine="480"/>
      </w:pPr>
      <w:r>
        <w:fldChar w:fldCharType="begin"/>
      </w:r>
      <w:r>
        <w:instrText xml:space="preserve"> </w:instrText>
      </w:r>
      <w:r>
        <w:rPr>
          <w:rFonts w:hint="eastAsia"/>
        </w:rPr>
        <w:instrText>REF _Ref100341261 \r \h</w:instrText>
      </w:r>
      <w:r>
        <w:instrText xml:space="preserve"> </w:instrText>
      </w:r>
      <w:r>
        <w:fldChar w:fldCharType="separate"/>
      </w:r>
      <w:r>
        <w:t>3.3</w:t>
      </w:r>
      <w:r>
        <w:fldChar w:fldCharType="end"/>
      </w:r>
      <w:r>
        <w:rPr>
          <w:rFonts w:hint="eastAsia"/>
        </w:rPr>
        <w:t>节</w:t>
      </w:r>
      <w:r w:rsidR="00A24E16">
        <w:rPr>
          <w:rFonts w:hint="eastAsia"/>
        </w:rPr>
        <w:t>从理论上证明了</w:t>
      </w:r>
      <w:r w:rsidR="00A24E16">
        <w:rPr>
          <w:rFonts w:hint="eastAsia"/>
        </w:rPr>
        <w:t>SKDSA</w:t>
      </w:r>
      <w:r w:rsidR="00A24E16">
        <w:rPr>
          <w:rFonts w:hint="eastAsia"/>
        </w:rPr>
        <w:t>模型和袋装法的等价性</w:t>
      </w:r>
      <w:r w:rsidR="00AA363D">
        <w:rPr>
          <w:rFonts w:hint="eastAsia"/>
        </w:rPr>
        <w:t>，</w:t>
      </w:r>
      <w:r w:rsidR="00934C77">
        <w:rPr>
          <w:rFonts w:hint="eastAsia"/>
        </w:rPr>
        <w:t>这</w:t>
      </w:r>
      <w:r w:rsidR="00D820C2">
        <w:rPr>
          <w:rFonts w:hint="eastAsia"/>
        </w:rPr>
        <w:t>意味着</w:t>
      </w:r>
      <w:r w:rsidR="00643E99">
        <w:rPr>
          <w:rFonts w:hint="eastAsia"/>
        </w:rPr>
        <w:t>SKDSA</w:t>
      </w:r>
      <w:r w:rsidR="00643E99">
        <w:rPr>
          <w:rFonts w:hint="eastAsia"/>
        </w:rPr>
        <w:t>模型</w:t>
      </w:r>
      <w:r w:rsidR="00E77AA6">
        <w:rPr>
          <w:rFonts w:hint="eastAsia"/>
        </w:rPr>
        <w:t>具备</w:t>
      </w:r>
      <w:r w:rsidR="001D3228">
        <w:rPr>
          <w:rFonts w:hint="eastAsia"/>
        </w:rPr>
        <w:t>避免</w:t>
      </w:r>
      <w:r w:rsidR="00324409">
        <w:rPr>
          <w:rFonts w:hint="eastAsia"/>
        </w:rPr>
        <w:t>复杂</w:t>
      </w:r>
      <w:r w:rsidR="002F0AE6">
        <w:rPr>
          <w:rFonts w:hint="eastAsia"/>
        </w:rPr>
        <w:t>模型</w:t>
      </w:r>
      <w:r w:rsidR="001D3228">
        <w:rPr>
          <w:rFonts w:hint="eastAsia"/>
        </w:rPr>
        <w:t>过拟合的优点</w:t>
      </w:r>
      <w:r w:rsidR="00A24E16">
        <w:rPr>
          <w:rFonts w:hint="eastAsia"/>
        </w:rPr>
        <w:t>。</w:t>
      </w:r>
    </w:p>
    <w:p w14:paraId="1323D3F3" w14:textId="051DADAC" w:rsidR="009F151B" w:rsidRDefault="00CF6075">
      <w:pPr>
        <w:ind w:firstLineChars="200" w:firstLine="480"/>
        <w:rPr>
          <w:rFonts w:eastAsia="黑体"/>
          <w:b/>
          <w:bCs/>
          <w:sz w:val="28"/>
          <w:szCs w:val="32"/>
        </w:rPr>
      </w:pPr>
      <w:r>
        <w:fldChar w:fldCharType="begin"/>
      </w:r>
      <w:r>
        <w:instrText xml:space="preserve"> </w:instrText>
      </w:r>
      <w:r>
        <w:rPr>
          <w:rFonts w:hint="eastAsia"/>
        </w:rPr>
        <w:instrText>REF _Ref100341285 \r \h</w:instrText>
      </w:r>
      <w:r>
        <w:instrText xml:space="preserve"> </w:instrText>
      </w:r>
      <w:r>
        <w:fldChar w:fldCharType="separate"/>
      </w:r>
      <w:r>
        <w:t>3.4</w:t>
      </w:r>
      <w:r>
        <w:fldChar w:fldCharType="end"/>
      </w:r>
      <w:r w:rsidR="000163BA">
        <w:rPr>
          <w:rFonts w:hint="eastAsia"/>
        </w:rPr>
        <w:t>节</w:t>
      </w:r>
      <w:r w:rsidR="00A24E16">
        <w:rPr>
          <w:rFonts w:hint="eastAsia"/>
        </w:rPr>
        <w:t>将</w:t>
      </w:r>
      <w:r w:rsidR="00A24E16">
        <w:rPr>
          <w:rFonts w:hint="eastAsia"/>
        </w:rPr>
        <w:t>SKDSA</w:t>
      </w:r>
      <w:r w:rsidR="00A24E16">
        <w:rPr>
          <w:rFonts w:hint="eastAsia"/>
        </w:rPr>
        <w:t>模型与</w:t>
      </w:r>
      <w:r w:rsidR="002E3193">
        <w:rPr>
          <w:rFonts w:hint="eastAsia"/>
        </w:rPr>
        <w:t>三种</w:t>
      </w:r>
      <w:r w:rsidR="00A24E16">
        <w:rPr>
          <w:rFonts w:hint="eastAsia"/>
        </w:rPr>
        <w:t>数据增强</w:t>
      </w:r>
      <w:r w:rsidR="00B01419">
        <w:rPr>
          <w:rFonts w:hint="eastAsia"/>
        </w:rPr>
        <w:t>模型</w:t>
      </w:r>
      <w:r w:rsidR="0095786A">
        <w:rPr>
          <w:rFonts w:hint="eastAsia"/>
        </w:rPr>
        <w:t>（挖剪法、</w:t>
      </w:r>
      <w:r w:rsidR="0095786A">
        <w:rPr>
          <w:rFonts w:hint="eastAsia"/>
        </w:rPr>
        <w:t>SLA</w:t>
      </w:r>
      <w:r w:rsidR="0095786A">
        <w:rPr>
          <w:rFonts w:hint="eastAsia"/>
        </w:rPr>
        <w:t>模型、</w:t>
      </w:r>
      <w:r w:rsidR="0095786A">
        <w:rPr>
          <w:rFonts w:hint="eastAsia"/>
        </w:rPr>
        <w:t>mixup</w:t>
      </w:r>
      <w:r w:rsidR="0095786A">
        <w:rPr>
          <w:rFonts w:hint="eastAsia"/>
        </w:rPr>
        <w:t>模型）</w:t>
      </w:r>
      <w:r w:rsidR="00A24E16">
        <w:rPr>
          <w:rFonts w:hint="eastAsia"/>
        </w:rPr>
        <w:t>相结合</w:t>
      </w:r>
      <w:r w:rsidR="00506E36">
        <w:rPr>
          <w:rFonts w:hint="eastAsia"/>
        </w:rPr>
        <w:t>，作为</w:t>
      </w:r>
      <w:r w:rsidR="006C1ED6">
        <w:rPr>
          <w:rFonts w:hint="eastAsia"/>
        </w:rPr>
        <w:t>进一步</w:t>
      </w:r>
      <w:r w:rsidR="001B013D">
        <w:rPr>
          <w:rFonts w:hint="eastAsia"/>
        </w:rPr>
        <w:t>提升</w:t>
      </w:r>
      <w:r w:rsidR="001B013D">
        <w:rPr>
          <w:rFonts w:hint="eastAsia"/>
        </w:rPr>
        <w:t>SKDSA</w:t>
      </w:r>
      <w:r w:rsidR="001B013D">
        <w:rPr>
          <w:rFonts w:hint="eastAsia"/>
        </w:rPr>
        <w:t>模型性能的</w:t>
      </w:r>
      <w:r w:rsidR="00D5384B">
        <w:rPr>
          <w:rFonts w:hint="eastAsia"/>
        </w:rPr>
        <w:t>备选方案</w:t>
      </w:r>
      <w:r w:rsidR="00A24E16">
        <w:rPr>
          <w:rFonts w:hint="eastAsia"/>
        </w:rPr>
        <w:t>。</w:t>
      </w:r>
      <w:bookmarkStart w:id="670" w:name="_Toc46962978"/>
    </w:p>
    <w:p w14:paraId="6086C1FB" w14:textId="06FF3EC3" w:rsidR="009F151B" w:rsidRDefault="00A24E16">
      <w:pPr>
        <w:pStyle w:val="1"/>
        <w:ind w:left="578" w:hanging="578"/>
      </w:pPr>
      <w:bookmarkStart w:id="671" w:name="_Toc45060055"/>
      <w:bookmarkStart w:id="672" w:name="_Toc45060056"/>
      <w:bookmarkStart w:id="673" w:name="_Toc99472890"/>
      <w:bookmarkStart w:id="674" w:name="_Toc100573208"/>
      <w:bookmarkEnd w:id="670"/>
      <w:bookmarkEnd w:id="671"/>
      <w:bookmarkEnd w:id="672"/>
      <w:r>
        <w:rPr>
          <w:rFonts w:hint="eastAsia"/>
        </w:rPr>
        <w:lastRenderedPageBreak/>
        <w:t>实验</w:t>
      </w:r>
      <w:r w:rsidR="00BA3B2A">
        <w:rPr>
          <w:rFonts w:hint="eastAsia"/>
        </w:rPr>
        <w:t>验证</w:t>
      </w:r>
      <w:r>
        <w:rPr>
          <w:rFonts w:hint="eastAsia"/>
        </w:rPr>
        <w:t>与分析</w:t>
      </w:r>
      <w:bookmarkEnd w:id="673"/>
      <w:bookmarkEnd w:id="674"/>
    </w:p>
    <w:p w14:paraId="703D954E" w14:textId="61F4AB26" w:rsidR="00B831BE" w:rsidRPr="0066056F" w:rsidRDefault="00B831BE">
      <w:pPr>
        <w:ind w:firstLineChars="200" w:firstLine="480"/>
        <w:rPr>
          <w:color w:val="FF0000"/>
          <w:rPrChange w:id="675" w:author="微软用户" w:date="2022-04-11T21:11:00Z">
            <w:rPr/>
          </w:rPrChange>
        </w:rPr>
      </w:pPr>
      <w:bookmarkStart w:id="676" w:name="_Toc437362316"/>
      <w:r w:rsidRPr="0066056F">
        <w:rPr>
          <w:rFonts w:hint="eastAsia"/>
          <w:color w:val="FF0000"/>
          <w:rPrChange w:id="677" w:author="微软用户" w:date="2022-04-11T21:11:00Z">
            <w:rPr>
              <w:rFonts w:hint="eastAsia"/>
            </w:rPr>
          </w:rPrChange>
        </w:rPr>
        <w:t>本章的安排如下：</w:t>
      </w:r>
    </w:p>
    <w:p w14:paraId="19F41279" w14:textId="3D57EF70" w:rsidR="00CE5627" w:rsidRPr="0066056F" w:rsidRDefault="005A6B39">
      <w:pPr>
        <w:ind w:firstLineChars="200" w:firstLine="480"/>
        <w:rPr>
          <w:color w:val="FF0000"/>
          <w:rPrChange w:id="678" w:author="微软用户" w:date="2022-04-11T21:11:00Z">
            <w:rPr/>
          </w:rPrChange>
        </w:rPr>
      </w:pPr>
      <w:r w:rsidRPr="0066056F">
        <w:rPr>
          <w:rFonts w:hint="eastAsia"/>
          <w:color w:val="FF0000"/>
          <w:rPrChange w:id="679" w:author="微软用户" w:date="2022-04-11T21:11:00Z">
            <w:rPr>
              <w:rFonts w:hint="eastAsia"/>
            </w:rPr>
          </w:rPrChange>
        </w:rPr>
        <w:t>在实验设置部分</w:t>
      </w:r>
      <w:r w:rsidR="00A34520" w:rsidRPr="0066056F">
        <w:rPr>
          <w:rFonts w:hint="eastAsia"/>
          <w:color w:val="FF0000"/>
          <w:rPrChange w:id="680" w:author="微软用户" w:date="2022-04-11T21:11:00Z">
            <w:rPr>
              <w:rFonts w:hint="eastAsia"/>
            </w:rPr>
          </w:rPrChange>
        </w:rPr>
        <w:t>（</w:t>
      </w:r>
      <w:r w:rsidR="001614C3" w:rsidRPr="0066056F">
        <w:rPr>
          <w:color w:val="FF0000"/>
          <w:rPrChange w:id="681" w:author="微软用户" w:date="2022-04-11T21:11:00Z">
            <w:rPr/>
          </w:rPrChange>
        </w:rPr>
        <w:fldChar w:fldCharType="begin"/>
      </w:r>
      <w:r w:rsidR="001614C3" w:rsidRPr="0066056F">
        <w:rPr>
          <w:color w:val="FF0000"/>
          <w:rPrChange w:id="682" w:author="微软用户" w:date="2022-04-11T21:11:00Z">
            <w:rPr/>
          </w:rPrChange>
        </w:rPr>
        <w:instrText xml:space="preserve"> REF _Ref100337812 \r \h </w:instrText>
      </w:r>
      <w:r w:rsidR="001614C3" w:rsidRPr="0066056F">
        <w:rPr>
          <w:color w:val="FF0000"/>
          <w:rPrChange w:id="683" w:author="微软用户" w:date="2022-04-11T21:11:00Z">
            <w:rPr>
              <w:color w:val="FF0000"/>
            </w:rPr>
          </w:rPrChange>
        </w:rPr>
      </w:r>
      <w:r w:rsidR="001614C3" w:rsidRPr="0066056F">
        <w:rPr>
          <w:color w:val="FF0000"/>
          <w:rPrChange w:id="684" w:author="微软用户" w:date="2022-04-11T21:11:00Z">
            <w:rPr/>
          </w:rPrChange>
        </w:rPr>
        <w:fldChar w:fldCharType="separate"/>
      </w:r>
      <w:r w:rsidR="001614C3" w:rsidRPr="0066056F">
        <w:rPr>
          <w:color w:val="FF0000"/>
          <w:rPrChange w:id="685" w:author="微软用户" w:date="2022-04-11T21:11:00Z">
            <w:rPr/>
          </w:rPrChange>
        </w:rPr>
        <w:t>4.1</w:t>
      </w:r>
      <w:r w:rsidR="001614C3" w:rsidRPr="0066056F">
        <w:rPr>
          <w:color w:val="FF0000"/>
          <w:rPrChange w:id="686" w:author="微软用户" w:date="2022-04-11T21:11:00Z">
            <w:rPr/>
          </w:rPrChange>
        </w:rPr>
        <w:fldChar w:fldCharType="end"/>
      </w:r>
      <w:r w:rsidR="00B23A9D" w:rsidRPr="0066056F">
        <w:rPr>
          <w:rFonts w:hint="eastAsia"/>
          <w:color w:val="FF0000"/>
          <w:rPrChange w:id="687" w:author="微软用户" w:date="2022-04-11T21:11:00Z">
            <w:rPr>
              <w:rFonts w:hint="eastAsia"/>
            </w:rPr>
          </w:rPrChange>
        </w:rPr>
        <w:t>节</w:t>
      </w:r>
      <w:r w:rsidR="00A34520" w:rsidRPr="0066056F">
        <w:rPr>
          <w:rFonts w:hint="eastAsia"/>
          <w:color w:val="FF0000"/>
          <w:rPrChange w:id="688" w:author="微软用户" w:date="2022-04-11T21:11:00Z">
            <w:rPr>
              <w:rFonts w:hint="eastAsia"/>
            </w:rPr>
          </w:rPrChange>
        </w:rPr>
        <w:t>）</w:t>
      </w:r>
      <w:r w:rsidRPr="0066056F">
        <w:rPr>
          <w:rFonts w:hint="eastAsia"/>
          <w:color w:val="FF0000"/>
          <w:rPrChange w:id="689" w:author="微软用户" w:date="2022-04-11T21:11:00Z">
            <w:rPr>
              <w:rFonts w:hint="eastAsia"/>
            </w:rPr>
          </w:rPrChange>
        </w:rPr>
        <w:t>，</w:t>
      </w:r>
      <w:r w:rsidR="00C610FC" w:rsidRPr="0066056F">
        <w:rPr>
          <w:rFonts w:hint="eastAsia"/>
          <w:color w:val="FF0000"/>
          <w:rPrChange w:id="690" w:author="微软用户" w:date="2022-04-11T21:11:00Z">
            <w:rPr>
              <w:rFonts w:hint="eastAsia"/>
            </w:rPr>
          </w:rPrChange>
        </w:rPr>
        <w:t>首先介绍了</w:t>
      </w:r>
      <w:r w:rsidR="007545E8" w:rsidRPr="0066056F">
        <w:rPr>
          <w:rFonts w:hint="eastAsia"/>
          <w:color w:val="FF0000"/>
          <w:rPrChange w:id="691" w:author="微软用户" w:date="2022-04-11T21:11:00Z">
            <w:rPr>
              <w:rFonts w:hint="eastAsia"/>
            </w:rPr>
          </w:rPrChange>
        </w:rPr>
        <w:t>设置实验所需的</w:t>
      </w:r>
      <w:r w:rsidR="001C2421" w:rsidRPr="0066056F">
        <w:rPr>
          <w:rFonts w:hint="eastAsia"/>
          <w:color w:val="FF0000"/>
          <w:rPrChange w:id="692" w:author="微软用户" w:date="2022-04-11T21:11:00Z">
            <w:rPr>
              <w:rFonts w:hint="eastAsia"/>
            </w:rPr>
          </w:rPrChange>
        </w:rPr>
        <w:t>软硬件环境</w:t>
      </w:r>
      <w:r w:rsidR="00791168" w:rsidRPr="0066056F">
        <w:rPr>
          <w:rFonts w:hint="eastAsia"/>
          <w:color w:val="FF0000"/>
          <w:rPrChange w:id="693" w:author="微软用户" w:date="2022-04-11T21:11:00Z">
            <w:rPr>
              <w:rFonts w:hint="eastAsia"/>
            </w:rPr>
          </w:rPrChange>
        </w:rPr>
        <w:t>，</w:t>
      </w:r>
      <w:r w:rsidR="00B97818" w:rsidRPr="0066056F">
        <w:rPr>
          <w:rFonts w:hint="eastAsia"/>
          <w:color w:val="FF0000"/>
          <w:rPrChange w:id="694" w:author="微软用户" w:date="2022-04-11T21:11:00Z">
            <w:rPr>
              <w:rFonts w:hint="eastAsia"/>
            </w:rPr>
          </w:rPrChange>
        </w:rPr>
        <w:t>各种</w:t>
      </w:r>
      <w:r w:rsidR="00763E3C" w:rsidRPr="0066056F">
        <w:rPr>
          <w:rFonts w:hint="eastAsia"/>
          <w:color w:val="FF0000"/>
          <w:rPrChange w:id="695" w:author="微软用户" w:date="2022-04-11T21:11:00Z">
            <w:rPr>
              <w:rFonts w:hint="eastAsia"/>
            </w:rPr>
          </w:rPrChange>
        </w:rPr>
        <w:t>图像数据集</w:t>
      </w:r>
      <w:r w:rsidR="00C62B7D" w:rsidRPr="0066056F">
        <w:rPr>
          <w:rFonts w:hint="eastAsia"/>
          <w:color w:val="FF0000"/>
          <w:rPrChange w:id="696" w:author="微软用户" w:date="2022-04-11T21:11:00Z">
            <w:rPr>
              <w:rFonts w:hint="eastAsia"/>
            </w:rPr>
          </w:rPrChange>
        </w:rPr>
        <w:t>，</w:t>
      </w:r>
      <w:r w:rsidR="00B266BC" w:rsidRPr="0066056F">
        <w:rPr>
          <w:rFonts w:hint="eastAsia"/>
          <w:color w:val="FF0000"/>
          <w:rPrChange w:id="697" w:author="微软用户" w:date="2022-04-11T21:11:00Z">
            <w:rPr>
              <w:rFonts w:hint="eastAsia"/>
            </w:rPr>
          </w:rPrChange>
        </w:rPr>
        <w:t>说明了</w:t>
      </w:r>
      <w:proofErr w:type="gramStart"/>
      <w:r w:rsidR="006203DC" w:rsidRPr="0066056F">
        <w:rPr>
          <w:rFonts w:hint="eastAsia"/>
          <w:color w:val="FF0000"/>
          <w:rPrChange w:id="698" w:author="微软用户" w:date="2022-04-11T21:11:00Z">
            <w:rPr>
              <w:rFonts w:hint="eastAsia"/>
            </w:rPr>
          </w:rPrChange>
        </w:rPr>
        <w:t>模型超</w:t>
      </w:r>
      <w:proofErr w:type="gramEnd"/>
      <w:r w:rsidR="006203DC" w:rsidRPr="0066056F">
        <w:rPr>
          <w:rFonts w:hint="eastAsia"/>
          <w:color w:val="FF0000"/>
          <w:rPrChange w:id="699" w:author="微软用户" w:date="2022-04-11T21:11:00Z">
            <w:rPr>
              <w:rFonts w:hint="eastAsia"/>
            </w:rPr>
          </w:rPrChange>
        </w:rPr>
        <w:t>参数的设置</w:t>
      </w:r>
      <w:r w:rsidR="00FB26FB" w:rsidRPr="0066056F">
        <w:rPr>
          <w:rFonts w:hint="eastAsia"/>
          <w:color w:val="FF0000"/>
          <w:rPrChange w:id="700" w:author="微软用户" w:date="2022-04-11T21:11:00Z">
            <w:rPr>
              <w:rFonts w:hint="eastAsia"/>
            </w:rPr>
          </w:rPrChange>
        </w:rPr>
        <w:t>、网络架构</w:t>
      </w:r>
      <w:r w:rsidR="006203DC" w:rsidRPr="0066056F">
        <w:rPr>
          <w:rFonts w:hint="eastAsia"/>
          <w:color w:val="FF0000"/>
          <w:rPrChange w:id="701" w:author="微软用户" w:date="2022-04-11T21:11:00Z">
            <w:rPr>
              <w:rFonts w:hint="eastAsia"/>
            </w:rPr>
          </w:rPrChange>
        </w:rPr>
        <w:t>，</w:t>
      </w:r>
      <w:r w:rsidR="009B50C3" w:rsidRPr="0066056F">
        <w:rPr>
          <w:rFonts w:hint="eastAsia"/>
          <w:color w:val="FF0000"/>
          <w:rPrChange w:id="702" w:author="微软用户" w:date="2022-04-11T21:11:00Z">
            <w:rPr>
              <w:rFonts w:hint="eastAsia"/>
            </w:rPr>
          </w:rPrChange>
        </w:rPr>
        <w:t>介绍了</w:t>
      </w:r>
      <w:r w:rsidR="00F10BA0" w:rsidRPr="0066056F">
        <w:rPr>
          <w:rFonts w:hint="eastAsia"/>
          <w:color w:val="FF0000"/>
          <w:rPrChange w:id="703" w:author="微软用户" w:date="2022-04-11T21:11:00Z">
            <w:rPr>
              <w:rFonts w:hint="eastAsia"/>
            </w:rPr>
          </w:rPrChange>
        </w:rPr>
        <w:t>和</w:t>
      </w:r>
      <w:r w:rsidR="00F10BA0" w:rsidRPr="0066056F">
        <w:rPr>
          <w:color w:val="FF0000"/>
          <w:rPrChange w:id="704" w:author="微软用户" w:date="2022-04-11T21:11:00Z">
            <w:rPr/>
          </w:rPrChange>
        </w:rPr>
        <w:t>SKDSA</w:t>
      </w:r>
      <w:r w:rsidR="00F10BA0" w:rsidRPr="0066056F">
        <w:rPr>
          <w:rFonts w:hint="eastAsia"/>
          <w:color w:val="FF0000"/>
          <w:rPrChange w:id="705" w:author="微软用户" w:date="2022-04-11T21:11:00Z">
            <w:rPr>
              <w:rFonts w:hint="eastAsia"/>
            </w:rPr>
          </w:rPrChange>
        </w:rPr>
        <w:t>模型做性能对比</w:t>
      </w:r>
      <w:r w:rsidR="0010162B" w:rsidRPr="0066056F">
        <w:rPr>
          <w:rFonts w:hint="eastAsia"/>
          <w:color w:val="FF0000"/>
          <w:rPrChange w:id="706" w:author="微软用户" w:date="2022-04-11T21:11:00Z">
            <w:rPr>
              <w:rFonts w:hint="eastAsia"/>
            </w:rPr>
          </w:rPrChange>
        </w:rPr>
        <w:t>的其他模型。</w:t>
      </w:r>
    </w:p>
    <w:p w14:paraId="261BFAA2" w14:textId="2EFCB6DA" w:rsidR="00C16E17" w:rsidRPr="0066056F" w:rsidRDefault="002A1D78">
      <w:pPr>
        <w:ind w:firstLineChars="200" w:firstLine="480"/>
        <w:rPr>
          <w:color w:val="FF0000"/>
          <w:rPrChange w:id="707" w:author="微软用户" w:date="2022-04-11T21:11:00Z">
            <w:rPr/>
          </w:rPrChange>
        </w:rPr>
      </w:pPr>
      <w:r w:rsidRPr="0066056F">
        <w:rPr>
          <w:rFonts w:hint="eastAsia"/>
          <w:color w:val="FF0000"/>
          <w:rPrChange w:id="708" w:author="微软用户" w:date="2022-04-11T21:11:00Z">
            <w:rPr>
              <w:rFonts w:hint="eastAsia"/>
            </w:rPr>
          </w:rPrChange>
        </w:rPr>
        <w:t>在</w:t>
      </w:r>
      <w:r w:rsidR="00AE08D9" w:rsidRPr="0066056F">
        <w:rPr>
          <w:rFonts w:hint="eastAsia"/>
          <w:color w:val="FF0000"/>
          <w:rPrChange w:id="709" w:author="微软用户" w:date="2022-04-11T21:11:00Z">
            <w:rPr>
              <w:rFonts w:hint="eastAsia"/>
            </w:rPr>
          </w:rPrChange>
        </w:rPr>
        <w:t>实验结果和分析部分</w:t>
      </w:r>
      <w:r w:rsidR="00BB792C" w:rsidRPr="0066056F">
        <w:rPr>
          <w:rFonts w:hint="eastAsia"/>
          <w:color w:val="FF0000"/>
          <w:rPrChange w:id="710" w:author="微软用户" w:date="2022-04-11T21:11:00Z">
            <w:rPr>
              <w:rFonts w:hint="eastAsia"/>
            </w:rPr>
          </w:rPrChange>
        </w:rPr>
        <w:t>（</w:t>
      </w:r>
      <w:r w:rsidR="006055C4" w:rsidRPr="0066056F">
        <w:rPr>
          <w:color w:val="FF0000"/>
          <w:rPrChange w:id="711" w:author="微软用户" w:date="2022-04-11T21:11:00Z">
            <w:rPr/>
          </w:rPrChange>
        </w:rPr>
        <w:fldChar w:fldCharType="begin"/>
      </w:r>
      <w:r w:rsidR="006055C4" w:rsidRPr="0066056F">
        <w:rPr>
          <w:color w:val="FF0000"/>
          <w:rPrChange w:id="712" w:author="微软用户" w:date="2022-04-11T21:11:00Z">
            <w:rPr/>
          </w:rPrChange>
        </w:rPr>
        <w:instrText xml:space="preserve"> REF _Ref100337857 \r \h </w:instrText>
      </w:r>
      <w:r w:rsidR="006055C4" w:rsidRPr="0066056F">
        <w:rPr>
          <w:color w:val="FF0000"/>
          <w:rPrChange w:id="713" w:author="微软用户" w:date="2022-04-11T21:11:00Z">
            <w:rPr>
              <w:color w:val="FF0000"/>
            </w:rPr>
          </w:rPrChange>
        </w:rPr>
      </w:r>
      <w:r w:rsidR="006055C4" w:rsidRPr="0066056F">
        <w:rPr>
          <w:color w:val="FF0000"/>
          <w:rPrChange w:id="714" w:author="微软用户" w:date="2022-04-11T21:11:00Z">
            <w:rPr/>
          </w:rPrChange>
        </w:rPr>
        <w:fldChar w:fldCharType="separate"/>
      </w:r>
      <w:r w:rsidR="006055C4" w:rsidRPr="0066056F">
        <w:rPr>
          <w:color w:val="FF0000"/>
          <w:rPrChange w:id="715" w:author="微软用户" w:date="2022-04-11T21:11:00Z">
            <w:rPr/>
          </w:rPrChange>
        </w:rPr>
        <w:t>4.2</w:t>
      </w:r>
      <w:r w:rsidR="006055C4" w:rsidRPr="0066056F">
        <w:rPr>
          <w:color w:val="FF0000"/>
          <w:rPrChange w:id="716" w:author="微软用户" w:date="2022-04-11T21:11:00Z">
            <w:rPr/>
          </w:rPrChange>
        </w:rPr>
        <w:fldChar w:fldCharType="end"/>
      </w:r>
      <w:r w:rsidR="00EC15BE" w:rsidRPr="0066056F">
        <w:rPr>
          <w:rFonts w:hint="eastAsia"/>
          <w:color w:val="FF0000"/>
          <w:rPrChange w:id="717" w:author="微软用户" w:date="2022-04-11T21:11:00Z">
            <w:rPr>
              <w:rFonts w:hint="eastAsia"/>
            </w:rPr>
          </w:rPrChange>
        </w:rPr>
        <w:t>节</w:t>
      </w:r>
      <w:r w:rsidR="00BB792C" w:rsidRPr="0066056F">
        <w:rPr>
          <w:rFonts w:hint="eastAsia"/>
          <w:color w:val="FF0000"/>
          <w:rPrChange w:id="718" w:author="微软用户" w:date="2022-04-11T21:11:00Z">
            <w:rPr>
              <w:rFonts w:hint="eastAsia"/>
            </w:rPr>
          </w:rPrChange>
        </w:rPr>
        <w:t>）</w:t>
      </w:r>
      <w:r w:rsidR="00AE08D9" w:rsidRPr="0066056F">
        <w:rPr>
          <w:rFonts w:hint="eastAsia"/>
          <w:color w:val="FF0000"/>
          <w:rPrChange w:id="719" w:author="微软用户" w:date="2022-04-11T21:11:00Z">
            <w:rPr>
              <w:rFonts w:hint="eastAsia"/>
            </w:rPr>
          </w:rPrChange>
        </w:rPr>
        <w:t>，</w:t>
      </w:r>
      <w:r w:rsidR="00E31643" w:rsidRPr="0066056F">
        <w:rPr>
          <w:rFonts w:hint="eastAsia"/>
          <w:color w:val="FF0000"/>
          <w:rPrChange w:id="720" w:author="微软用户" w:date="2022-04-11T21:11:00Z">
            <w:rPr>
              <w:rFonts w:hint="eastAsia"/>
            </w:rPr>
          </w:rPrChange>
        </w:rPr>
        <w:t>首先</w:t>
      </w:r>
      <w:r w:rsidR="00BD5770" w:rsidRPr="0066056F">
        <w:rPr>
          <w:rFonts w:hint="eastAsia"/>
          <w:color w:val="FF0000"/>
          <w:rPrChange w:id="721" w:author="微软用户" w:date="2022-04-11T21:11:00Z">
            <w:rPr>
              <w:rFonts w:hint="eastAsia"/>
            </w:rPr>
          </w:rPrChange>
        </w:rPr>
        <w:t>对比了</w:t>
      </w:r>
      <w:r w:rsidR="007A2126" w:rsidRPr="0066056F">
        <w:rPr>
          <w:rFonts w:hint="eastAsia"/>
          <w:color w:val="FF0000"/>
          <w:rPrChange w:id="722" w:author="微软用户" w:date="2022-04-11T21:11:00Z">
            <w:rPr>
              <w:rFonts w:hint="eastAsia"/>
            </w:rPr>
          </w:rPrChange>
        </w:rPr>
        <w:t>在</w:t>
      </w:r>
      <w:r w:rsidR="00244DA1" w:rsidRPr="0066056F">
        <w:rPr>
          <w:color w:val="FF0000"/>
          <w:rPrChange w:id="723" w:author="微软用户" w:date="2022-04-11T21:11:00Z">
            <w:rPr/>
          </w:rPrChange>
        </w:rPr>
        <w:t>SKDSA</w:t>
      </w:r>
      <w:r w:rsidR="00244DA1" w:rsidRPr="0066056F">
        <w:rPr>
          <w:rFonts w:hint="eastAsia"/>
          <w:color w:val="FF0000"/>
          <w:rPrChange w:id="724" w:author="微软用户" w:date="2022-04-11T21:11:00Z">
            <w:rPr>
              <w:rFonts w:hint="eastAsia"/>
            </w:rPr>
          </w:rPrChange>
        </w:rPr>
        <w:t>模型和其他</w:t>
      </w:r>
      <w:proofErr w:type="gramStart"/>
      <w:r w:rsidR="0029495E" w:rsidRPr="0066056F">
        <w:rPr>
          <w:rFonts w:hint="eastAsia"/>
          <w:color w:val="FF0000"/>
          <w:rPrChange w:id="725" w:author="微软用户" w:date="2022-04-11T21:11:00Z">
            <w:rPr>
              <w:rFonts w:hint="eastAsia"/>
            </w:rPr>
          </w:rPrChange>
        </w:rPr>
        <w:t>自知识</w:t>
      </w:r>
      <w:proofErr w:type="gramEnd"/>
      <w:r w:rsidR="0029495E" w:rsidRPr="0066056F">
        <w:rPr>
          <w:rFonts w:hint="eastAsia"/>
          <w:color w:val="FF0000"/>
          <w:rPrChange w:id="726" w:author="微软用户" w:date="2022-04-11T21:11:00Z">
            <w:rPr>
              <w:rFonts w:hint="eastAsia"/>
            </w:rPr>
          </w:rPrChange>
        </w:rPr>
        <w:t>蒸馏</w:t>
      </w:r>
      <w:r w:rsidR="00244DA1" w:rsidRPr="0066056F">
        <w:rPr>
          <w:rFonts w:hint="eastAsia"/>
          <w:color w:val="FF0000"/>
          <w:rPrChange w:id="727" w:author="微软用户" w:date="2022-04-11T21:11:00Z">
            <w:rPr>
              <w:rFonts w:hint="eastAsia"/>
            </w:rPr>
          </w:rPrChange>
        </w:rPr>
        <w:t>模型</w:t>
      </w:r>
      <w:r w:rsidR="00FD1559" w:rsidRPr="0066056F">
        <w:rPr>
          <w:rFonts w:hint="eastAsia"/>
          <w:color w:val="FF0000"/>
          <w:rPrChange w:id="728" w:author="微软用户" w:date="2022-04-11T21:11:00Z">
            <w:rPr>
              <w:rFonts w:hint="eastAsia"/>
            </w:rPr>
          </w:rPrChange>
        </w:rPr>
        <w:t>的</w:t>
      </w:r>
      <w:r w:rsidR="00CA3014" w:rsidRPr="0066056F">
        <w:rPr>
          <w:rFonts w:hint="eastAsia"/>
          <w:color w:val="FF0000"/>
          <w:rPrChange w:id="729" w:author="微软用户" w:date="2022-04-11T21:11:00Z">
            <w:rPr>
              <w:rFonts w:hint="eastAsia"/>
            </w:rPr>
          </w:rPrChange>
        </w:rPr>
        <w:t>性能</w:t>
      </w:r>
      <w:r w:rsidR="00FD1559" w:rsidRPr="0066056F">
        <w:rPr>
          <w:rFonts w:hint="eastAsia"/>
          <w:color w:val="FF0000"/>
          <w:rPrChange w:id="730" w:author="微软用户" w:date="2022-04-11T21:11:00Z">
            <w:rPr>
              <w:rFonts w:hint="eastAsia"/>
            </w:rPr>
          </w:rPrChange>
        </w:rPr>
        <w:t>，</w:t>
      </w:r>
      <w:r w:rsidR="0094401A" w:rsidRPr="0066056F">
        <w:rPr>
          <w:rFonts w:hint="eastAsia"/>
          <w:color w:val="FF0000"/>
          <w:rPrChange w:id="731" w:author="微软用户" w:date="2022-04-11T21:11:00Z">
            <w:rPr>
              <w:rFonts w:hint="eastAsia"/>
            </w:rPr>
          </w:rPrChange>
        </w:rPr>
        <w:t>然后对比了</w:t>
      </w:r>
      <w:r w:rsidR="00A656A6" w:rsidRPr="0066056F">
        <w:rPr>
          <w:color w:val="FF0000"/>
          <w:rPrChange w:id="732" w:author="微软用户" w:date="2022-04-11T21:11:00Z">
            <w:rPr/>
          </w:rPrChange>
        </w:rPr>
        <w:t>SKDSA</w:t>
      </w:r>
      <w:r w:rsidR="00A656A6" w:rsidRPr="0066056F">
        <w:rPr>
          <w:rFonts w:hint="eastAsia"/>
          <w:color w:val="FF0000"/>
          <w:rPrChange w:id="733" w:author="微软用户" w:date="2022-04-11T21:11:00Z">
            <w:rPr>
              <w:rFonts w:hint="eastAsia"/>
            </w:rPr>
          </w:rPrChange>
        </w:rPr>
        <w:t>模型和其他</w:t>
      </w:r>
      <w:r w:rsidR="000952A5" w:rsidRPr="0066056F">
        <w:rPr>
          <w:rFonts w:hint="eastAsia"/>
          <w:color w:val="FF0000"/>
          <w:rPrChange w:id="734" w:author="微软用户" w:date="2022-04-11T21:11:00Z">
            <w:rPr>
              <w:rFonts w:hint="eastAsia"/>
            </w:rPr>
          </w:rPrChange>
        </w:rPr>
        <w:t>自注意力</w:t>
      </w:r>
      <w:r w:rsidR="00101DE5" w:rsidRPr="0066056F">
        <w:rPr>
          <w:rFonts w:hint="eastAsia"/>
          <w:color w:val="FF0000"/>
          <w:rPrChange w:id="735" w:author="微软用户" w:date="2022-04-11T21:11:00Z">
            <w:rPr>
              <w:rFonts w:hint="eastAsia"/>
            </w:rPr>
          </w:rPrChange>
        </w:rPr>
        <w:t>模型的</w:t>
      </w:r>
      <w:r w:rsidR="00107FCE" w:rsidRPr="0066056F">
        <w:rPr>
          <w:rFonts w:hint="eastAsia"/>
          <w:color w:val="FF0000"/>
          <w:rPrChange w:id="736" w:author="微软用户" w:date="2022-04-11T21:11:00Z">
            <w:rPr>
              <w:rFonts w:hint="eastAsia"/>
            </w:rPr>
          </w:rPrChange>
        </w:rPr>
        <w:t>性能</w:t>
      </w:r>
      <w:r w:rsidR="00A46268" w:rsidRPr="0066056F">
        <w:rPr>
          <w:rFonts w:hint="eastAsia"/>
          <w:color w:val="FF0000"/>
          <w:rPrChange w:id="737" w:author="微软用户" w:date="2022-04-11T21:11:00Z">
            <w:rPr>
              <w:rFonts w:hint="eastAsia"/>
            </w:rPr>
          </w:rPrChange>
        </w:rPr>
        <w:t>。</w:t>
      </w:r>
    </w:p>
    <w:p w14:paraId="2CCC9692" w14:textId="721BDA01" w:rsidR="009F151B" w:rsidRPr="0066056F" w:rsidRDefault="003B0581">
      <w:pPr>
        <w:ind w:firstLineChars="200" w:firstLine="480"/>
        <w:rPr>
          <w:color w:val="FF0000"/>
          <w:rPrChange w:id="738" w:author="微软用户" w:date="2022-04-11T21:11:00Z">
            <w:rPr/>
          </w:rPrChange>
        </w:rPr>
      </w:pPr>
      <w:r w:rsidRPr="0066056F">
        <w:rPr>
          <w:rFonts w:hint="eastAsia"/>
          <w:color w:val="FF0000"/>
          <w:rPrChange w:id="739" w:author="微软用户" w:date="2022-04-11T21:11:00Z">
            <w:rPr>
              <w:rFonts w:hint="eastAsia"/>
            </w:rPr>
          </w:rPrChange>
        </w:rPr>
        <w:t>在消融</w:t>
      </w:r>
      <w:r w:rsidR="00B73366" w:rsidRPr="0066056F">
        <w:rPr>
          <w:rFonts w:hint="eastAsia"/>
          <w:color w:val="FF0000"/>
          <w:rPrChange w:id="740" w:author="微软用户" w:date="2022-04-11T21:11:00Z">
            <w:rPr>
              <w:rFonts w:hint="eastAsia"/>
            </w:rPr>
          </w:rPrChange>
        </w:rPr>
        <w:t>研究</w:t>
      </w:r>
      <w:r w:rsidRPr="0066056F">
        <w:rPr>
          <w:rFonts w:hint="eastAsia"/>
          <w:color w:val="FF0000"/>
          <w:rPrChange w:id="741" w:author="微软用户" w:date="2022-04-11T21:11:00Z">
            <w:rPr>
              <w:rFonts w:hint="eastAsia"/>
            </w:rPr>
          </w:rPrChange>
        </w:rPr>
        <w:t>部分</w:t>
      </w:r>
      <w:r w:rsidR="00771F12" w:rsidRPr="0066056F">
        <w:rPr>
          <w:rFonts w:hint="eastAsia"/>
          <w:color w:val="FF0000"/>
          <w:rPrChange w:id="742" w:author="微软用户" w:date="2022-04-11T21:11:00Z">
            <w:rPr>
              <w:rFonts w:hint="eastAsia"/>
            </w:rPr>
          </w:rPrChange>
        </w:rPr>
        <w:t>（</w:t>
      </w:r>
      <w:r w:rsidR="003945ED" w:rsidRPr="0066056F">
        <w:rPr>
          <w:color w:val="FF0000"/>
          <w:rPrChange w:id="743" w:author="微软用户" w:date="2022-04-11T21:11:00Z">
            <w:rPr/>
          </w:rPrChange>
        </w:rPr>
        <w:fldChar w:fldCharType="begin"/>
      </w:r>
      <w:r w:rsidR="003945ED" w:rsidRPr="0066056F">
        <w:rPr>
          <w:color w:val="FF0000"/>
          <w:rPrChange w:id="744" w:author="微软用户" w:date="2022-04-11T21:11:00Z">
            <w:rPr/>
          </w:rPrChange>
        </w:rPr>
        <w:instrText xml:space="preserve"> REF _Ref100337875 \r \h </w:instrText>
      </w:r>
      <w:r w:rsidR="003945ED" w:rsidRPr="0066056F">
        <w:rPr>
          <w:color w:val="FF0000"/>
          <w:rPrChange w:id="745" w:author="微软用户" w:date="2022-04-11T21:11:00Z">
            <w:rPr>
              <w:color w:val="FF0000"/>
            </w:rPr>
          </w:rPrChange>
        </w:rPr>
      </w:r>
      <w:r w:rsidR="003945ED" w:rsidRPr="0066056F">
        <w:rPr>
          <w:color w:val="FF0000"/>
          <w:rPrChange w:id="746" w:author="微软用户" w:date="2022-04-11T21:11:00Z">
            <w:rPr/>
          </w:rPrChange>
        </w:rPr>
        <w:fldChar w:fldCharType="separate"/>
      </w:r>
      <w:r w:rsidR="003945ED" w:rsidRPr="0066056F">
        <w:rPr>
          <w:color w:val="FF0000"/>
          <w:rPrChange w:id="747" w:author="微软用户" w:date="2022-04-11T21:11:00Z">
            <w:rPr/>
          </w:rPrChange>
        </w:rPr>
        <w:t>4.3</w:t>
      </w:r>
      <w:r w:rsidR="003945ED" w:rsidRPr="0066056F">
        <w:rPr>
          <w:color w:val="FF0000"/>
          <w:rPrChange w:id="748" w:author="微软用户" w:date="2022-04-11T21:11:00Z">
            <w:rPr/>
          </w:rPrChange>
        </w:rPr>
        <w:fldChar w:fldCharType="end"/>
      </w:r>
      <w:r w:rsidR="003D1A70" w:rsidRPr="0066056F">
        <w:rPr>
          <w:rFonts w:hint="eastAsia"/>
          <w:color w:val="FF0000"/>
          <w:rPrChange w:id="749" w:author="微软用户" w:date="2022-04-11T21:11:00Z">
            <w:rPr>
              <w:rFonts w:hint="eastAsia"/>
            </w:rPr>
          </w:rPrChange>
        </w:rPr>
        <w:t>节</w:t>
      </w:r>
      <w:r w:rsidR="00771F12" w:rsidRPr="0066056F">
        <w:rPr>
          <w:rFonts w:hint="eastAsia"/>
          <w:color w:val="FF0000"/>
          <w:rPrChange w:id="750" w:author="微软用户" w:date="2022-04-11T21:11:00Z">
            <w:rPr>
              <w:rFonts w:hint="eastAsia"/>
            </w:rPr>
          </w:rPrChange>
        </w:rPr>
        <w:t>）</w:t>
      </w:r>
      <w:r w:rsidR="00FF63F4" w:rsidRPr="0066056F">
        <w:rPr>
          <w:rFonts w:hint="eastAsia"/>
          <w:color w:val="FF0000"/>
          <w:rPrChange w:id="751" w:author="微软用户" w:date="2022-04-11T21:11:00Z">
            <w:rPr>
              <w:rFonts w:hint="eastAsia"/>
            </w:rPr>
          </w:rPrChange>
        </w:rPr>
        <w:t>，</w:t>
      </w:r>
      <w:r w:rsidR="00BC0E9A" w:rsidRPr="0066056F">
        <w:rPr>
          <w:rFonts w:hint="eastAsia"/>
          <w:color w:val="FF0000"/>
          <w:rPrChange w:id="752" w:author="微软用户" w:date="2022-04-11T21:11:00Z">
            <w:rPr>
              <w:rFonts w:hint="eastAsia"/>
            </w:rPr>
          </w:rPrChange>
        </w:rPr>
        <w:t>对比了</w:t>
      </w:r>
      <w:r w:rsidR="00225138" w:rsidRPr="0066056F">
        <w:rPr>
          <w:rFonts w:hint="eastAsia"/>
          <w:color w:val="FF0000"/>
          <w:rPrChange w:id="753" w:author="微软用户" w:date="2022-04-11T21:11:00Z">
            <w:rPr>
              <w:rFonts w:hint="eastAsia"/>
            </w:rPr>
          </w:rPrChange>
        </w:rPr>
        <w:t>添加</w:t>
      </w:r>
      <w:r w:rsidR="004777B5" w:rsidRPr="0066056F">
        <w:rPr>
          <w:rFonts w:hint="eastAsia"/>
          <w:color w:val="FF0000"/>
          <w:rPrChange w:id="754" w:author="微软用户" w:date="2022-04-11T21:11:00Z">
            <w:rPr>
              <w:rFonts w:hint="eastAsia"/>
            </w:rPr>
          </w:rPrChange>
        </w:rPr>
        <w:t>和</w:t>
      </w:r>
      <w:proofErr w:type="gramStart"/>
      <w:r w:rsidR="00D6291D" w:rsidRPr="0066056F">
        <w:rPr>
          <w:rFonts w:hint="eastAsia"/>
          <w:color w:val="FF0000"/>
          <w:rPrChange w:id="755" w:author="微软用户" w:date="2022-04-11T21:11:00Z">
            <w:rPr>
              <w:rFonts w:hint="eastAsia"/>
            </w:rPr>
          </w:rPrChange>
        </w:rPr>
        <w:t>撤除</w:t>
      </w:r>
      <w:r w:rsidR="004777B5" w:rsidRPr="0066056F">
        <w:rPr>
          <w:rFonts w:hint="eastAsia"/>
          <w:color w:val="FF0000"/>
          <w:rPrChange w:id="756" w:author="微软用户" w:date="2022-04-11T21:11:00Z">
            <w:rPr>
              <w:rFonts w:hint="eastAsia"/>
            </w:rPr>
          </w:rPrChange>
        </w:rPr>
        <w:t>自</w:t>
      </w:r>
      <w:proofErr w:type="gramEnd"/>
      <w:r w:rsidR="004777B5" w:rsidRPr="0066056F">
        <w:rPr>
          <w:rFonts w:hint="eastAsia"/>
          <w:color w:val="FF0000"/>
          <w:rPrChange w:id="757" w:author="微软用户" w:date="2022-04-11T21:11:00Z">
            <w:rPr>
              <w:rFonts w:hint="eastAsia"/>
            </w:rPr>
          </w:rPrChange>
        </w:rPr>
        <w:t>注意力模块</w:t>
      </w:r>
      <w:r w:rsidR="00181342" w:rsidRPr="0066056F">
        <w:rPr>
          <w:rFonts w:hint="eastAsia"/>
          <w:color w:val="FF0000"/>
          <w:rPrChange w:id="758" w:author="微软用户" w:date="2022-04-11T21:11:00Z">
            <w:rPr>
              <w:rFonts w:hint="eastAsia"/>
            </w:rPr>
          </w:rPrChange>
        </w:rPr>
        <w:t>对</w:t>
      </w:r>
      <w:r w:rsidR="001F0293" w:rsidRPr="0066056F">
        <w:rPr>
          <w:rFonts w:hint="eastAsia"/>
          <w:color w:val="FF0000"/>
          <w:rPrChange w:id="759" w:author="微软用户" w:date="2022-04-11T21:11:00Z">
            <w:rPr>
              <w:rFonts w:hint="eastAsia"/>
            </w:rPr>
          </w:rPrChange>
        </w:rPr>
        <w:t>模型性能</w:t>
      </w:r>
      <w:r w:rsidR="00FB5C85" w:rsidRPr="0066056F">
        <w:rPr>
          <w:rFonts w:hint="eastAsia"/>
          <w:color w:val="FF0000"/>
          <w:rPrChange w:id="760" w:author="微软用户" w:date="2022-04-11T21:11:00Z">
            <w:rPr>
              <w:rFonts w:hint="eastAsia"/>
            </w:rPr>
          </w:rPrChange>
        </w:rPr>
        <w:t>的影响</w:t>
      </w:r>
      <w:r w:rsidR="00C50BF7" w:rsidRPr="0066056F">
        <w:rPr>
          <w:rFonts w:hint="eastAsia"/>
          <w:color w:val="FF0000"/>
          <w:rPrChange w:id="761" w:author="微软用户" w:date="2022-04-11T21:11:00Z">
            <w:rPr>
              <w:rFonts w:hint="eastAsia"/>
            </w:rPr>
          </w:rPrChange>
        </w:rPr>
        <w:t>，</w:t>
      </w:r>
      <w:r w:rsidR="00EF6569" w:rsidRPr="0066056F">
        <w:rPr>
          <w:rFonts w:hint="eastAsia"/>
          <w:color w:val="FF0000"/>
          <w:rPrChange w:id="762" w:author="微软用户" w:date="2022-04-11T21:11:00Z">
            <w:rPr>
              <w:rFonts w:hint="eastAsia"/>
            </w:rPr>
          </w:rPrChange>
        </w:rPr>
        <w:t>对比了</w:t>
      </w:r>
      <w:r w:rsidR="00C201BA" w:rsidRPr="0066056F">
        <w:rPr>
          <w:rFonts w:hint="eastAsia"/>
          <w:color w:val="FF0000"/>
          <w:rPrChange w:id="763" w:author="微软用户" w:date="2022-04-11T21:11:00Z">
            <w:rPr>
              <w:rFonts w:hint="eastAsia"/>
            </w:rPr>
          </w:rPrChange>
        </w:rPr>
        <w:t>使用和</w:t>
      </w:r>
      <w:proofErr w:type="gramStart"/>
      <w:r w:rsidR="00C9635D" w:rsidRPr="0066056F">
        <w:rPr>
          <w:rFonts w:hint="eastAsia"/>
          <w:color w:val="FF0000"/>
          <w:rPrChange w:id="764" w:author="微软用户" w:date="2022-04-11T21:11:00Z">
            <w:rPr>
              <w:rFonts w:hint="eastAsia"/>
            </w:rPr>
          </w:rPrChange>
        </w:rPr>
        <w:t>撤除</w:t>
      </w:r>
      <w:r w:rsidR="00955F03" w:rsidRPr="0066056F">
        <w:rPr>
          <w:rFonts w:hint="eastAsia"/>
          <w:color w:val="FF0000"/>
          <w:szCs w:val="21"/>
          <w:rPrChange w:id="765" w:author="微软用户" w:date="2022-04-11T21:11:00Z">
            <w:rPr>
              <w:rFonts w:hint="eastAsia"/>
              <w:szCs w:val="21"/>
            </w:rPr>
          </w:rPrChange>
        </w:rPr>
        <w:t>自</w:t>
      </w:r>
      <w:proofErr w:type="gramEnd"/>
      <w:r w:rsidR="00955F03" w:rsidRPr="0066056F">
        <w:rPr>
          <w:rFonts w:hint="eastAsia"/>
          <w:color w:val="FF0000"/>
          <w:szCs w:val="21"/>
          <w:rPrChange w:id="766" w:author="微软用户" w:date="2022-04-11T21:11:00Z">
            <w:rPr>
              <w:rFonts w:hint="eastAsia"/>
              <w:szCs w:val="21"/>
            </w:rPr>
          </w:rPrChange>
        </w:rPr>
        <w:t>注意力模块中知识蒸馏</w:t>
      </w:r>
      <w:r w:rsidR="00FB67C4" w:rsidRPr="0066056F">
        <w:rPr>
          <w:rFonts w:hint="eastAsia"/>
          <w:color w:val="FF0000"/>
          <w:szCs w:val="21"/>
          <w:rPrChange w:id="767" w:author="微软用户" w:date="2022-04-11T21:11:00Z">
            <w:rPr>
              <w:rFonts w:hint="eastAsia"/>
              <w:szCs w:val="21"/>
            </w:rPr>
          </w:rPrChange>
        </w:rPr>
        <w:t>模块</w:t>
      </w:r>
      <w:r w:rsidR="00AD2FF7" w:rsidRPr="0066056F">
        <w:rPr>
          <w:rFonts w:hint="eastAsia"/>
          <w:color w:val="FF0000"/>
          <w:szCs w:val="21"/>
          <w:rPrChange w:id="768" w:author="微软用户" w:date="2022-04-11T21:11:00Z">
            <w:rPr>
              <w:rFonts w:hint="eastAsia"/>
              <w:szCs w:val="21"/>
            </w:rPr>
          </w:rPrChange>
        </w:rPr>
        <w:t>对</w:t>
      </w:r>
      <w:r w:rsidR="00E465C1" w:rsidRPr="0066056F">
        <w:rPr>
          <w:color w:val="FF0000"/>
          <w:rPrChange w:id="769" w:author="微软用户" w:date="2022-04-11T21:11:00Z">
            <w:rPr/>
          </w:rPrChange>
        </w:rPr>
        <w:t>SKDSA</w:t>
      </w:r>
      <w:r w:rsidR="00E465C1" w:rsidRPr="0066056F">
        <w:rPr>
          <w:rFonts w:hint="eastAsia"/>
          <w:color w:val="FF0000"/>
          <w:rPrChange w:id="770" w:author="微软用户" w:date="2022-04-11T21:11:00Z">
            <w:rPr>
              <w:rFonts w:hint="eastAsia"/>
            </w:rPr>
          </w:rPrChange>
        </w:rPr>
        <w:t>模型</w:t>
      </w:r>
      <w:r w:rsidR="00D93350" w:rsidRPr="0066056F">
        <w:rPr>
          <w:rFonts w:hint="eastAsia"/>
          <w:color w:val="FF0000"/>
          <w:szCs w:val="21"/>
          <w:rPrChange w:id="771" w:author="微软用户" w:date="2022-04-11T21:11:00Z">
            <w:rPr>
              <w:rFonts w:hint="eastAsia"/>
              <w:szCs w:val="21"/>
            </w:rPr>
          </w:rPrChange>
        </w:rPr>
        <w:t>性能</w:t>
      </w:r>
      <w:r w:rsidR="003F779E" w:rsidRPr="0066056F">
        <w:rPr>
          <w:rFonts w:hint="eastAsia"/>
          <w:color w:val="FF0000"/>
          <w:szCs w:val="21"/>
          <w:rPrChange w:id="772" w:author="微软用户" w:date="2022-04-11T21:11:00Z">
            <w:rPr>
              <w:rFonts w:hint="eastAsia"/>
              <w:szCs w:val="21"/>
            </w:rPr>
          </w:rPrChange>
        </w:rPr>
        <w:t>的影响</w:t>
      </w:r>
      <w:r w:rsidR="00B76CA6" w:rsidRPr="0066056F">
        <w:rPr>
          <w:rFonts w:hint="eastAsia"/>
          <w:color w:val="FF0000"/>
          <w:rPrChange w:id="773" w:author="微软用户" w:date="2022-04-11T21:11:00Z">
            <w:rPr>
              <w:rFonts w:hint="eastAsia"/>
            </w:rPr>
          </w:rPrChange>
        </w:rPr>
        <w:t>，对比了结合</w:t>
      </w:r>
      <w:r w:rsidR="00AB00E7" w:rsidRPr="0066056F">
        <w:rPr>
          <w:rFonts w:hint="eastAsia"/>
          <w:color w:val="FF0000"/>
          <w:rPrChange w:id="774" w:author="微软用户" w:date="2022-04-11T21:11:00Z">
            <w:rPr>
              <w:rFonts w:hint="eastAsia"/>
            </w:rPr>
          </w:rPrChange>
        </w:rPr>
        <w:t>与</w:t>
      </w:r>
      <w:r w:rsidR="00B76CA6" w:rsidRPr="0066056F">
        <w:rPr>
          <w:rFonts w:hint="eastAsia"/>
          <w:color w:val="FF0000"/>
          <w:rPrChange w:id="775" w:author="微软用户" w:date="2022-04-11T21:11:00Z">
            <w:rPr>
              <w:rFonts w:hint="eastAsia"/>
            </w:rPr>
          </w:rPrChange>
        </w:rPr>
        <w:t>不结合数据增强</w:t>
      </w:r>
      <w:r w:rsidR="00834BCF" w:rsidRPr="0066056F">
        <w:rPr>
          <w:rFonts w:hint="eastAsia"/>
          <w:color w:val="FF0000"/>
          <w:rPrChange w:id="776" w:author="微软用户" w:date="2022-04-11T21:11:00Z">
            <w:rPr>
              <w:rFonts w:hint="eastAsia"/>
            </w:rPr>
          </w:rPrChange>
        </w:rPr>
        <w:t>对</w:t>
      </w:r>
      <w:r w:rsidR="00B76CA6" w:rsidRPr="0066056F">
        <w:rPr>
          <w:color w:val="FF0000"/>
          <w:rPrChange w:id="777" w:author="微软用户" w:date="2022-04-11T21:11:00Z">
            <w:rPr/>
          </w:rPrChange>
        </w:rPr>
        <w:t>SKDSA</w:t>
      </w:r>
      <w:r w:rsidR="00B76CA6" w:rsidRPr="0066056F">
        <w:rPr>
          <w:rFonts w:hint="eastAsia"/>
          <w:color w:val="FF0000"/>
          <w:rPrChange w:id="778" w:author="微软用户" w:date="2022-04-11T21:11:00Z">
            <w:rPr>
              <w:rFonts w:hint="eastAsia"/>
            </w:rPr>
          </w:rPrChange>
        </w:rPr>
        <w:t>模型性能</w:t>
      </w:r>
      <w:r w:rsidR="004C336F" w:rsidRPr="0066056F">
        <w:rPr>
          <w:rFonts w:hint="eastAsia"/>
          <w:color w:val="FF0000"/>
          <w:rPrChange w:id="779" w:author="微软用户" w:date="2022-04-11T21:11:00Z">
            <w:rPr>
              <w:rFonts w:hint="eastAsia"/>
            </w:rPr>
          </w:rPrChange>
        </w:rPr>
        <w:t>的影响</w:t>
      </w:r>
      <w:r w:rsidR="00277D94" w:rsidRPr="0066056F">
        <w:rPr>
          <w:rFonts w:hint="eastAsia"/>
          <w:color w:val="FF0000"/>
          <w:szCs w:val="21"/>
          <w:rPrChange w:id="780" w:author="微软用户" w:date="2022-04-11T21:11:00Z">
            <w:rPr>
              <w:rFonts w:hint="eastAsia"/>
              <w:szCs w:val="21"/>
            </w:rPr>
          </w:rPrChange>
        </w:rPr>
        <w:t>，</w:t>
      </w:r>
      <w:r w:rsidR="00071E98" w:rsidRPr="0066056F">
        <w:rPr>
          <w:rFonts w:hint="eastAsia"/>
          <w:color w:val="FF0000"/>
          <w:szCs w:val="21"/>
          <w:rPrChange w:id="781" w:author="微软用户" w:date="2022-04-11T21:11:00Z">
            <w:rPr>
              <w:rFonts w:hint="eastAsia"/>
              <w:szCs w:val="21"/>
            </w:rPr>
          </w:rPrChange>
        </w:rPr>
        <w:t>探讨</w:t>
      </w:r>
      <w:r w:rsidR="00277D94" w:rsidRPr="0066056F">
        <w:rPr>
          <w:rFonts w:hint="eastAsia"/>
          <w:color w:val="FF0000"/>
          <w:szCs w:val="21"/>
          <w:rPrChange w:id="782" w:author="微软用户" w:date="2022-04-11T21:11:00Z">
            <w:rPr>
              <w:rFonts w:hint="eastAsia"/>
              <w:szCs w:val="21"/>
            </w:rPr>
          </w:rPrChange>
        </w:rPr>
        <w:t>了</w:t>
      </w:r>
      <w:r w:rsidR="00231E0C" w:rsidRPr="0066056F">
        <w:rPr>
          <w:rFonts w:hint="eastAsia"/>
          <w:color w:val="FF0000"/>
          <w:szCs w:val="21"/>
          <w:rPrChange w:id="783" w:author="微软用户" w:date="2022-04-11T21:11:00Z">
            <w:rPr>
              <w:rFonts w:hint="eastAsia"/>
              <w:szCs w:val="21"/>
            </w:rPr>
          </w:rPrChange>
        </w:rPr>
        <w:t>使用不同超参数</w:t>
      </w:r>
      <w:r w:rsidR="009934CF" w:rsidRPr="0066056F">
        <w:rPr>
          <w:rFonts w:hint="eastAsia"/>
          <w:color w:val="FF0000"/>
          <w:szCs w:val="21"/>
          <w:rPrChange w:id="784" w:author="微软用户" w:date="2022-04-11T21:11:00Z">
            <w:rPr>
              <w:rFonts w:hint="eastAsia"/>
              <w:szCs w:val="21"/>
            </w:rPr>
          </w:rPrChange>
        </w:rPr>
        <w:t>时的</w:t>
      </w:r>
      <w:r w:rsidR="00846B27" w:rsidRPr="0066056F">
        <w:rPr>
          <w:color w:val="FF0000"/>
          <w:rPrChange w:id="785" w:author="微软用户" w:date="2022-04-11T21:11:00Z">
            <w:rPr/>
          </w:rPrChange>
        </w:rPr>
        <w:t>SKDSA</w:t>
      </w:r>
      <w:r w:rsidR="00846B27" w:rsidRPr="0066056F">
        <w:rPr>
          <w:rFonts w:hint="eastAsia"/>
          <w:color w:val="FF0000"/>
          <w:rPrChange w:id="786" w:author="微软用户" w:date="2022-04-11T21:11:00Z">
            <w:rPr>
              <w:rFonts w:hint="eastAsia"/>
            </w:rPr>
          </w:rPrChange>
        </w:rPr>
        <w:t>模型性能</w:t>
      </w:r>
      <w:r w:rsidR="001C1BE7" w:rsidRPr="0066056F">
        <w:rPr>
          <w:rFonts w:hint="eastAsia"/>
          <w:color w:val="FF0000"/>
          <w:rPrChange w:id="787" w:author="微软用户" w:date="2022-04-11T21:11:00Z">
            <w:rPr>
              <w:rFonts w:hint="eastAsia"/>
            </w:rPr>
          </w:rPrChange>
        </w:rPr>
        <w:t>。</w:t>
      </w:r>
    </w:p>
    <w:p w14:paraId="3FB93774" w14:textId="0E80EDC6" w:rsidR="009F151B" w:rsidRDefault="00A24E16">
      <w:pPr>
        <w:pStyle w:val="2"/>
      </w:pPr>
      <w:bookmarkStart w:id="788" w:name="_Toc99472891"/>
      <w:bookmarkStart w:id="789" w:name="_Ref100337812"/>
      <w:bookmarkStart w:id="790" w:name="_Toc100573209"/>
      <w:r>
        <w:rPr>
          <w:rFonts w:hint="eastAsia"/>
        </w:rPr>
        <w:t>实验</w:t>
      </w:r>
      <w:bookmarkEnd w:id="788"/>
      <w:r w:rsidR="007F5DC4">
        <w:rPr>
          <w:rFonts w:hint="eastAsia"/>
        </w:rPr>
        <w:t>设置</w:t>
      </w:r>
      <w:bookmarkEnd w:id="789"/>
      <w:bookmarkEnd w:id="790"/>
    </w:p>
    <w:p w14:paraId="3F9143DE" w14:textId="61E43B4F" w:rsidR="009F151B" w:rsidRDefault="00A24E16">
      <w:pPr>
        <w:pStyle w:val="3"/>
      </w:pPr>
      <w:r>
        <w:rPr>
          <w:rFonts w:hint="eastAsia"/>
        </w:rPr>
        <w:t>实验</w:t>
      </w:r>
      <w:r w:rsidR="002F0435">
        <w:rPr>
          <w:rFonts w:hint="eastAsia"/>
        </w:rPr>
        <w:t>环境</w:t>
      </w:r>
    </w:p>
    <w:p w14:paraId="42E5769D" w14:textId="51E98982" w:rsidR="009F151B" w:rsidRDefault="00A24E16">
      <w:pPr>
        <w:ind w:firstLineChars="200" w:firstLine="480"/>
      </w:pPr>
      <w:r>
        <w:rPr>
          <w:rFonts w:hint="eastAsia"/>
        </w:rPr>
        <w:t>实验环境为在</w:t>
      </w:r>
      <w:r>
        <w:t>AutoDL</w:t>
      </w:r>
      <w:r>
        <w:rPr>
          <w:rFonts w:hint="eastAsia"/>
        </w:rPr>
        <w:t>公司外租的服务器。系统为</w:t>
      </w:r>
      <w:r>
        <w:t>Ubuntu 18.04</w:t>
      </w:r>
      <w:r>
        <w:rPr>
          <w:rFonts w:hint="eastAsia"/>
        </w:rPr>
        <w:t>版本，</w:t>
      </w:r>
      <w:r>
        <w:rPr>
          <w:rFonts w:hint="eastAsia"/>
        </w:rPr>
        <w:t>CPU</w:t>
      </w:r>
      <w:r>
        <w:rPr>
          <w:rFonts w:hint="eastAsia"/>
        </w:rPr>
        <w:t>为</w:t>
      </w:r>
      <w:r>
        <w:t>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r>
        <w:t>AutoDL</w:t>
      </w:r>
      <w:r>
        <w:rPr>
          <w:rFonts w:hint="eastAsia"/>
        </w:rPr>
        <w:t>自带的系统环境，运行模型需要的主要包配置如表</w:t>
      </w:r>
      <w:r>
        <w:rPr>
          <w:rFonts w:hint="eastAsia"/>
        </w:rPr>
        <w:t>4</w:t>
      </w:r>
      <w:r>
        <w:t>.1</w:t>
      </w:r>
      <w:r>
        <w:rPr>
          <w:rFonts w:hint="eastAsia"/>
        </w:rPr>
        <w:t>所示：</w:t>
      </w:r>
    </w:p>
    <w:p w14:paraId="78042C24" w14:textId="78BBD536"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1</w:t>
      </w:r>
      <w:r w:rsidR="00D5488C">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运行模型需要的包配置</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24057153" w14:textId="77777777">
        <w:trPr>
          <w:jc w:val="center"/>
        </w:trPr>
        <w:tc>
          <w:tcPr>
            <w:tcW w:w="2907" w:type="dxa"/>
            <w:tcBorders>
              <w:top w:val="single" w:sz="12" w:space="0" w:color="auto"/>
            </w:tcBorders>
          </w:tcPr>
          <w:p w14:paraId="531E4961" w14:textId="77777777" w:rsidR="009F151B" w:rsidRDefault="00A24E16">
            <w:pPr>
              <w:jc w:val="center"/>
              <w:rPr>
                <w:sz w:val="21"/>
                <w:szCs w:val="21"/>
              </w:rPr>
            </w:pPr>
            <w:r>
              <w:rPr>
                <w:rFonts w:hint="eastAsia"/>
                <w:sz w:val="21"/>
                <w:szCs w:val="21"/>
              </w:rPr>
              <w:t>包名称</w:t>
            </w:r>
          </w:p>
        </w:tc>
        <w:tc>
          <w:tcPr>
            <w:tcW w:w="2907" w:type="dxa"/>
            <w:tcBorders>
              <w:top w:val="single" w:sz="12" w:space="0" w:color="auto"/>
            </w:tcBorders>
          </w:tcPr>
          <w:p w14:paraId="4BF1E215" w14:textId="77777777" w:rsidR="009F151B" w:rsidRDefault="00A24E16">
            <w:pPr>
              <w:jc w:val="center"/>
              <w:rPr>
                <w:sz w:val="21"/>
                <w:szCs w:val="21"/>
              </w:rPr>
            </w:pPr>
            <w:r>
              <w:rPr>
                <w:rFonts w:hint="eastAsia"/>
                <w:sz w:val="21"/>
                <w:szCs w:val="21"/>
              </w:rPr>
              <w:t>版本</w:t>
            </w:r>
          </w:p>
        </w:tc>
        <w:tc>
          <w:tcPr>
            <w:tcW w:w="2907" w:type="dxa"/>
            <w:tcBorders>
              <w:top w:val="single" w:sz="12" w:space="0" w:color="auto"/>
            </w:tcBorders>
          </w:tcPr>
          <w:p w14:paraId="197B2349" w14:textId="77777777" w:rsidR="009F151B" w:rsidRDefault="00A24E16">
            <w:pPr>
              <w:jc w:val="center"/>
              <w:rPr>
                <w:sz w:val="21"/>
                <w:szCs w:val="21"/>
              </w:rPr>
            </w:pPr>
            <w:r>
              <w:rPr>
                <w:rFonts w:hint="eastAsia"/>
                <w:sz w:val="21"/>
                <w:szCs w:val="21"/>
              </w:rPr>
              <w:t>说明</w:t>
            </w:r>
          </w:p>
        </w:tc>
      </w:tr>
      <w:tr w:rsidR="009F151B" w14:paraId="2EEDC5B7" w14:textId="77777777">
        <w:trPr>
          <w:jc w:val="center"/>
        </w:trPr>
        <w:tc>
          <w:tcPr>
            <w:tcW w:w="2907" w:type="dxa"/>
          </w:tcPr>
          <w:p w14:paraId="7FD953C4" w14:textId="77777777" w:rsidR="009F151B" w:rsidRDefault="00A24E16">
            <w:pPr>
              <w:jc w:val="center"/>
              <w:rPr>
                <w:sz w:val="21"/>
                <w:szCs w:val="21"/>
              </w:rPr>
            </w:pPr>
            <w:r>
              <w:rPr>
                <w:rFonts w:hint="eastAsia"/>
                <w:sz w:val="21"/>
                <w:szCs w:val="21"/>
              </w:rPr>
              <w:t>p</w:t>
            </w:r>
            <w:r>
              <w:rPr>
                <w:sz w:val="21"/>
                <w:szCs w:val="21"/>
              </w:rPr>
              <w:t>ython</w:t>
            </w:r>
          </w:p>
        </w:tc>
        <w:tc>
          <w:tcPr>
            <w:tcW w:w="2907" w:type="dxa"/>
          </w:tcPr>
          <w:p w14:paraId="4F6F8581" w14:textId="77777777" w:rsidR="009F151B" w:rsidRDefault="00A24E16">
            <w:pPr>
              <w:jc w:val="center"/>
              <w:rPr>
                <w:sz w:val="21"/>
                <w:szCs w:val="21"/>
              </w:rPr>
            </w:pPr>
            <w:r>
              <w:rPr>
                <w:rFonts w:hint="eastAsia"/>
                <w:sz w:val="21"/>
                <w:szCs w:val="21"/>
              </w:rPr>
              <w:t>3</w:t>
            </w:r>
            <w:r>
              <w:rPr>
                <w:sz w:val="21"/>
                <w:szCs w:val="21"/>
              </w:rPr>
              <w:t>.6</w:t>
            </w:r>
          </w:p>
        </w:tc>
        <w:tc>
          <w:tcPr>
            <w:tcW w:w="2907" w:type="dxa"/>
          </w:tcPr>
          <w:p w14:paraId="04619715" w14:textId="77777777" w:rsidR="009F151B" w:rsidRDefault="00A24E16">
            <w:pPr>
              <w:jc w:val="center"/>
              <w:rPr>
                <w:sz w:val="21"/>
                <w:szCs w:val="21"/>
              </w:rPr>
            </w:pPr>
            <w:r>
              <w:rPr>
                <w:rFonts w:hint="eastAsia"/>
                <w:sz w:val="21"/>
                <w:szCs w:val="21"/>
              </w:rPr>
              <w:t>程序编写语言</w:t>
            </w:r>
          </w:p>
        </w:tc>
      </w:tr>
      <w:tr w:rsidR="009F151B" w14:paraId="4260E974" w14:textId="77777777">
        <w:trPr>
          <w:jc w:val="center"/>
        </w:trPr>
        <w:tc>
          <w:tcPr>
            <w:tcW w:w="2907" w:type="dxa"/>
          </w:tcPr>
          <w:p w14:paraId="72C6C316" w14:textId="77777777" w:rsidR="009F151B" w:rsidRDefault="00A24E16">
            <w:pPr>
              <w:jc w:val="center"/>
              <w:rPr>
                <w:sz w:val="21"/>
                <w:szCs w:val="21"/>
              </w:rPr>
            </w:pPr>
            <w:r>
              <w:rPr>
                <w:rFonts w:hint="eastAsia"/>
                <w:sz w:val="21"/>
                <w:szCs w:val="21"/>
              </w:rPr>
              <w:t>n</w:t>
            </w:r>
            <w:r>
              <w:rPr>
                <w:sz w:val="21"/>
                <w:szCs w:val="21"/>
              </w:rPr>
              <w:t>umpy</w:t>
            </w:r>
          </w:p>
        </w:tc>
        <w:tc>
          <w:tcPr>
            <w:tcW w:w="2907" w:type="dxa"/>
          </w:tcPr>
          <w:p w14:paraId="4E371961" w14:textId="77777777" w:rsidR="009F151B" w:rsidRDefault="00A24E16">
            <w:pPr>
              <w:jc w:val="center"/>
              <w:rPr>
                <w:sz w:val="21"/>
                <w:szCs w:val="21"/>
              </w:rPr>
            </w:pPr>
            <w:r>
              <w:rPr>
                <w:rFonts w:hint="eastAsia"/>
                <w:sz w:val="21"/>
                <w:szCs w:val="21"/>
              </w:rPr>
              <w:t>1</w:t>
            </w:r>
            <w:r>
              <w:rPr>
                <w:sz w:val="21"/>
                <w:szCs w:val="21"/>
              </w:rPr>
              <w:t>.9</w:t>
            </w:r>
          </w:p>
        </w:tc>
        <w:tc>
          <w:tcPr>
            <w:tcW w:w="2907" w:type="dxa"/>
          </w:tcPr>
          <w:p w14:paraId="32D577C7" w14:textId="77777777" w:rsidR="009F151B" w:rsidRDefault="00A24E16">
            <w:pPr>
              <w:jc w:val="center"/>
              <w:rPr>
                <w:sz w:val="21"/>
                <w:szCs w:val="21"/>
              </w:rPr>
            </w:pPr>
            <w:r>
              <w:rPr>
                <w:rFonts w:hint="eastAsia"/>
                <w:sz w:val="21"/>
                <w:szCs w:val="21"/>
              </w:rPr>
              <w:t>矩阵运算库</w:t>
            </w:r>
          </w:p>
        </w:tc>
      </w:tr>
      <w:tr w:rsidR="009F151B" w14:paraId="4129C3F8" w14:textId="77777777">
        <w:trPr>
          <w:jc w:val="center"/>
        </w:trPr>
        <w:tc>
          <w:tcPr>
            <w:tcW w:w="2907" w:type="dxa"/>
          </w:tcPr>
          <w:p w14:paraId="1AE8F104" w14:textId="77777777" w:rsidR="009F151B" w:rsidRDefault="00A24E16">
            <w:pPr>
              <w:jc w:val="center"/>
              <w:rPr>
                <w:sz w:val="21"/>
                <w:szCs w:val="21"/>
              </w:rPr>
            </w:pPr>
            <w:r>
              <w:rPr>
                <w:rFonts w:hint="eastAsia"/>
                <w:sz w:val="21"/>
                <w:szCs w:val="21"/>
              </w:rPr>
              <w:t>p</w:t>
            </w:r>
            <w:r>
              <w:rPr>
                <w:sz w:val="21"/>
                <w:szCs w:val="21"/>
              </w:rPr>
              <w:t>ytorch</w:t>
            </w:r>
          </w:p>
        </w:tc>
        <w:tc>
          <w:tcPr>
            <w:tcW w:w="2907" w:type="dxa"/>
          </w:tcPr>
          <w:p w14:paraId="7572F32D" w14:textId="77777777" w:rsidR="009F151B" w:rsidRDefault="00A24E16">
            <w:pPr>
              <w:jc w:val="center"/>
              <w:rPr>
                <w:sz w:val="21"/>
                <w:szCs w:val="21"/>
              </w:rPr>
            </w:pPr>
            <w:r>
              <w:rPr>
                <w:rFonts w:hint="eastAsia"/>
                <w:sz w:val="21"/>
                <w:szCs w:val="21"/>
              </w:rPr>
              <w:t>1</w:t>
            </w:r>
            <w:r>
              <w:rPr>
                <w:sz w:val="21"/>
                <w:szCs w:val="21"/>
              </w:rPr>
              <w:t>.7</w:t>
            </w:r>
          </w:p>
        </w:tc>
        <w:tc>
          <w:tcPr>
            <w:tcW w:w="2907" w:type="dxa"/>
          </w:tcPr>
          <w:p w14:paraId="55E8058D" w14:textId="77777777" w:rsidR="009F151B" w:rsidRDefault="00A24E16">
            <w:pPr>
              <w:jc w:val="center"/>
              <w:rPr>
                <w:sz w:val="21"/>
                <w:szCs w:val="21"/>
              </w:rPr>
            </w:pPr>
            <w:r>
              <w:rPr>
                <w:rFonts w:hint="eastAsia"/>
                <w:sz w:val="21"/>
                <w:szCs w:val="21"/>
              </w:rPr>
              <w:t>机器学习框架</w:t>
            </w:r>
          </w:p>
        </w:tc>
      </w:tr>
      <w:tr w:rsidR="009F151B" w14:paraId="62B65BC7" w14:textId="77777777">
        <w:trPr>
          <w:jc w:val="center"/>
        </w:trPr>
        <w:tc>
          <w:tcPr>
            <w:tcW w:w="2907" w:type="dxa"/>
            <w:tcBorders>
              <w:bottom w:val="single" w:sz="12" w:space="0" w:color="auto"/>
            </w:tcBorders>
          </w:tcPr>
          <w:p w14:paraId="7A4FE173" w14:textId="77777777" w:rsidR="009F151B" w:rsidRDefault="00A24E16">
            <w:pPr>
              <w:jc w:val="center"/>
              <w:rPr>
                <w:sz w:val="21"/>
                <w:szCs w:val="21"/>
              </w:rPr>
            </w:pPr>
            <w:r>
              <w:rPr>
                <w:sz w:val="21"/>
                <w:szCs w:val="21"/>
              </w:rPr>
              <w:t>torchvision</w:t>
            </w:r>
          </w:p>
        </w:tc>
        <w:tc>
          <w:tcPr>
            <w:tcW w:w="2907" w:type="dxa"/>
            <w:tcBorders>
              <w:bottom w:val="single" w:sz="12" w:space="0" w:color="auto"/>
            </w:tcBorders>
          </w:tcPr>
          <w:p w14:paraId="6588E93E" w14:textId="77777777" w:rsidR="009F151B" w:rsidRDefault="00A24E16">
            <w:pPr>
              <w:jc w:val="center"/>
              <w:rPr>
                <w:sz w:val="21"/>
                <w:szCs w:val="21"/>
              </w:rPr>
            </w:pPr>
            <w:r>
              <w:rPr>
                <w:rFonts w:hint="eastAsia"/>
                <w:sz w:val="21"/>
                <w:szCs w:val="21"/>
              </w:rPr>
              <w:t>0.</w:t>
            </w:r>
            <w:r>
              <w:rPr>
                <w:sz w:val="21"/>
                <w:szCs w:val="21"/>
              </w:rPr>
              <w:t>12</w:t>
            </w:r>
          </w:p>
        </w:tc>
        <w:tc>
          <w:tcPr>
            <w:tcW w:w="2907" w:type="dxa"/>
            <w:tcBorders>
              <w:bottom w:val="single" w:sz="12" w:space="0" w:color="auto"/>
            </w:tcBorders>
          </w:tcPr>
          <w:p w14:paraId="5068E217" w14:textId="77777777" w:rsidR="009F151B" w:rsidRDefault="00A24E16">
            <w:pPr>
              <w:jc w:val="center"/>
              <w:rPr>
                <w:sz w:val="21"/>
                <w:szCs w:val="21"/>
              </w:rPr>
            </w:pPr>
            <w:r>
              <w:rPr>
                <w:rFonts w:hint="eastAsia"/>
                <w:sz w:val="21"/>
                <w:szCs w:val="21"/>
              </w:rPr>
              <w:t>图像转换工具</w:t>
            </w:r>
          </w:p>
        </w:tc>
      </w:tr>
    </w:tbl>
    <w:p w14:paraId="08EBCFD1" w14:textId="77777777" w:rsidR="009F151B" w:rsidRDefault="009F151B"/>
    <w:p w14:paraId="59903554" w14:textId="77777777" w:rsidR="009F151B" w:rsidRDefault="00A24E16">
      <w:pPr>
        <w:pStyle w:val="3"/>
      </w:pPr>
      <w:r>
        <w:lastRenderedPageBreak/>
        <w:t>实验数据集</w:t>
      </w:r>
    </w:p>
    <w:p w14:paraId="1046EB3B" w14:textId="1F52B636" w:rsidR="009F151B" w:rsidRPr="0066056F" w:rsidRDefault="00A24E16" w:rsidP="0066056F">
      <w:pPr>
        <w:pStyle w:val="afe"/>
        <w:numPr>
          <w:ilvl w:val="0"/>
          <w:numId w:val="2"/>
        </w:numPr>
        <w:ind w:firstLineChars="0" w:hanging="294"/>
        <w:rPr>
          <w:color w:val="FF0000"/>
          <w:rPrChange w:id="791" w:author="微软用户" w:date="2022-04-11T21:11:00Z">
            <w:rPr/>
          </w:rPrChange>
        </w:rPr>
      </w:pPr>
      <w:r w:rsidRPr="0066056F">
        <w:rPr>
          <w:rFonts w:hint="eastAsia"/>
          <w:color w:val="FF0000"/>
          <w:rPrChange w:id="792" w:author="微软用户" w:date="2022-04-11T21:11:00Z">
            <w:rPr>
              <w:rFonts w:hint="eastAsia"/>
            </w:rPr>
          </w:rPrChange>
        </w:rPr>
        <w:t>在</w:t>
      </w:r>
      <w:r w:rsidRPr="0066056F">
        <w:rPr>
          <w:color w:val="FF0000"/>
          <w:rPrChange w:id="793" w:author="微软用户" w:date="2022-04-11T21:11:00Z">
            <w:rPr/>
          </w:rPrChange>
        </w:rPr>
        <w:t>CIFAR-100</w:t>
      </w:r>
      <w:r w:rsidRPr="0066056F">
        <w:rPr>
          <w:color w:val="FF0000"/>
          <w:vertAlign w:val="superscript"/>
          <w:rPrChange w:id="794" w:author="微软用户" w:date="2022-04-11T21:11:00Z">
            <w:rPr>
              <w:vertAlign w:val="superscript"/>
            </w:rPr>
          </w:rPrChange>
        </w:rPr>
        <w:t>[4</w:t>
      </w:r>
      <w:r w:rsidR="000E655C" w:rsidRPr="0066056F">
        <w:rPr>
          <w:color w:val="FF0000"/>
          <w:vertAlign w:val="superscript"/>
          <w:rPrChange w:id="795" w:author="微软用户" w:date="2022-04-11T21:11:00Z">
            <w:rPr>
              <w:vertAlign w:val="superscript"/>
            </w:rPr>
          </w:rPrChange>
        </w:rPr>
        <w:t>2</w:t>
      </w:r>
      <w:r w:rsidRPr="0066056F">
        <w:rPr>
          <w:color w:val="FF0000"/>
          <w:vertAlign w:val="superscript"/>
          <w:rPrChange w:id="796" w:author="微软用户" w:date="2022-04-11T21:11:00Z">
            <w:rPr>
              <w:vertAlign w:val="superscript"/>
            </w:rPr>
          </w:rPrChange>
        </w:rPr>
        <w:t>]</w:t>
      </w:r>
      <w:r w:rsidRPr="0066056F">
        <w:rPr>
          <w:rFonts w:hint="eastAsia"/>
          <w:color w:val="FF0000"/>
          <w:rPrChange w:id="797" w:author="微软用户" w:date="2022-04-11T21:11:00Z">
            <w:rPr>
              <w:rFonts w:hint="eastAsia"/>
            </w:rPr>
          </w:rPrChange>
        </w:rPr>
        <w:t>数据集上的实验</w:t>
      </w:r>
    </w:p>
    <w:p w14:paraId="0BBAF54D" w14:textId="78FFECA3" w:rsidR="009F151B" w:rsidRDefault="00A24E16">
      <w:pPr>
        <w:ind w:firstLineChars="200" w:firstLine="480"/>
      </w:pPr>
      <w:r>
        <w:rPr>
          <w:rFonts w:hint="eastAsia"/>
        </w:rPr>
        <w:t>为了测试</w:t>
      </w:r>
      <w:r>
        <w:rPr>
          <w:rFonts w:hint="eastAsia"/>
        </w:rPr>
        <w:t>SKDSA</w:t>
      </w:r>
      <w:r>
        <w:rPr>
          <w:rFonts w:hint="eastAsia"/>
        </w:rPr>
        <w:t>模型对通用图像的分类性能，在数据集</w:t>
      </w:r>
      <w:r>
        <w:t>CIFAR-100</w:t>
      </w:r>
      <w:r>
        <w:rPr>
          <w:rFonts w:hint="eastAsia"/>
        </w:rPr>
        <w:t>上进行实验。</w:t>
      </w:r>
      <w:r>
        <w:t>CIFAR-10</w:t>
      </w:r>
      <w:r>
        <w:t>和</w:t>
      </w:r>
      <w:r>
        <w:t>CIFAR-100</w:t>
      </w:r>
      <w:r>
        <w:t>是由</w:t>
      </w:r>
      <w:r>
        <w:t>8000</w:t>
      </w:r>
      <w:r>
        <w:t>万个微小图像数据集的标记子集。它们由</w:t>
      </w:r>
      <w:r>
        <w:t xml:space="preserve"> Alex Krizhevsky</w:t>
      </w:r>
      <w:r>
        <w:t>、</w:t>
      </w:r>
      <w:r>
        <w:t>Vinod Nair</w:t>
      </w:r>
      <w:r>
        <w:t>和</w:t>
      </w:r>
      <w:r>
        <w:t>Geoffrey Hinton</w:t>
      </w:r>
      <w:r>
        <w:t>收集</w:t>
      </w:r>
      <w:r>
        <w:rPr>
          <w:rFonts w:hint="eastAsia"/>
        </w:rPr>
        <w:t>而成</w:t>
      </w:r>
      <w:r>
        <w:t>。</w:t>
      </w:r>
    </w:p>
    <w:p w14:paraId="1E614DA9" w14:textId="77777777" w:rsidR="009F151B" w:rsidRDefault="00A24E16">
      <w:pPr>
        <w:ind w:firstLineChars="200" w:firstLine="480"/>
      </w:pPr>
      <w:r>
        <w:t>CIFAR-10</w:t>
      </w:r>
      <w:r>
        <w:t>数据集由</w:t>
      </w:r>
      <w:r>
        <w:t>10</w:t>
      </w:r>
      <w:r>
        <w:t>个类别的</w:t>
      </w:r>
      <w:r>
        <w:t>60000</w:t>
      </w:r>
      <w:r>
        <w:t>个</w:t>
      </w:r>
      <w:r>
        <w:t>32x32</w:t>
      </w:r>
      <w:r>
        <w:t>彩色图像组成，每个类别包含</w:t>
      </w:r>
      <w:r>
        <w:t xml:space="preserve"> 6000</w:t>
      </w:r>
      <w:r>
        <w:t>个图像。有</w:t>
      </w:r>
      <w:r>
        <w:t>50000</w:t>
      </w:r>
      <w:r>
        <w:t>个训练图像和</w:t>
      </w:r>
      <w:r>
        <w:t>10000</w:t>
      </w:r>
      <w:r>
        <w:t>个测试图像。</w:t>
      </w:r>
    </w:p>
    <w:p w14:paraId="43EC73F9" w14:textId="5D4AFC93" w:rsidR="009F151B" w:rsidRDefault="00A24E16">
      <w:pPr>
        <w:ind w:firstLineChars="200" w:firstLine="480"/>
      </w:pPr>
      <w:r>
        <w:t>数据集分为五个训练批次和一个测试批次，每个批次有</w:t>
      </w:r>
      <w:r>
        <w:t>10000</w:t>
      </w:r>
      <w:r>
        <w:t>张图像。测试批次包含来自每个类别的</w:t>
      </w:r>
      <w:r>
        <w:t>1000</w:t>
      </w:r>
      <w:r>
        <w:t>个随机选择的图像。训练批次包含随机顺序的剩余图像，但一些训练批次可能包含来自一个类的图像多于另一个。在它们之间，训练批次包含来自每个类别的</w:t>
      </w:r>
      <w:r>
        <w:t>5000</w:t>
      </w:r>
      <w:r>
        <w:t>张图像。这些类是完全互斥的。比如，汽车类和卡车类之间没有重叠。汽车类包括轿车、</w:t>
      </w:r>
      <w:r>
        <w:t xml:space="preserve">SUV </w:t>
      </w:r>
      <w:r>
        <w:t>之类的东西，卡车类只包括大卡车。两者都不包括皮卡车。</w:t>
      </w:r>
    </w:p>
    <w:p w14:paraId="6129E502" w14:textId="77777777" w:rsidR="009F151B" w:rsidRDefault="00A24E16">
      <w:pPr>
        <w:ind w:firstLineChars="200" w:firstLine="480"/>
      </w:pPr>
      <w:r>
        <w:t>CIFAR-100</w:t>
      </w:r>
      <w:r>
        <w:rPr>
          <w:rFonts w:hint="eastAsia"/>
        </w:rPr>
        <w:t>数据集</w:t>
      </w:r>
      <w:r>
        <w:t>类似于</w:t>
      </w:r>
      <w:r>
        <w:t>CIFAR-10</w:t>
      </w:r>
      <w:r>
        <w:t>，不同之处是它有</w:t>
      </w:r>
      <w:r>
        <w:t>100</w:t>
      </w:r>
      <w:r>
        <w:t>个类，每个类包含</w:t>
      </w:r>
      <w:r>
        <w:t xml:space="preserve"> 600 </w:t>
      </w:r>
      <w:r>
        <w:t>张图像。每个类有</w:t>
      </w:r>
      <w:r>
        <w:t xml:space="preserve"> 500 </w:t>
      </w:r>
      <w:r>
        <w:t>个训练图像和</w:t>
      </w:r>
      <w:r>
        <w:t xml:space="preserve"> 100 </w:t>
      </w:r>
      <w:r>
        <w:t>个测试图像。</w:t>
      </w:r>
      <w:r>
        <w:t xml:space="preserve">CIFAR-100 </w:t>
      </w:r>
      <w:r>
        <w:t>中的</w:t>
      </w:r>
      <w:r>
        <w:t xml:space="preserve"> 100 </w:t>
      </w:r>
      <w:r>
        <w:t>个类分为</w:t>
      </w:r>
      <w:r>
        <w:t xml:space="preserve"> 20 </w:t>
      </w:r>
      <w:r>
        <w:t>个超类。每个图像都带有一个</w:t>
      </w:r>
      <w:r>
        <w:t>“</w:t>
      </w:r>
      <w:r>
        <w:t>精细</w:t>
      </w:r>
      <w:r>
        <w:t>”</w:t>
      </w:r>
      <w:r>
        <w:t>标签</w:t>
      </w:r>
      <w:r>
        <w:t>(</w:t>
      </w:r>
      <w:r>
        <w:t>它所属的类</w:t>
      </w:r>
      <w:r>
        <w:t>)</w:t>
      </w:r>
      <w:r>
        <w:t>和一个</w:t>
      </w:r>
      <w:r>
        <w:t>“</w:t>
      </w:r>
      <w:r>
        <w:t>粗略</w:t>
      </w:r>
      <w:r>
        <w:t>”</w:t>
      </w:r>
      <w:r>
        <w:t>标签</w:t>
      </w:r>
      <w:r>
        <w:t>(</w:t>
      </w:r>
      <w:r>
        <w:t>它所属的超类</w:t>
      </w:r>
      <w:r>
        <w:t>)</w:t>
      </w:r>
      <w:r>
        <w:t>。</w:t>
      </w:r>
    </w:p>
    <w:p w14:paraId="1F43577E" w14:textId="61E51463" w:rsidR="009F151B" w:rsidRDefault="00A24E16">
      <w:pPr>
        <w:ind w:firstLineChars="200" w:firstLine="480"/>
      </w:pPr>
      <w:r>
        <w:t>在实验中，</w:t>
      </w:r>
      <w:r>
        <w:t>CIFAR-100</w:t>
      </w:r>
      <w:r>
        <w:rPr>
          <w:rFonts w:hint="eastAsia"/>
        </w:rPr>
        <w:t>被</w:t>
      </w:r>
      <w:r>
        <w:t>分为</w:t>
      </w:r>
      <w:r>
        <w:t>50000</w:t>
      </w:r>
      <w:r>
        <w:t>个数据的训练集和</w:t>
      </w:r>
      <w:r>
        <w:t>10000</w:t>
      </w:r>
      <w:r>
        <w:t>个数据的验证集。</w:t>
      </w:r>
    </w:p>
    <w:p w14:paraId="75804779" w14:textId="08ADD365" w:rsidR="009F151B" w:rsidRDefault="00A24E16">
      <w:pPr>
        <w:pStyle w:val="afe"/>
        <w:numPr>
          <w:ilvl w:val="0"/>
          <w:numId w:val="2"/>
        </w:numPr>
        <w:ind w:firstLineChars="0"/>
      </w:pPr>
      <w:r>
        <w:rPr>
          <w:rFonts w:hint="eastAsia"/>
        </w:rPr>
        <w:t>在</w:t>
      </w:r>
      <w:r>
        <w:t>Tiny ImageNet</w:t>
      </w:r>
      <w:r>
        <w:rPr>
          <w:rFonts w:hint="eastAsia"/>
          <w:vertAlign w:val="superscript"/>
        </w:rPr>
        <w:t>[</w:t>
      </w:r>
      <w:r>
        <w:rPr>
          <w:vertAlign w:val="superscript"/>
        </w:rPr>
        <w:t>4</w:t>
      </w:r>
      <w:r w:rsidR="00DB6D55">
        <w:rPr>
          <w:vertAlign w:val="superscript"/>
        </w:rPr>
        <w:t>3</w:t>
      </w:r>
      <w:r>
        <w:rPr>
          <w:vertAlign w:val="superscript"/>
        </w:rPr>
        <w:t>]</w:t>
      </w:r>
      <w:r>
        <w:t>数据集</w:t>
      </w:r>
      <w:r>
        <w:rPr>
          <w:rFonts w:hint="eastAsia"/>
        </w:rPr>
        <w:t>上的实验</w:t>
      </w:r>
    </w:p>
    <w:p w14:paraId="5542F0D4" w14:textId="613C8E43" w:rsidR="009F151B" w:rsidRDefault="00A24E16">
      <w:pPr>
        <w:ind w:firstLine="480"/>
      </w:pPr>
      <w:r>
        <w:rPr>
          <w:rFonts w:hint="eastAsia"/>
        </w:rPr>
        <w:t>为了测试</w:t>
      </w:r>
      <w:r>
        <w:rPr>
          <w:rFonts w:hint="eastAsia"/>
        </w:rPr>
        <w:t>SKDSA</w:t>
      </w:r>
      <w:r>
        <w:rPr>
          <w:rFonts w:hint="eastAsia"/>
        </w:rPr>
        <w:t>模型对通用图像的分类性能，在数据集</w:t>
      </w:r>
      <w:r>
        <w:t>Tiny ImageNet</w:t>
      </w:r>
      <w:r>
        <w:rPr>
          <w:rFonts w:hint="eastAsia"/>
        </w:rPr>
        <w:t>上进行实验。</w:t>
      </w:r>
      <w:r>
        <w:t>ImageNet</w:t>
      </w:r>
      <w:r>
        <w:rPr>
          <w:vertAlign w:val="superscript"/>
        </w:rPr>
        <w:t>[4</w:t>
      </w:r>
      <w:r w:rsidR="00CE7A8B">
        <w:rPr>
          <w:vertAlign w:val="superscript"/>
        </w:rPr>
        <w:t>8</w:t>
      </w:r>
      <w:r>
        <w:rPr>
          <w:vertAlign w:val="superscript"/>
        </w:rPr>
        <w:t>]</w:t>
      </w:r>
      <w:r>
        <w:t>项目是一个大型视觉</w:t>
      </w:r>
      <w:r>
        <w:rPr>
          <w:rFonts w:hint="eastAsia"/>
        </w:rPr>
        <w:t>数据集</w:t>
      </w:r>
      <w:r>
        <w:t>，用于视觉对象识别软件研究。</w:t>
      </w:r>
      <w:r>
        <w:t xml:space="preserve">ImageNet </w:t>
      </w:r>
      <w:r>
        <w:t>包含</w:t>
      </w:r>
      <w:r>
        <w:t xml:space="preserve"> 20</w:t>
      </w:r>
      <w:r>
        <w:rPr>
          <w:rFonts w:hint="eastAsia"/>
        </w:rPr>
        <w:t xml:space="preserve"> </w:t>
      </w:r>
      <w:r>
        <w:t xml:space="preserve">000 </w:t>
      </w:r>
      <w:r>
        <w:t>多个类别，每个典型类别由数百张图像组成。</w:t>
      </w:r>
      <w:r>
        <w:t>ImageNet</w:t>
      </w:r>
      <w:r>
        <w:t>现已成为图像识别的标准基准</w:t>
      </w:r>
      <w:r>
        <w:rPr>
          <w:rFonts w:hint="eastAsia"/>
        </w:rPr>
        <w:t>之一</w:t>
      </w:r>
      <w:r>
        <w:t>。</w:t>
      </w:r>
    </w:p>
    <w:p w14:paraId="041DE93C" w14:textId="77777777" w:rsidR="009F151B" w:rsidRDefault="00A24E16">
      <w:pPr>
        <w:ind w:firstLine="480"/>
      </w:pPr>
      <w:r>
        <w:rPr>
          <w:rFonts w:hint="eastAsia"/>
        </w:rPr>
        <w:t>由于</w:t>
      </w:r>
      <w:r>
        <w:rPr>
          <w:rFonts w:hint="eastAsia"/>
        </w:rPr>
        <w:t>ImageNet</w:t>
      </w:r>
      <w:r>
        <w:rPr>
          <w:rFonts w:hint="eastAsia"/>
        </w:rPr>
        <w:t>规模太大，研究者提出</w:t>
      </w:r>
      <w:r>
        <w:t>Tiny ImageNet</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A894BB6" w14:textId="0174402F" w:rsidR="009F151B" w:rsidRDefault="00A24E16">
      <w:pPr>
        <w:pStyle w:val="afe"/>
        <w:numPr>
          <w:ilvl w:val="0"/>
          <w:numId w:val="2"/>
        </w:numPr>
        <w:ind w:firstLineChars="0"/>
      </w:pPr>
      <w:r>
        <w:rPr>
          <w:rFonts w:hint="eastAsia"/>
        </w:rPr>
        <w:lastRenderedPageBreak/>
        <w:t>在</w:t>
      </w:r>
      <w:r>
        <w:t>Caltech-UCSD Birds 200</w:t>
      </w:r>
      <w:r>
        <w:t>数据集</w:t>
      </w:r>
      <w:r>
        <w:rPr>
          <w:rFonts w:hint="eastAsia"/>
          <w:vertAlign w:val="superscript"/>
        </w:rPr>
        <w:t>[</w:t>
      </w:r>
      <w:r>
        <w:rPr>
          <w:vertAlign w:val="superscript"/>
        </w:rPr>
        <w:t>4</w:t>
      </w:r>
      <w:r w:rsidR="00FE5A6B">
        <w:rPr>
          <w:vertAlign w:val="superscript"/>
        </w:rPr>
        <w:t>4</w:t>
      </w:r>
      <w:r>
        <w:rPr>
          <w:vertAlign w:val="superscript"/>
        </w:rPr>
        <w:t>]</w:t>
      </w:r>
      <w:r>
        <w:rPr>
          <w:rFonts w:hint="eastAsia"/>
        </w:rPr>
        <w:t>上的实验</w:t>
      </w:r>
    </w:p>
    <w:p w14:paraId="502A3F56" w14:textId="77777777" w:rsidR="009F151B" w:rsidRDefault="00A24E16">
      <w:pPr>
        <w:ind w:firstLine="480"/>
      </w:pPr>
      <w:r>
        <w:rPr>
          <w:rFonts w:hint="eastAsia"/>
        </w:rPr>
        <w:t>为了测试</w:t>
      </w:r>
      <w:r>
        <w:rPr>
          <w:rFonts w:hint="eastAsia"/>
        </w:rPr>
        <w:t>SKDSA</w:t>
      </w:r>
      <w:r>
        <w:rPr>
          <w:rFonts w:hint="eastAsia"/>
        </w:rPr>
        <w:t>模型对细粒度图像（鸟类）的分类性能，在数据集</w:t>
      </w:r>
      <w:r>
        <w:t>Caltech-UCSD Birds 200 (CUB-200</w:t>
      </w:r>
      <w:r>
        <w:rPr>
          <w:rFonts w:hint="eastAsia"/>
        </w:rPr>
        <w:t>)</w:t>
      </w:r>
      <w:r>
        <w:rPr>
          <w:rFonts w:hint="eastAsia"/>
        </w:rPr>
        <w:t>上进行实验。</w:t>
      </w:r>
      <w:r>
        <w:t>CUB-200</w:t>
      </w:r>
      <w:r>
        <w:t>是一个</w:t>
      </w:r>
      <w:r>
        <w:rPr>
          <w:rFonts w:hint="eastAsia"/>
        </w:rPr>
        <w:t>鸟类的</w:t>
      </w:r>
      <w:r>
        <w:t>图像数据集，包含</w:t>
      </w:r>
      <w:r>
        <w:t xml:space="preserve">200 </w:t>
      </w:r>
      <w:r>
        <w:t>种鸟类（主要</w:t>
      </w:r>
      <w:r>
        <w:rPr>
          <w:rFonts w:hint="eastAsia"/>
        </w:rPr>
        <w:t>分布在</w:t>
      </w:r>
      <w:r>
        <w:t>北美）的</w:t>
      </w:r>
      <w:r>
        <w:t>6033</w:t>
      </w:r>
      <w:r>
        <w:t>张照片。</w:t>
      </w:r>
    </w:p>
    <w:p w14:paraId="7FCCA53F" w14:textId="504C6B47" w:rsidR="009F151B" w:rsidRDefault="00A24E16">
      <w:pPr>
        <w:pStyle w:val="afe"/>
        <w:numPr>
          <w:ilvl w:val="0"/>
          <w:numId w:val="2"/>
        </w:numPr>
        <w:ind w:firstLineChars="0"/>
      </w:pPr>
      <w:r>
        <w:rPr>
          <w:rFonts w:hint="eastAsia"/>
        </w:rPr>
        <w:t>在</w:t>
      </w:r>
      <w:r>
        <w:t>Stanford 40 Actions</w:t>
      </w:r>
      <w:r>
        <w:rPr>
          <w:rFonts w:hint="eastAsia"/>
          <w:vertAlign w:val="superscript"/>
        </w:rPr>
        <w:t>[</w:t>
      </w:r>
      <w:r>
        <w:rPr>
          <w:vertAlign w:val="superscript"/>
        </w:rPr>
        <w:t>4</w:t>
      </w:r>
      <w:r w:rsidR="00406140">
        <w:rPr>
          <w:vertAlign w:val="superscript"/>
        </w:rPr>
        <w:t>5</w:t>
      </w:r>
      <w:r>
        <w:rPr>
          <w:vertAlign w:val="superscript"/>
        </w:rPr>
        <w:t>]</w:t>
      </w:r>
      <w:r>
        <w:t>数据集</w:t>
      </w:r>
      <w:r>
        <w:rPr>
          <w:rFonts w:hint="eastAsia"/>
        </w:rPr>
        <w:t>上的实验</w:t>
      </w:r>
    </w:p>
    <w:p w14:paraId="68EC6E60" w14:textId="18960F0D" w:rsidR="009F151B" w:rsidRDefault="00A24E16">
      <w:pPr>
        <w:ind w:firstLine="480"/>
      </w:pPr>
      <w:r>
        <w:rPr>
          <w:rFonts w:hint="eastAsia"/>
        </w:rPr>
        <w:t>为了测试</w:t>
      </w:r>
      <w:r>
        <w:rPr>
          <w:rFonts w:hint="eastAsia"/>
        </w:rPr>
        <w:t>SKDSA</w:t>
      </w:r>
      <w:r>
        <w:rPr>
          <w:rFonts w:hint="eastAsia"/>
        </w:rPr>
        <w:t>模型对细粒度图像（人类动作）的分类性能，在</w:t>
      </w:r>
      <w:r>
        <w:t>Stanford 40 Actions</w:t>
      </w:r>
      <w:r>
        <w:rPr>
          <w:rFonts w:hint="eastAsia"/>
          <w:vertAlign w:val="superscript"/>
        </w:rPr>
        <w:t>[</w:t>
      </w:r>
      <w:r>
        <w:rPr>
          <w:vertAlign w:val="superscript"/>
        </w:rPr>
        <w:t>4</w:t>
      </w:r>
      <w:r w:rsidR="009928C3">
        <w:rPr>
          <w:vertAlign w:val="superscript"/>
        </w:rPr>
        <w:t>5</w:t>
      </w:r>
      <w:r>
        <w:rPr>
          <w:vertAlign w:val="superscript"/>
        </w:rPr>
        <w:t>]</w:t>
      </w:r>
      <w:r>
        <w:t>数据集</w:t>
      </w:r>
      <w:r>
        <w:rPr>
          <w:rFonts w:hint="eastAsia"/>
        </w:rPr>
        <w:t>上进行实验。</w:t>
      </w:r>
      <w:r>
        <w:t>Stanford 40 Actions</w:t>
      </w:r>
      <w:r>
        <w:t>数据集包含</w:t>
      </w:r>
      <w:r>
        <w:rPr>
          <w:rFonts w:hint="eastAsia"/>
        </w:rPr>
        <w:t>人类</w:t>
      </w:r>
      <w:r>
        <w:t>40</w:t>
      </w:r>
      <w:r>
        <w:rPr>
          <w:rFonts w:hint="eastAsia"/>
        </w:rPr>
        <w:t>种</w:t>
      </w:r>
      <w:r>
        <w:t>动作的图像。数据集总共有</w:t>
      </w:r>
      <w:r>
        <w:t xml:space="preserve"> 9532 </w:t>
      </w:r>
      <w:r>
        <w:t>张图像，每</w:t>
      </w:r>
      <w:r>
        <w:rPr>
          <w:rFonts w:hint="eastAsia"/>
        </w:rPr>
        <w:t>类</w:t>
      </w:r>
      <w:r>
        <w:t>动作有</w:t>
      </w:r>
      <w:r>
        <w:t xml:space="preserve"> 180-300</w:t>
      </w:r>
      <w:r>
        <w:t>张图像。</w:t>
      </w:r>
    </w:p>
    <w:p w14:paraId="515348E4" w14:textId="63435999" w:rsidR="009F151B" w:rsidRDefault="00A24E16">
      <w:pPr>
        <w:pStyle w:val="afe"/>
        <w:numPr>
          <w:ilvl w:val="0"/>
          <w:numId w:val="2"/>
        </w:numPr>
        <w:ind w:firstLineChars="0"/>
      </w:pPr>
      <w:r>
        <w:rPr>
          <w:rFonts w:hint="eastAsia"/>
        </w:rPr>
        <w:t>在</w:t>
      </w:r>
      <w:r>
        <w:t>Stanford Dogs</w:t>
      </w:r>
      <w:r>
        <w:t>数据集</w:t>
      </w:r>
      <w:r>
        <w:rPr>
          <w:rFonts w:hint="eastAsia"/>
          <w:vertAlign w:val="superscript"/>
        </w:rPr>
        <w:t>[</w:t>
      </w:r>
      <w:r>
        <w:rPr>
          <w:vertAlign w:val="superscript"/>
        </w:rPr>
        <w:t>4</w:t>
      </w:r>
      <w:r w:rsidR="00AB37A9">
        <w:rPr>
          <w:vertAlign w:val="superscript"/>
        </w:rPr>
        <w:t>6</w:t>
      </w:r>
      <w:r>
        <w:rPr>
          <w:vertAlign w:val="superscript"/>
        </w:rPr>
        <w:t>]</w:t>
      </w:r>
      <w:r>
        <w:rPr>
          <w:rFonts w:hint="eastAsia"/>
        </w:rPr>
        <w:t>上的实验</w:t>
      </w:r>
    </w:p>
    <w:p w14:paraId="032041E0" w14:textId="37B26E81" w:rsidR="009F151B" w:rsidRDefault="00A24E16">
      <w:pPr>
        <w:ind w:firstLine="480"/>
      </w:pPr>
      <w:r>
        <w:rPr>
          <w:rFonts w:hint="eastAsia"/>
        </w:rPr>
        <w:t>为了测试</w:t>
      </w:r>
      <w:r>
        <w:rPr>
          <w:rFonts w:hint="eastAsia"/>
        </w:rPr>
        <w:t>SKDSA</w:t>
      </w:r>
      <w:r>
        <w:rPr>
          <w:rFonts w:hint="eastAsia"/>
        </w:rPr>
        <w:t>模型对细粒度图像（狗类）的分类性能，在</w:t>
      </w:r>
      <w:r>
        <w:t>Stanford 40 Actions</w:t>
      </w:r>
      <w:r>
        <w:rPr>
          <w:rFonts w:hint="eastAsia"/>
          <w:vertAlign w:val="superscript"/>
        </w:rPr>
        <w:t>[</w:t>
      </w:r>
      <w:r>
        <w:rPr>
          <w:vertAlign w:val="superscript"/>
        </w:rPr>
        <w:t>4</w:t>
      </w:r>
      <w:r w:rsidR="00D628B9">
        <w:rPr>
          <w:vertAlign w:val="superscript"/>
        </w:rPr>
        <w:t>5</w:t>
      </w:r>
      <w:r>
        <w:rPr>
          <w:vertAlign w:val="superscript"/>
        </w:rPr>
        <w:t>]</w:t>
      </w:r>
      <w:r>
        <w:t>数据集</w:t>
      </w:r>
      <w:r>
        <w:rPr>
          <w:rFonts w:hint="eastAsia"/>
        </w:rPr>
        <w:t>上进行实验。</w:t>
      </w:r>
      <w:r>
        <w:t>Stanford Dogs</w:t>
      </w:r>
      <w:r>
        <w:t>数据集包含来自世界各地的</w:t>
      </w:r>
      <w:r>
        <w:t>120</w:t>
      </w:r>
      <w:r>
        <w:t>种狗的图像。该数据集是使用</w:t>
      </w:r>
      <w:r>
        <w:t>ImageNet</w:t>
      </w:r>
      <w:r>
        <w:t>中的图像和标注构建的，用于细粒度图像分类任务。数据集中包括</w:t>
      </w:r>
      <w:r>
        <w:t>120</w:t>
      </w:r>
      <w:r>
        <w:t>种类别的</w:t>
      </w:r>
      <w:r>
        <w:t>20580</w:t>
      </w:r>
      <w:r>
        <w:t>张图像。</w:t>
      </w:r>
    </w:p>
    <w:p w14:paraId="078BE933" w14:textId="6A8D1019" w:rsidR="009F151B" w:rsidRDefault="00A24E16">
      <w:pPr>
        <w:pStyle w:val="afe"/>
        <w:numPr>
          <w:ilvl w:val="0"/>
          <w:numId w:val="2"/>
        </w:numPr>
        <w:ind w:firstLineChars="0"/>
      </w:pPr>
      <w:r>
        <w:rPr>
          <w:rFonts w:hint="eastAsia"/>
        </w:rPr>
        <w:t>在</w:t>
      </w:r>
      <w:r>
        <w:t>MIT Indoor Scene Recognition</w:t>
      </w:r>
      <w:r>
        <w:t>数据集</w:t>
      </w:r>
      <w:r>
        <w:rPr>
          <w:rFonts w:hint="eastAsia"/>
          <w:vertAlign w:val="superscript"/>
        </w:rPr>
        <w:t>[</w:t>
      </w:r>
      <w:r>
        <w:rPr>
          <w:vertAlign w:val="superscript"/>
        </w:rPr>
        <w:t>4</w:t>
      </w:r>
      <w:r w:rsidR="00CF125A">
        <w:rPr>
          <w:vertAlign w:val="superscript"/>
        </w:rPr>
        <w:t>7</w:t>
      </w:r>
      <w:r>
        <w:rPr>
          <w:vertAlign w:val="superscript"/>
        </w:rPr>
        <w:t>]</w:t>
      </w:r>
      <w:r>
        <w:rPr>
          <w:rFonts w:hint="eastAsia"/>
        </w:rPr>
        <w:t>上的实验</w:t>
      </w:r>
    </w:p>
    <w:p w14:paraId="1D7DED33" w14:textId="77777777" w:rsidR="009F151B" w:rsidRDefault="00A24E16">
      <w:pPr>
        <w:ind w:firstLine="480"/>
      </w:pPr>
      <w:r>
        <w:rPr>
          <w:rFonts w:hint="eastAsia"/>
        </w:rPr>
        <w:t>为了测试</w:t>
      </w:r>
      <w:r>
        <w:rPr>
          <w:rFonts w:hint="eastAsia"/>
        </w:rPr>
        <w:t>SKDSA</w:t>
      </w:r>
      <w:r>
        <w:rPr>
          <w:rFonts w:hint="eastAsia"/>
        </w:rPr>
        <w:t>模型对细粒度图像（室内场景）的分类性能，在</w:t>
      </w:r>
      <w:r>
        <w:t>MIT Indoor Scene Recognition</w:t>
      </w:r>
      <w:r>
        <w:t>数据集</w:t>
      </w:r>
      <w:r>
        <w:rPr>
          <w:rFonts w:hint="eastAsia"/>
        </w:rPr>
        <w:t>上进行实验。</w:t>
      </w:r>
      <w:r>
        <w:t>室内场景识别是高层次视觉中一个具有挑战性的问题。大多数适用于室外场景的场景识别模型在室内领域表现不佳。主要困难在于，虽然一些室内场景（例如走廊）可以通过全局空间属性</w:t>
      </w:r>
      <w:r>
        <w:rPr>
          <w:rFonts w:hint="eastAsia"/>
        </w:rPr>
        <w:t>有效</w:t>
      </w:r>
      <w:r>
        <w:t>地表征，但其他的（例如书店）可以通过它们包含的对象</w:t>
      </w:r>
      <w:r>
        <w:rPr>
          <w:rFonts w:hint="eastAsia"/>
        </w:rPr>
        <w:t>来有效</w:t>
      </w:r>
      <w:r>
        <w:t>地表征。更一般地说，为了解决室内场景识别问题，需要一个可以利用局部和全局判别信息的模型。</w:t>
      </w:r>
    </w:p>
    <w:p w14:paraId="03017352" w14:textId="77777777" w:rsidR="009F151B" w:rsidRDefault="00A24E16">
      <w:pPr>
        <w:ind w:firstLine="480"/>
      </w:pPr>
      <w:r>
        <w:t>该</w:t>
      </w:r>
      <w:r>
        <w:rPr>
          <w:rFonts w:hint="eastAsia"/>
        </w:rPr>
        <w:t>数据集</w:t>
      </w:r>
      <w:r>
        <w:t>包含</w:t>
      </w:r>
      <w:r>
        <w:t>67</w:t>
      </w:r>
      <w:r>
        <w:t>个室内类别，共</w:t>
      </w:r>
      <w:r>
        <w:t>15620</w:t>
      </w:r>
      <w:r>
        <w:t>张图像。</w:t>
      </w:r>
      <w:r>
        <w:rPr>
          <w:rFonts w:hint="eastAsia"/>
        </w:rPr>
        <w:t>图像</w:t>
      </w:r>
      <w:r>
        <w:t>的数量因类别而异，但每个类别至少有</w:t>
      </w:r>
      <w:r>
        <w:t>100</w:t>
      </w:r>
      <w:r>
        <w:t>张</w:t>
      </w:r>
      <w:r>
        <w:rPr>
          <w:rFonts w:hint="eastAsia"/>
        </w:rPr>
        <w:t>图像</w:t>
      </w:r>
      <w:r>
        <w:t>。</w:t>
      </w:r>
    </w:p>
    <w:p w14:paraId="69B1C50D" w14:textId="77777777" w:rsidR="009F151B" w:rsidRDefault="00A24E16">
      <w:pPr>
        <w:pStyle w:val="3"/>
      </w:pPr>
      <w:r>
        <w:rPr>
          <w:rFonts w:hint="eastAsia"/>
        </w:rPr>
        <w:t>超参数设置</w:t>
      </w:r>
    </w:p>
    <w:p w14:paraId="63E16504" w14:textId="62564FA7"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229A5101">
          <v:shape id="_x0000_i1031" type="#_x0000_t75" style="width:36pt;height:18pt" o:ole="">
            <v:imagedata r:id="rId42" o:title=""/>
          </v:shape>
          <o:OLEObject Type="Embed" ProgID="Equation.3" ShapeID="_x0000_i1031" DrawAspect="Content" ObjectID="_1711303289" r:id="rId54"/>
        </w:object>
      </w:r>
      <w:r>
        <w:t>，</w:t>
      </w:r>
      <w:r>
        <w:rPr>
          <w:rFonts w:hint="eastAsia"/>
        </w:rPr>
        <w:t>动量（</w:t>
      </w:r>
      <w:r>
        <w:rPr>
          <w:rFonts w:hint="eastAsia"/>
        </w:rPr>
        <w:t>momentum</w:t>
      </w:r>
      <w:r>
        <w:rPr>
          <w:rFonts w:hint="eastAsia"/>
        </w:rPr>
        <w:t>）设为</w:t>
      </w:r>
      <w:r>
        <w:rPr>
          <w:rFonts w:hint="eastAsia"/>
        </w:rPr>
        <w:t>0.</w:t>
      </w:r>
      <w:r>
        <w:t>9</w:t>
      </w:r>
      <w:r w:rsidR="003225C4">
        <w:rPr>
          <w:rFonts w:hint="eastAsia"/>
        </w:rPr>
        <w:t>。</w:t>
      </w:r>
      <w:r w:rsidR="003D4903">
        <w:rPr>
          <w:rFonts w:hint="eastAsia"/>
        </w:rPr>
        <w:t>轮次</w:t>
      </w:r>
      <w:r w:rsidR="003D4903">
        <w:t>总数为</w:t>
      </w:r>
      <w:r w:rsidR="003D4903">
        <w:t>250</w:t>
      </w:r>
      <w:r>
        <w:t>。</w:t>
      </w:r>
      <w:r>
        <w:rPr>
          <w:rFonts w:hint="eastAsia"/>
        </w:rPr>
        <w:t>初始</w:t>
      </w:r>
      <w:r>
        <w:t>学习率</w:t>
      </w:r>
      <w:r>
        <w:rPr>
          <w:rFonts w:hint="eastAsia"/>
        </w:rPr>
        <w:t>(</w:t>
      </w:r>
      <w:r>
        <w:t>learning rate)</w:t>
      </w:r>
      <w:r>
        <w:t>设为</w:t>
      </w:r>
      <w:r>
        <w:t>0.1</w:t>
      </w:r>
      <w:r>
        <w:rPr>
          <w:rFonts w:hint="eastAsia"/>
        </w:rPr>
        <w:t>，</w:t>
      </w:r>
      <w:r>
        <w:t>到第</w:t>
      </w:r>
      <w:r>
        <w:t>100</w:t>
      </w:r>
      <w:r>
        <w:t>个</w:t>
      </w:r>
      <w:r w:rsidR="00B56D06">
        <w:rPr>
          <w:rFonts w:hint="eastAsia"/>
        </w:rPr>
        <w:t>轮次</w:t>
      </w:r>
      <w:r>
        <w:t>时，学习率降为最初的</w:t>
      </w:r>
      <w:r>
        <w:t xml:space="preserve">1/10; </w:t>
      </w:r>
      <w:r>
        <w:t>到</w:t>
      </w:r>
      <w:r>
        <w:lastRenderedPageBreak/>
        <w:t>第</w:t>
      </w:r>
      <w:r>
        <w:t>150</w:t>
      </w:r>
      <w:r>
        <w:t>个</w:t>
      </w:r>
      <w:r w:rsidR="00091D09">
        <w:rPr>
          <w:rFonts w:hint="eastAsia"/>
        </w:rPr>
        <w:t>轮次</w:t>
      </w:r>
      <w:r>
        <w:t>时，学习率降为最初的</w:t>
      </w:r>
      <w:r>
        <w:t>1/100</w:t>
      </w:r>
      <w:r>
        <w:t>。设一批</w:t>
      </w:r>
      <w:r>
        <w:rPr>
          <w:rFonts w:hint="eastAsia"/>
        </w:rPr>
        <w:t>训练样本</w:t>
      </w:r>
      <w:r>
        <w:t>的数量</w:t>
      </w:r>
      <w:r>
        <w:rPr>
          <w:rFonts w:hint="eastAsia"/>
        </w:rPr>
        <w:t>（</w:t>
      </w:r>
      <w:r>
        <w:rPr>
          <w:rFonts w:hint="eastAsia"/>
        </w:rPr>
        <w:t>b</w:t>
      </w:r>
      <w:r>
        <w:t>atch size</w:t>
      </w:r>
      <w:r>
        <w:rPr>
          <w:rFonts w:hint="eastAsia"/>
        </w:rPr>
        <w:t>）</w:t>
      </w:r>
      <w:r>
        <w:t>为</w:t>
      </w:r>
      <w:r>
        <w:t>128</w:t>
      </w:r>
      <w:r>
        <w:t>。</w:t>
      </w:r>
      <w:r>
        <w:rPr>
          <w:rFonts w:hint="eastAsia"/>
        </w:rPr>
        <w:t>实验只使用了一种</w:t>
      </w:r>
      <w:r>
        <w:t>常规的数据增强</w:t>
      </w:r>
      <w:r>
        <w:rPr>
          <w:rFonts w:hint="eastAsia"/>
        </w:rPr>
        <w:t>策略</w:t>
      </w:r>
      <w:r>
        <w:t>，</w:t>
      </w:r>
      <w:r>
        <w:rPr>
          <w:rFonts w:hint="eastAsia"/>
        </w:rPr>
        <w:t>即</w:t>
      </w:r>
      <w:r>
        <w:t>随机剪裁</w:t>
      </w:r>
      <w:r>
        <w:rPr>
          <w:rFonts w:hint="eastAsia"/>
        </w:rPr>
        <w:t>（</w:t>
      </w:r>
      <w:r>
        <w:t>cutout</w:t>
      </w:r>
      <w:r>
        <w:rPr>
          <w:rFonts w:hint="eastAsia"/>
        </w:rPr>
        <w:t>）</w:t>
      </w:r>
      <w:r>
        <w:t>。</w:t>
      </w:r>
      <w:r w:rsidR="0086627A">
        <w:rPr>
          <w:rFonts w:hint="eastAsia"/>
        </w:rPr>
        <w:t>知识蒸馏损失系数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42927351" w14:textId="7E88C232" w:rsidR="003D102B" w:rsidRDefault="003D102B">
      <w:pPr>
        <w:pStyle w:val="3"/>
      </w:pPr>
      <w:r>
        <w:rPr>
          <w:rFonts w:hint="eastAsia"/>
        </w:rPr>
        <w:t>网络架构</w:t>
      </w:r>
    </w:p>
    <w:p w14:paraId="5F8EED20" w14:textId="365C0D84" w:rsidR="00B41851" w:rsidRPr="00B41851" w:rsidRDefault="00EA7280" w:rsidP="001235F2">
      <w:pPr>
        <w:ind w:firstLineChars="200" w:firstLine="480"/>
      </w:pPr>
      <w:r>
        <w:rPr>
          <w:rFonts w:hint="eastAsia"/>
        </w:rPr>
        <w:t>为了测试</w:t>
      </w:r>
      <w:r>
        <w:rPr>
          <w:rFonts w:hint="eastAsia"/>
        </w:rPr>
        <w:t>SKDS</w:t>
      </w:r>
      <w:r>
        <w:t>A</w:t>
      </w:r>
      <w:r>
        <w:rPr>
          <w:rFonts w:hint="eastAsia"/>
        </w:rPr>
        <w:t>模型</w:t>
      </w:r>
      <w:r w:rsidR="007569E3">
        <w:rPr>
          <w:rFonts w:hint="eastAsia"/>
        </w:rPr>
        <w:t>的性能</w:t>
      </w:r>
      <w:r>
        <w:rPr>
          <w:rFonts w:hint="eastAsia"/>
        </w:rPr>
        <w:t>，</w:t>
      </w:r>
      <w:r w:rsidR="00BF70BE">
        <w:rPr>
          <w:rFonts w:hint="eastAsia"/>
        </w:rPr>
        <w:t>分别使用</w:t>
      </w:r>
      <w:r>
        <w:t>当前流行的卷积神经网络架构</w:t>
      </w:r>
      <w:r>
        <w:rPr>
          <w:rFonts w:hint="eastAsia"/>
        </w:rPr>
        <w:t>残差网络</w:t>
      </w:r>
      <w:r>
        <w:rPr>
          <w:vertAlign w:val="superscript"/>
        </w:rPr>
        <w:t>[36]</w:t>
      </w:r>
      <w:r>
        <w:rPr>
          <w:rFonts w:hint="eastAsia"/>
        </w:rPr>
        <w:t>，宽残差网络</w:t>
      </w:r>
      <w:r>
        <w:rPr>
          <w:vertAlign w:val="superscript"/>
        </w:rPr>
        <w:t>[37]</w:t>
      </w:r>
      <w:r>
        <w:rPr>
          <w:rFonts w:hint="eastAsia"/>
        </w:rPr>
        <w:t>，残差密集网络</w:t>
      </w:r>
      <w:r>
        <w:rPr>
          <w:rFonts w:hint="eastAsia"/>
          <w:vertAlign w:val="superscript"/>
        </w:rPr>
        <w:t>[</w:t>
      </w:r>
      <w:r>
        <w:rPr>
          <w:vertAlign w:val="superscript"/>
        </w:rPr>
        <w:t>38]</w:t>
      </w:r>
      <w:r w:rsidR="00863034">
        <w:rPr>
          <w:rFonts w:hint="eastAsia"/>
        </w:rPr>
        <w:t>实现</w:t>
      </w:r>
      <w:r w:rsidR="009E2057">
        <w:rPr>
          <w:rFonts w:hint="eastAsia"/>
        </w:rPr>
        <w:t>其功能</w:t>
      </w:r>
      <w:r>
        <w:t>。</w:t>
      </w:r>
      <w:r w:rsidR="00C138E2">
        <w:rPr>
          <w:rFonts w:hint="eastAsia"/>
        </w:rPr>
        <w:t>具体</w:t>
      </w:r>
      <w:r>
        <w:rPr>
          <w:rFonts w:hint="eastAsia"/>
        </w:rPr>
        <w:t>设置</w:t>
      </w:r>
      <w:r w:rsidR="0045459D">
        <w:rPr>
          <w:rFonts w:hint="eastAsia"/>
        </w:rPr>
        <w:t>为</w:t>
      </w:r>
      <w:r>
        <w:t>64</w:t>
      </w:r>
      <w:r>
        <w:t>个滤波器，第一个卷积层的卷积核大小为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p>
    <w:p w14:paraId="58ED4915" w14:textId="05846139" w:rsidR="009F151B" w:rsidRDefault="00A24E16">
      <w:pPr>
        <w:pStyle w:val="3"/>
      </w:pPr>
      <w:r>
        <w:rPr>
          <w:rFonts w:hint="eastAsia"/>
        </w:rPr>
        <w:t>评估标准</w:t>
      </w:r>
    </w:p>
    <w:p w14:paraId="2219836C" w14:textId="6AA525F8" w:rsidR="009F151B" w:rsidRDefault="00A24E16">
      <w:pPr>
        <w:ind w:firstLine="480"/>
        <w:rPr>
          <w:szCs w:val="21"/>
        </w:rPr>
      </w:pPr>
      <w:r>
        <w:rPr>
          <w:rFonts w:hint="eastAsia"/>
        </w:rPr>
        <w:t>实验使用</w:t>
      </w:r>
      <w:r w:rsidR="00125A12">
        <w:rPr>
          <w:rFonts w:hint="eastAsia"/>
        </w:rPr>
        <w:t>图像的</w:t>
      </w:r>
      <w:r>
        <w:rPr>
          <w:rFonts w:hint="eastAsia"/>
          <w:szCs w:val="21"/>
        </w:rPr>
        <w:t>分类准确率</w:t>
      </w:r>
      <w:r>
        <w:rPr>
          <w:szCs w:val="21"/>
        </w:rPr>
        <w:t>作为衡量</w:t>
      </w:r>
      <w:r>
        <w:rPr>
          <w:rFonts w:hint="eastAsia"/>
          <w:szCs w:val="21"/>
        </w:rPr>
        <w:t>模型性能</w:t>
      </w:r>
      <w:r>
        <w:rPr>
          <w:szCs w:val="21"/>
        </w:rPr>
        <w:t>的指标。</w:t>
      </w:r>
      <w:r>
        <w:rPr>
          <w:rFonts w:hint="eastAsia"/>
          <w:szCs w:val="21"/>
        </w:rPr>
        <w:t>分类准确率的计算公式为：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
        <w:gridCol w:w="6651"/>
        <w:gridCol w:w="1321"/>
      </w:tblGrid>
      <w:tr w:rsidR="009F151B" w14:paraId="69A9F580" w14:textId="77777777">
        <w:tc>
          <w:tcPr>
            <w:tcW w:w="787" w:type="dxa"/>
          </w:tcPr>
          <w:p w14:paraId="47D38313" w14:textId="77777777" w:rsidR="009F151B" w:rsidRDefault="009F151B"/>
        </w:tc>
        <w:tc>
          <w:tcPr>
            <w:tcW w:w="6736" w:type="dxa"/>
          </w:tcPr>
          <w:p w14:paraId="18585CA0" w14:textId="768C89FD" w:rsidR="009F151B" w:rsidRDefault="00DD4D64" w:rsidP="00DD4D64">
            <w:pPr>
              <w:jc w:val="center"/>
            </w:pPr>
            <m:oMathPara>
              <m:oMath>
                <m:r>
                  <w:rPr>
                    <w:rFonts w:ascii="Cambria Math" w:hint="eastAsia"/>
                    <w:color w:val="FF0000"/>
                    <w:rPrChange w:id="798" w:author="微软用户" w:date="2022-04-11T21:11:00Z">
                      <w:rPr>
                        <w:rFonts w:ascii="Cambria Math" w:hint="eastAsia"/>
                      </w:rPr>
                    </w:rPrChange>
                  </w:rPr>
                  <m:t>分类准确率</m:t>
                </m:r>
                <m:r>
                  <w:rPr>
                    <w:rFonts w:ascii="Cambria Math"/>
                    <w:color w:val="FF0000"/>
                    <w:rPrChange w:id="799" w:author="微软用户" w:date="2022-04-11T21:11:00Z">
                      <w:rPr>
                        <w:rFonts w:ascii="Cambria Math"/>
                      </w:rPr>
                    </w:rPrChange>
                  </w:rPr>
                  <m:t>=</m:t>
                </m:r>
                <m:f>
                  <m:fPr>
                    <m:ctrlPr>
                      <w:rPr>
                        <w:rFonts w:ascii="Cambria Math" w:hAnsi="Cambria Math"/>
                        <w:i/>
                        <w:color w:val="FF0000"/>
                      </w:rPr>
                    </m:ctrlPr>
                  </m:fPr>
                  <m:num>
                    <m:r>
                      <w:rPr>
                        <w:rFonts w:ascii="Cambria Math" w:hint="eastAsia"/>
                        <w:color w:val="FF0000"/>
                        <w:rPrChange w:id="800" w:author="微软用户" w:date="2022-04-11T21:11:00Z">
                          <w:rPr>
                            <w:rFonts w:ascii="Cambria Math" w:hint="eastAsia"/>
                          </w:rPr>
                        </w:rPrChange>
                      </w:rPr>
                      <m:t>预测概率最大的标签是正确标签的样本数量</m:t>
                    </m:r>
                  </m:num>
                  <m:den>
                    <m:r>
                      <w:rPr>
                        <w:rFonts w:ascii="Cambria Math" w:hint="eastAsia"/>
                        <w:color w:val="FF0000"/>
                        <w:rPrChange w:id="801" w:author="微软用户" w:date="2022-04-11T21:11:00Z">
                          <w:rPr>
                            <w:rFonts w:ascii="Cambria Math" w:hint="eastAsia"/>
                          </w:rPr>
                        </w:rPrChange>
                      </w:rPr>
                      <m:t>样本总数</m:t>
                    </m:r>
                  </m:den>
                </m:f>
              </m:oMath>
            </m:oMathPara>
          </w:p>
        </w:tc>
        <w:tc>
          <w:tcPr>
            <w:tcW w:w="1338" w:type="dxa"/>
          </w:tcPr>
          <w:p w14:paraId="10E62F1C" w14:textId="77777777" w:rsidR="009F151B" w:rsidRDefault="00A24E16">
            <w:pPr>
              <w:jc w:val="right"/>
            </w:pPr>
            <w:r>
              <w:rPr>
                <w:rFonts w:hint="eastAsia"/>
              </w:rPr>
              <w:t>（</w:t>
            </w:r>
            <w:r>
              <w:rPr>
                <w:rFonts w:hint="eastAsia"/>
              </w:rPr>
              <w:t>4.1</w:t>
            </w:r>
            <w:r>
              <w:rPr>
                <w:rFonts w:hint="eastAsia"/>
              </w:rPr>
              <w:t>）</w:t>
            </w:r>
          </w:p>
        </w:tc>
      </w:tr>
    </w:tbl>
    <w:p w14:paraId="383C0F69" w14:textId="77777777" w:rsidR="009F151B" w:rsidRDefault="00A24E16">
      <w:pPr>
        <w:ind w:firstLine="480"/>
      </w:pPr>
      <w:r>
        <w:rPr>
          <w:rFonts w:hint="eastAsia"/>
        </w:rPr>
        <w:t>实验的</w:t>
      </w:r>
      <w:r>
        <w:t>优化的目标是尽可能提高验证集中的</w:t>
      </w:r>
      <w:r>
        <w:rPr>
          <w:rFonts w:hint="eastAsia"/>
        </w:rPr>
        <w:t>分类准确率</w:t>
      </w:r>
      <w:r>
        <w:rPr>
          <w:szCs w:val="21"/>
        </w:rPr>
        <w:t>。</w:t>
      </w:r>
    </w:p>
    <w:p w14:paraId="7327F5CD" w14:textId="77777777" w:rsidR="009F151B" w:rsidRDefault="00A24E16">
      <w:pPr>
        <w:pStyle w:val="3"/>
      </w:pPr>
      <w:r>
        <w:rPr>
          <w:rFonts w:hint="eastAsia"/>
        </w:rPr>
        <w:t>对比模型</w:t>
      </w:r>
    </w:p>
    <w:p w14:paraId="5F0D9E53" w14:textId="074CE377" w:rsidR="009F151B" w:rsidRDefault="002D6E3B">
      <w:pPr>
        <w:ind w:firstLineChars="200" w:firstLine="480"/>
      </w:pPr>
      <w:r>
        <w:rPr>
          <w:rFonts w:hint="eastAsia"/>
        </w:rPr>
        <w:t>首先</w:t>
      </w:r>
      <w:r w:rsidR="00A24E16">
        <w:rPr>
          <w:rFonts w:hint="eastAsia"/>
        </w:rPr>
        <w:t>参加对比的模型为不添加自知识蒸馏模块</w:t>
      </w:r>
      <w:r w:rsidR="000443F6">
        <w:rPr>
          <w:rFonts w:hint="eastAsia"/>
        </w:rPr>
        <w:t>，</w:t>
      </w:r>
      <w:r w:rsidR="00A24E16">
        <w:rPr>
          <w:rFonts w:hint="eastAsia"/>
        </w:rPr>
        <w:t>也不添加自注意力模块</w:t>
      </w:r>
      <w:r w:rsidR="0096267D">
        <w:rPr>
          <w:rFonts w:hint="eastAsia"/>
        </w:rPr>
        <w:t>，</w:t>
      </w:r>
      <w:r w:rsidR="009668A3">
        <w:rPr>
          <w:rFonts w:hint="eastAsia"/>
        </w:rPr>
        <w:t>仅仅计算</w:t>
      </w:r>
      <w:r w:rsidR="006D70C0">
        <w:rPr>
          <w:rFonts w:hint="eastAsia"/>
        </w:rPr>
        <w:t>最深层分类器交叉熵损失函数</w:t>
      </w:r>
      <w:r w:rsidR="00A24E16">
        <w:rPr>
          <w:rFonts w:hint="eastAsia"/>
        </w:rPr>
        <w:t>的模型</w:t>
      </w:r>
      <w:r w:rsidR="003010F7">
        <w:rPr>
          <w:rFonts w:hint="eastAsia"/>
        </w:rPr>
        <w:t>（记为“交叉熵模型”）</w:t>
      </w:r>
      <w:r w:rsidR="00A24E16">
        <w:rPr>
          <w:rFonts w:hint="eastAsia"/>
        </w:rPr>
        <w:t>。</w:t>
      </w:r>
    </w:p>
    <w:p w14:paraId="287FC2E0" w14:textId="0F1698CE" w:rsidR="009F151B" w:rsidRDefault="00A24E16">
      <w:pPr>
        <w:ind w:firstLineChars="200" w:firstLine="480"/>
      </w:pPr>
      <w:r>
        <w:rPr>
          <w:rFonts w:hint="eastAsia"/>
        </w:rPr>
        <w:t>除</w:t>
      </w:r>
      <w:r w:rsidR="00003A87">
        <w:rPr>
          <w:rFonts w:hint="eastAsia"/>
        </w:rPr>
        <w:t>交叉熵</w:t>
      </w:r>
      <w:r>
        <w:rPr>
          <w:rFonts w:hint="eastAsia"/>
        </w:rPr>
        <w:t>模型之外，实验</w:t>
      </w:r>
      <w:r>
        <w:t>将</w:t>
      </w:r>
      <w:r>
        <w:rPr>
          <w:rFonts w:hint="eastAsia"/>
        </w:rPr>
        <w:t>SKDSA</w:t>
      </w:r>
      <w:r>
        <w:rPr>
          <w:rFonts w:hint="eastAsia"/>
        </w:rPr>
        <w:t>模型的性能</w:t>
      </w:r>
      <w:r>
        <w:t>和五种</w:t>
      </w:r>
      <w:r>
        <w:rPr>
          <w:rFonts w:hint="eastAsia"/>
        </w:rPr>
        <w:t>典型</w:t>
      </w:r>
      <w:r>
        <w:t>的知识蒸馏</w:t>
      </w:r>
      <w:r>
        <w:rPr>
          <w:rFonts w:hint="eastAsia"/>
        </w:rPr>
        <w:t>模型和两种典型的注意力模型</w:t>
      </w:r>
      <w:r>
        <w:t>相比较</w:t>
      </w:r>
      <w:r>
        <w:rPr>
          <w:rFonts w:hint="eastAsia"/>
        </w:rPr>
        <w:t>。</w:t>
      </w:r>
    </w:p>
    <w:p w14:paraId="4863D45B" w14:textId="451AAE7C" w:rsidR="009F151B" w:rsidRDefault="00A24E16">
      <w:pPr>
        <w:ind w:firstLineChars="200" w:firstLine="480"/>
      </w:pPr>
      <w:r>
        <w:rPr>
          <w:rFonts w:hint="eastAsia"/>
        </w:rPr>
        <w:t>五种自知识蒸馏模型分别是：</w:t>
      </w:r>
      <w:r>
        <w:t>做你自己的</w:t>
      </w:r>
      <w:r>
        <w:rPr>
          <w:rFonts w:hint="eastAsia"/>
        </w:rPr>
        <w:t>教师</w:t>
      </w:r>
      <w:r>
        <w:t>(BYOT)</w:t>
      </w:r>
      <w:r>
        <w:rPr>
          <w:vertAlign w:val="superscript"/>
        </w:rPr>
        <w:t>[6]</w:t>
      </w:r>
      <w:r>
        <w:t>，数据失真引导的自知识蒸馏</w:t>
      </w:r>
      <w:r>
        <w:t>(DDGSD)</w:t>
      </w:r>
      <w:r>
        <w:rPr>
          <w:vertAlign w:val="superscript"/>
        </w:rPr>
        <w:t>[14]</w:t>
      </w:r>
      <w:r>
        <w:t>，通过教育自己来提纯自己</w:t>
      </w:r>
      <w:r>
        <w:t>(FRSKD)</w:t>
      </w:r>
      <w:r>
        <w:rPr>
          <w:vertAlign w:val="superscript"/>
        </w:rPr>
        <w:t>[8]</w:t>
      </w:r>
      <w:r>
        <w:t>，通过输入转换来做自监督标签增强</w:t>
      </w:r>
      <w:r>
        <w:rPr>
          <w:rFonts w:hint="eastAsia"/>
        </w:rPr>
        <w:t>的自知识蒸馏</w:t>
      </w:r>
      <w:r>
        <w:t>(SLA-SD)</w:t>
      </w:r>
      <w:r>
        <w:rPr>
          <w:vertAlign w:val="superscript"/>
        </w:rPr>
        <w:t>[9]</w:t>
      </w:r>
      <w:r>
        <w:t>，通过自知识蒸馏预测类别</w:t>
      </w:r>
      <w:r>
        <w:t>(CS-KD)</w:t>
      </w:r>
      <w:r>
        <w:rPr>
          <w:vertAlign w:val="superscript"/>
        </w:rPr>
        <w:t>[7]</w:t>
      </w:r>
      <w:r>
        <w:t>。</w:t>
      </w:r>
    </w:p>
    <w:p w14:paraId="63768B3E" w14:textId="2F47851C" w:rsidR="00AA2555" w:rsidRDefault="0066056F" w:rsidP="00AA2555">
      <w:pPr>
        <w:tabs>
          <w:tab w:val="left" w:pos="420"/>
        </w:tabs>
        <w:ind w:firstLineChars="200" w:firstLine="480"/>
      </w:pPr>
      <w:ins w:id="802" w:author="微软用户" w:date="2022-04-11T21:12:00Z">
        <w:r w:rsidRPr="0066056F">
          <w:rPr>
            <w:color w:val="FF0000"/>
            <w:rPrChange w:id="803" w:author="微软用户" w:date="2022-04-11T21:12:00Z">
              <w:rPr/>
            </w:rPrChange>
          </w:rPr>
          <w:t xml:space="preserve">(1) </w:t>
        </w:r>
      </w:ins>
      <w:r w:rsidR="00AA2555" w:rsidRPr="00A4083C">
        <w:t xml:space="preserve">BYOT </w:t>
      </w:r>
      <w:r w:rsidR="00AA2555" w:rsidRPr="00370AA0">
        <w:rPr>
          <w:vertAlign w:val="superscript"/>
        </w:rPr>
        <w:t>[6]</w:t>
      </w:r>
      <w:r w:rsidR="00AA2555">
        <w:rPr>
          <w:rFonts w:hint="eastAsia"/>
        </w:rPr>
        <w:t>模型</w:t>
      </w:r>
      <w:r w:rsidR="00AA2555">
        <w:t>通过辅助的分类器来利用</w:t>
      </w:r>
      <w:r w:rsidR="00AA2555">
        <w:rPr>
          <w:rFonts w:hint="eastAsia"/>
        </w:rPr>
        <w:t>浅</w:t>
      </w:r>
      <w:r w:rsidR="00AA2555">
        <w:t>层的输出，再通过真实标签和神经网络自身的信号</w:t>
      </w:r>
      <w:r w:rsidR="00AA2555">
        <w:t>(</w:t>
      </w:r>
      <w:r w:rsidR="00AA2555">
        <w:t>比如预测的</w:t>
      </w:r>
      <w:r w:rsidR="00AA2555">
        <w:t>logit</w:t>
      </w:r>
      <w:r w:rsidR="00AA2555">
        <w:t>和特征图</w:t>
      </w:r>
      <w:r w:rsidR="00AA2555">
        <w:t>)</w:t>
      </w:r>
      <w:r w:rsidR="00AA2555">
        <w:t>来训练这些辅助的分类器。</w:t>
      </w:r>
    </w:p>
    <w:p w14:paraId="55C8B618" w14:textId="77777777" w:rsidR="00AA2555" w:rsidRDefault="00AA2555" w:rsidP="00AA2555">
      <w:pPr>
        <w:tabs>
          <w:tab w:val="left" w:pos="420"/>
        </w:tabs>
        <w:ind w:firstLineChars="200" w:firstLine="480"/>
      </w:pPr>
      <w:r w:rsidRPr="00A4083C">
        <w:t>DDGSD</w:t>
      </w:r>
      <w:r>
        <w:rPr>
          <w:vertAlign w:val="superscript"/>
        </w:rPr>
        <w:t>[14]</w:t>
      </w:r>
      <w:r>
        <w:rPr>
          <w:rFonts w:hint="eastAsia"/>
        </w:rPr>
        <w:t>模型</w:t>
      </w:r>
      <w:r>
        <w:t>对于同一个样本产生不同的变形，在训练神经网络让同一个样本的不同变形产生一致性的预测。</w:t>
      </w:r>
    </w:p>
    <w:p w14:paraId="0FFE9821" w14:textId="77777777" w:rsidR="00AA2555" w:rsidRDefault="00AA2555" w:rsidP="00AA2555">
      <w:pPr>
        <w:tabs>
          <w:tab w:val="left" w:pos="420"/>
        </w:tabs>
        <w:ind w:firstLineChars="200" w:firstLine="480"/>
      </w:pPr>
      <w:r w:rsidRPr="00A4083C">
        <w:t>FRSKD</w:t>
      </w:r>
      <w:r w:rsidRPr="00A4083C">
        <w:rPr>
          <w:vertAlign w:val="superscript"/>
        </w:rPr>
        <w:t>[8]</w:t>
      </w:r>
      <w:r w:rsidRPr="00A4083C">
        <w:rPr>
          <w:rFonts w:hint="eastAsia"/>
        </w:rPr>
        <w:t>模</w:t>
      </w:r>
      <w:r>
        <w:rPr>
          <w:rFonts w:hint="eastAsia"/>
        </w:rPr>
        <w:t>型</w:t>
      </w:r>
      <w:r>
        <w:t>利用一个辅助的自教育神经网络为分类神经网络传递精炼后的知</w:t>
      </w:r>
      <w:r>
        <w:lastRenderedPageBreak/>
        <w:t>识。为了进行自知识蒸馏它同时使用了软标签和特征图蒸馏。</w:t>
      </w:r>
      <w:r>
        <w:t xml:space="preserve"> </w:t>
      </w:r>
    </w:p>
    <w:p w14:paraId="351EE28F" w14:textId="77777777" w:rsidR="00AA2555" w:rsidRDefault="00AA2555" w:rsidP="00AA2555">
      <w:pPr>
        <w:tabs>
          <w:tab w:val="left" w:pos="420"/>
        </w:tabs>
        <w:ind w:firstLineChars="200" w:firstLine="480"/>
      </w:pPr>
      <w:r w:rsidRPr="00A4083C">
        <w:t>SLA-SD</w:t>
      </w:r>
      <w:r w:rsidRPr="00A4083C">
        <w:rPr>
          <w:vertAlign w:val="superscript"/>
        </w:rPr>
        <w:t>[</w:t>
      </w:r>
      <w:r>
        <w:rPr>
          <w:vertAlign w:val="superscript"/>
        </w:rPr>
        <w:t>9]</w:t>
      </w:r>
      <w:r>
        <w:rPr>
          <w:rFonts w:hint="eastAsia"/>
        </w:rPr>
        <w:t>模型</w:t>
      </w:r>
      <w:r>
        <w:t>通过输入转换和把输出聚合成教师标签实现自监督标签增强。</w:t>
      </w:r>
    </w:p>
    <w:p w14:paraId="7CE6671B" w14:textId="77777777" w:rsidR="00AA2555" w:rsidRDefault="00AA2555" w:rsidP="00AA2555">
      <w:pPr>
        <w:tabs>
          <w:tab w:val="left" w:pos="420"/>
        </w:tabs>
        <w:ind w:firstLineChars="200" w:firstLine="480"/>
      </w:pPr>
      <w:r w:rsidRPr="00A4083C">
        <w:t>CS-KD</w:t>
      </w:r>
      <w:r>
        <w:rPr>
          <w:vertAlign w:val="superscript"/>
        </w:rPr>
        <w:t>[7]</w:t>
      </w:r>
      <w:r>
        <w:rPr>
          <w:rFonts w:hint="eastAsia"/>
        </w:rPr>
        <w:t>模型</w:t>
      </w:r>
      <w:r>
        <w:t>使用隶属于同一类别的其他样本的</w:t>
      </w:r>
      <w:r>
        <w:t>logits</w:t>
      </w:r>
      <w:r>
        <w:t>来做正则化，训练目标是让同一类别的样本产生相似的预测结果。</w:t>
      </w:r>
    </w:p>
    <w:p w14:paraId="38D67DC0" w14:textId="77777777" w:rsidR="009F151B" w:rsidRDefault="00A24E16">
      <w:pPr>
        <w:ind w:firstLineChars="200" w:firstLine="480"/>
      </w:pPr>
      <w:r>
        <w:t>两种注意力</w:t>
      </w:r>
      <w:r>
        <w:rPr>
          <w:rFonts w:hint="eastAsia"/>
        </w:rPr>
        <w:t>模型分别是：</w:t>
      </w:r>
      <w:r>
        <w:t>密集隐含的注意力神经网络</w:t>
      </w:r>
      <w:r>
        <w:t>(DIANet)</w:t>
      </w:r>
      <w:r>
        <w:rPr>
          <w:vertAlign w:val="superscript"/>
        </w:rPr>
        <w:t>[34]</w:t>
      </w:r>
      <w:r>
        <w:t>，自注意力神经网络</w:t>
      </w:r>
      <w:r>
        <w:t>(SAN)</w:t>
      </w:r>
      <w:r>
        <w:rPr>
          <w:vertAlign w:val="superscript"/>
        </w:rPr>
        <w:t>[35]</w:t>
      </w:r>
      <w:r>
        <w:t>。</w:t>
      </w:r>
      <w:r>
        <w:t xml:space="preserve"> </w:t>
      </w:r>
    </w:p>
    <w:p w14:paraId="0F970F3A" w14:textId="299B1D3E" w:rsidR="009F151B" w:rsidRDefault="0066056F" w:rsidP="005A1FAA">
      <w:pPr>
        <w:tabs>
          <w:tab w:val="left" w:pos="420"/>
        </w:tabs>
        <w:ind w:firstLineChars="200" w:firstLine="480"/>
      </w:pPr>
      <w:ins w:id="804" w:author="微软用户" w:date="2022-04-11T21:12:00Z">
        <w:r w:rsidRPr="0066056F">
          <w:rPr>
            <w:color w:val="FF0000"/>
            <w:rPrChange w:id="805" w:author="微软用户" w:date="2022-04-11T21:12:00Z">
              <w:rPr/>
            </w:rPrChange>
          </w:rPr>
          <w:t xml:space="preserve">(1) </w:t>
        </w:r>
      </w:ins>
      <w:r w:rsidR="00A24E16" w:rsidRPr="00A4083C">
        <w:t>DIANet</w:t>
      </w:r>
      <w:r w:rsidR="00A24E16">
        <w:rPr>
          <w:vertAlign w:val="superscript"/>
        </w:rPr>
        <w:t>[34]</w:t>
      </w:r>
      <w:r w:rsidR="00A24E16">
        <w:rPr>
          <w:rFonts w:hint="eastAsia"/>
        </w:rPr>
        <w:t>模型</w:t>
      </w:r>
      <w:r w:rsidR="00A24E16">
        <w:t>给不同的神经网络层添加一个注意力组件，目的是更有效地利用神经网络层间的信息。</w:t>
      </w:r>
      <w:r w:rsidR="00A24E16">
        <w:t xml:space="preserve"> </w:t>
      </w:r>
    </w:p>
    <w:p w14:paraId="312FD3CD" w14:textId="77777777" w:rsidR="009F151B" w:rsidRDefault="00A24E16" w:rsidP="008E5380">
      <w:pPr>
        <w:tabs>
          <w:tab w:val="left" w:pos="420"/>
        </w:tabs>
        <w:ind w:firstLineChars="200" w:firstLine="480"/>
      </w:pPr>
      <w:r w:rsidRPr="00A4083C">
        <w:t>SAN</w:t>
      </w:r>
      <w:r>
        <w:rPr>
          <w:vertAlign w:val="superscript"/>
        </w:rPr>
        <w:t>[35]</w:t>
      </w:r>
      <w:r>
        <w:rPr>
          <w:rFonts w:hint="eastAsia"/>
        </w:rPr>
        <w:t>模型</w:t>
      </w:r>
      <w:r>
        <w:t>利用成对的注意力组件去抽取更有用的信息来引导模型训练。</w:t>
      </w:r>
    </w:p>
    <w:p w14:paraId="12DD2E00" w14:textId="70390048" w:rsidR="009F151B" w:rsidRDefault="00A24E16">
      <w:pPr>
        <w:ind w:firstLineChars="200" w:firstLine="480"/>
      </w:pPr>
      <w:r>
        <w:rPr>
          <w:rFonts w:hint="eastAsia"/>
        </w:rPr>
        <w:t>实验中的</w:t>
      </w:r>
      <w:r>
        <w:t>FRSKD</w:t>
      </w:r>
      <w:r>
        <w:rPr>
          <w:vertAlign w:val="superscript"/>
        </w:rPr>
        <w:t>[8]</w:t>
      </w:r>
      <w:r>
        <w:rPr>
          <w:rFonts w:hint="eastAsia"/>
        </w:rPr>
        <w:t>模型</w:t>
      </w:r>
      <w:r>
        <w:t>和</w:t>
      </w:r>
      <w:r>
        <w:t>SLA-SD</w:t>
      </w:r>
      <w:r>
        <w:rPr>
          <w:vertAlign w:val="superscript"/>
        </w:rPr>
        <w:t>[9]</w:t>
      </w:r>
      <w:r>
        <w:rPr>
          <w:rFonts w:hint="eastAsia"/>
        </w:rPr>
        <w:t>模型</w:t>
      </w:r>
      <w:r>
        <w:t>使用了其</w:t>
      </w:r>
      <w:r>
        <w:rPr>
          <w:rFonts w:hint="eastAsia"/>
        </w:rPr>
        <w:t>作者提供的</w:t>
      </w:r>
      <w:r>
        <w:t>官方代码</w:t>
      </w:r>
      <w:r>
        <w:rPr>
          <w:rFonts w:hint="eastAsia"/>
        </w:rPr>
        <w:t>，</w:t>
      </w:r>
      <w:r>
        <w:t>根据相应的文章实现了其对应的模型。</w:t>
      </w:r>
    </w:p>
    <w:p w14:paraId="14328B8C" w14:textId="77777777" w:rsidR="009F151B" w:rsidRDefault="00A24E16">
      <w:pPr>
        <w:pStyle w:val="2"/>
      </w:pPr>
      <w:bookmarkStart w:id="806" w:name="_Toc97905711"/>
      <w:bookmarkStart w:id="807" w:name="_Toc99472892"/>
      <w:bookmarkStart w:id="808" w:name="_Ref100337840"/>
      <w:bookmarkStart w:id="809" w:name="_Ref100337857"/>
      <w:bookmarkStart w:id="810" w:name="_Ref100337937"/>
      <w:bookmarkStart w:id="811" w:name="_Toc100573210"/>
      <w:r>
        <w:rPr>
          <w:rFonts w:hint="eastAsia"/>
        </w:rPr>
        <w:t>实验</w:t>
      </w:r>
      <w:r>
        <w:t>结果</w:t>
      </w:r>
      <w:bookmarkEnd w:id="806"/>
      <w:r>
        <w:rPr>
          <w:rFonts w:hint="eastAsia"/>
        </w:rPr>
        <w:t>与分析</w:t>
      </w:r>
      <w:bookmarkEnd w:id="807"/>
      <w:bookmarkEnd w:id="808"/>
      <w:bookmarkEnd w:id="809"/>
      <w:bookmarkEnd w:id="810"/>
      <w:bookmarkEnd w:id="811"/>
    </w:p>
    <w:p w14:paraId="7220404A" w14:textId="5D077A76" w:rsidR="009F151B" w:rsidRDefault="00A24E16">
      <w:pPr>
        <w:pStyle w:val="3"/>
      </w:pPr>
      <w:r>
        <w:rPr>
          <w:rFonts w:eastAsiaTheme="minorEastAsia"/>
          <w:sz w:val="21"/>
          <w:szCs w:val="21"/>
        </w:rPr>
        <w:t>在</w:t>
      </w:r>
      <w:r>
        <w:rPr>
          <w:rFonts w:eastAsiaTheme="minorEastAsia" w:hint="eastAsia"/>
          <w:sz w:val="21"/>
          <w:szCs w:val="21"/>
        </w:rPr>
        <w:t>通用</w:t>
      </w:r>
      <w:r w:rsidR="005676F2">
        <w:rPr>
          <w:rFonts w:eastAsiaTheme="minorEastAsia" w:hint="eastAsia"/>
          <w:sz w:val="21"/>
          <w:szCs w:val="21"/>
        </w:rPr>
        <w:t>图像</w:t>
      </w:r>
      <w:r>
        <w:rPr>
          <w:rFonts w:eastAsiaTheme="minorEastAsia"/>
          <w:sz w:val="21"/>
          <w:szCs w:val="21"/>
        </w:rPr>
        <w:t>数据集上的实验结果</w:t>
      </w:r>
    </w:p>
    <w:p w14:paraId="5A4F4D31" w14:textId="07D4D4F7" w:rsidR="009F151B"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模型在通用图像数据集上的性能，分别使用基于残差网络框架、宽残差网络框架、残差密集网络框架的</w:t>
      </w:r>
      <w:r>
        <w:rPr>
          <w:rFonts w:hint="eastAsia"/>
          <w:szCs w:val="21"/>
        </w:rPr>
        <w:t>SKDSA</w:t>
      </w:r>
      <w:r>
        <w:rPr>
          <w:rFonts w:hint="eastAsia"/>
          <w:szCs w:val="21"/>
        </w:rPr>
        <w:t>模型在数据集</w:t>
      </w:r>
      <w:r>
        <w:rPr>
          <w:rFonts w:hint="eastAsia"/>
          <w:szCs w:val="21"/>
        </w:rPr>
        <w:t>CIFAR-100</w:t>
      </w:r>
      <w:r>
        <w:rPr>
          <w:rFonts w:hint="eastAsia"/>
          <w:szCs w:val="21"/>
        </w:rPr>
        <w:t>和</w:t>
      </w:r>
      <w:r>
        <w:rPr>
          <w:rFonts w:hint="eastAsia"/>
          <w:szCs w:val="21"/>
        </w:rPr>
        <w:t>Tiny-ImageNet</w:t>
      </w:r>
      <w:r>
        <w:rPr>
          <w:rFonts w:hint="eastAsia"/>
          <w:szCs w:val="21"/>
        </w:rPr>
        <w:t>上进行实验，并且和其他自知识蒸馏模型、结合了数据增强模型的</w:t>
      </w:r>
      <w:r>
        <w:rPr>
          <w:rFonts w:hint="eastAsia"/>
          <w:szCs w:val="21"/>
        </w:rPr>
        <w:t>SKDSA</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sidR="00D03F9C">
        <w:rPr>
          <w:rFonts w:hint="eastAsia"/>
          <w:szCs w:val="21"/>
        </w:rPr>
        <w:t>轮次</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w:t>
      </w:r>
      <w:r w:rsidRPr="00E64226">
        <w:rPr>
          <w:rFonts w:hint="eastAsia"/>
        </w:rPr>
        <w:t>别如</w:t>
      </w:r>
      <w:proofErr w:type="gramEnd"/>
      <w:r w:rsidR="0055490B" w:rsidRPr="00E64226">
        <w:fldChar w:fldCharType="begin"/>
      </w:r>
      <w:r w:rsidR="0055490B" w:rsidRPr="00E64226">
        <w:instrText xml:space="preserve"> </w:instrText>
      </w:r>
      <w:r w:rsidR="0055490B" w:rsidRPr="00E64226">
        <w:rPr>
          <w:rFonts w:hint="eastAsia"/>
        </w:rPr>
        <w:instrText>REF _Ref100577341 \h</w:instrText>
      </w:r>
      <w:r w:rsidR="0055490B" w:rsidRPr="00E64226">
        <w:instrText xml:space="preserve"> </w:instrText>
      </w:r>
      <w:r w:rsidR="00E64226">
        <w:instrText xml:space="preserve"> \* MERGEFORMAT </w:instrText>
      </w:r>
      <w:r w:rsidR="0055490B" w:rsidRPr="00E64226">
        <w:fldChar w:fldCharType="separate"/>
      </w:r>
      <w:r w:rsidR="0055490B" w:rsidRPr="00E64226">
        <w:rPr>
          <w:rFonts w:eastAsiaTheme="minorEastAsia"/>
        </w:rPr>
        <w:t>表</w:t>
      </w:r>
      <w:r w:rsidR="0055490B" w:rsidRPr="00E64226">
        <w:rPr>
          <w:rFonts w:eastAsiaTheme="minorEastAsia"/>
          <w:noProof/>
        </w:rPr>
        <w:t>4</w:t>
      </w:r>
      <w:r w:rsidR="0055490B" w:rsidRPr="00E64226">
        <w:rPr>
          <w:rFonts w:eastAsiaTheme="minorEastAsia"/>
        </w:rPr>
        <w:t>.</w:t>
      </w:r>
      <w:r w:rsidR="0055490B" w:rsidRPr="00E64226">
        <w:rPr>
          <w:rFonts w:eastAsiaTheme="minorEastAsia"/>
          <w:noProof/>
        </w:rPr>
        <w:t>2</w:t>
      </w:r>
      <w:r w:rsidR="0055490B" w:rsidRPr="00E64226">
        <w:fldChar w:fldCharType="end"/>
      </w:r>
      <w:r w:rsidR="0055490B" w:rsidRPr="00E64226">
        <w:rPr>
          <w:rFonts w:hint="eastAsia"/>
        </w:rPr>
        <w:t>、</w:t>
      </w:r>
      <w:r w:rsidR="0055490B" w:rsidRPr="00E64226">
        <w:fldChar w:fldCharType="begin"/>
      </w:r>
      <w:r w:rsidR="0055490B" w:rsidRPr="00E64226">
        <w:instrText xml:space="preserve"> REF _Ref100577343 \h </w:instrText>
      </w:r>
      <w:r w:rsidR="00E64226">
        <w:instrText xml:space="preserve"> \* MERGEFORMAT </w:instrText>
      </w:r>
      <w:r w:rsidR="0055490B" w:rsidRPr="00E64226">
        <w:fldChar w:fldCharType="separate"/>
      </w:r>
      <w:r w:rsidR="0055490B" w:rsidRPr="00E64226">
        <w:rPr>
          <w:rFonts w:eastAsiaTheme="minorEastAsia"/>
        </w:rPr>
        <w:t>表</w:t>
      </w:r>
      <w:r w:rsidR="0055490B" w:rsidRPr="00E64226">
        <w:rPr>
          <w:rFonts w:eastAsiaTheme="minorEastAsia"/>
          <w:noProof/>
        </w:rPr>
        <w:t>4</w:t>
      </w:r>
      <w:r w:rsidR="0055490B" w:rsidRPr="00E64226">
        <w:rPr>
          <w:rFonts w:eastAsiaTheme="minorEastAsia"/>
        </w:rPr>
        <w:t>.</w:t>
      </w:r>
      <w:r w:rsidR="0055490B" w:rsidRPr="00E64226">
        <w:rPr>
          <w:rFonts w:eastAsiaTheme="minorEastAsia"/>
          <w:noProof/>
        </w:rPr>
        <w:t>3</w:t>
      </w:r>
      <w:r w:rsidR="0055490B" w:rsidRPr="00E64226">
        <w:fldChar w:fldCharType="end"/>
      </w:r>
      <w:r w:rsidR="0055490B" w:rsidRPr="00E64226">
        <w:rPr>
          <w:rFonts w:hint="eastAsia"/>
        </w:rPr>
        <w:t>、</w:t>
      </w:r>
      <w:r w:rsidR="0055490B" w:rsidRPr="00E64226">
        <w:fldChar w:fldCharType="begin"/>
      </w:r>
      <w:r w:rsidR="0055490B" w:rsidRPr="00E64226">
        <w:instrText xml:space="preserve"> REF _Ref100577346 \h </w:instrText>
      </w:r>
      <w:r w:rsidR="00E64226">
        <w:instrText xml:space="preserve"> \* MERGEFORMAT </w:instrText>
      </w:r>
      <w:r w:rsidR="0055490B" w:rsidRPr="00E64226">
        <w:fldChar w:fldCharType="separate"/>
      </w:r>
      <w:r w:rsidR="0055490B" w:rsidRPr="00E64226">
        <w:rPr>
          <w:rFonts w:eastAsiaTheme="minorEastAsia"/>
        </w:rPr>
        <w:t>表</w:t>
      </w:r>
      <w:r w:rsidR="0055490B" w:rsidRPr="00E64226">
        <w:rPr>
          <w:rFonts w:eastAsiaTheme="minorEastAsia"/>
          <w:noProof/>
        </w:rPr>
        <w:t>4</w:t>
      </w:r>
      <w:r w:rsidR="0055490B" w:rsidRPr="00E64226">
        <w:rPr>
          <w:rFonts w:eastAsiaTheme="minorEastAsia"/>
        </w:rPr>
        <w:t>.</w:t>
      </w:r>
      <w:r w:rsidR="0055490B" w:rsidRPr="00E64226">
        <w:rPr>
          <w:rFonts w:eastAsiaTheme="minorEastAsia"/>
          <w:noProof/>
        </w:rPr>
        <w:t>4</w:t>
      </w:r>
      <w:r w:rsidR="0055490B" w:rsidRPr="00E64226">
        <w:fldChar w:fldCharType="end"/>
      </w:r>
      <w:r w:rsidRPr="00E64226">
        <w:rPr>
          <w:rFonts w:hint="eastAsia"/>
        </w:rPr>
        <w:t>所示</w:t>
      </w:r>
      <w:r>
        <w:rPr>
          <w:rFonts w:hint="eastAsia"/>
          <w:szCs w:val="21"/>
        </w:rPr>
        <w:t>，最优</w:t>
      </w:r>
      <w:r>
        <w:rPr>
          <w:szCs w:val="21"/>
        </w:rPr>
        <w:t>的结果用粗体标注。</w:t>
      </w:r>
    </w:p>
    <w:p w14:paraId="27993EFC" w14:textId="21DD7CE0" w:rsidR="001010D9" w:rsidRDefault="008D435E">
      <w:pPr>
        <w:ind w:firstLineChars="200" w:firstLine="480"/>
        <w:rPr>
          <w:szCs w:val="21"/>
        </w:rPr>
      </w:pPr>
      <w:r w:rsidRPr="0066056F">
        <w:rPr>
          <w:rFonts w:hint="eastAsia"/>
          <w:color w:val="FF0000"/>
          <w:szCs w:val="21"/>
          <w:rPrChange w:id="812" w:author="微软用户" w:date="2022-04-11T21:12:00Z">
            <w:rPr>
              <w:rFonts w:hint="eastAsia"/>
              <w:szCs w:val="21"/>
            </w:rPr>
          </w:rPrChange>
        </w:rPr>
        <w:t>值得一提的是</w:t>
      </w:r>
      <w:r>
        <w:rPr>
          <w:rFonts w:hint="eastAsia"/>
          <w:szCs w:val="21"/>
        </w:rPr>
        <w:t>，</w:t>
      </w:r>
      <w:r w:rsidR="000B4295">
        <w:rPr>
          <w:rFonts w:hint="eastAsia"/>
          <w:szCs w:val="21"/>
        </w:rPr>
        <w:t>此处</w:t>
      </w:r>
      <w:r w:rsidR="00AB6C8E">
        <w:rPr>
          <w:rFonts w:hint="eastAsia"/>
          <w:szCs w:val="21"/>
        </w:rPr>
        <w:t>SKDSA</w:t>
      </w:r>
      <w:r w:rsidR="00AB6C8E">
        <w:rPr>
          <w:rFonts w:hint="eastAsia"/>
          <w:szCs w:val="21"/>
        </w:rPr>
        <w:t>模型结合的</w:t>
      </w:r>
      <w:r>
        <w:rPr>
          <w:rFonts w:hint="eastAsia"/>
          <w:szCs w:val="21"/>
        </w:rPr>
        <w:t>数据增强模型是“挖剪法”</w:t>
      </w:r>
      <w:r w:rsidR="008562FB">
        <w:rPr>
          <w:rFonts w:hint="eastAsia"/>
          <w:szCs w:val="21"/>
        </w:rPr>
        <w:t>，</w:t>
      </w:r>
      <w:r w:rsidR="00A84E67">
        <w:rPr>
          <w:rFonts w:hint="eastAsia"/>
          <w:szCs w:val="21"/>
        </w:rPr>
        <w:t>对</w:t>
      </w:r>
      <w:r w:rsidR="00010A7C">
        <w:rPr>
          <w:rFonts w:hint="eastAsia"/>
          <w:szCs w:val="21"/>
        </w:rPr>
        <w:t>结合</w:t>
      </w:r>
      <w:r w:rsidR="008562FB">
        <w:rPr>
          <w:rFonts w:hint="eastAsia"/>
          <w:szCs w:val="21"/>
        </w:rPr>
        <w:t>另外</w:t>
      </w:r>
      <w:r w:rsidR="00875D50">
        <w:rPr>
          <w:rFonts w:hint="eastAsia"/>
          <w:szCs w:val="21"/>
        </w:rPr>
        <w:t>两种数据增强</w:t>
      </w:r>
      <w:r w:rsidR="00D936C2">
        <w:rPr>
          <w:rFonts w:hint="eastAsia"/>
          <w:szCs w:val="21"/>
        </w:rPr>
        <w:t>模型</w:t>
      </w:r>
      <w:r w:rsidR="00875D50">
        <w:rPr>
          <w:rFonts w:hint="eastAsia"/>
          <w:szCs w:val="21"/>
        </w:rPr>
        <w:t>的讨论详见</w:t>
      </w:r>
      <w:r w:rsidR="00EE28DA">
        <w:rPr>
          <w:rFonts w:hint="eastAsia"/>
          <w:szCs w:val="21"/>
        </w:rPr>
        <w:t>4.</w:t>
      </w:r>
      <w:r w:rsidR="00EE28DA">
        <w:rPr>
          <w:szCs w:val="21"/>
        </w:rPr>
        <w:t>3</w:t>
      </w:r>
      <w:r w:rsidR="00EE28DA">
        <w:rPr>
          <w:rFonts w:hint="eastAsia"/>
          <w:szCs w:val="21"/>
        </w:rPr>
        <w:t>.</w:t>
      </w:r>
      <w:r w:rsidR="00EE28DA">
        <w:rPr>
          <w:szCs w:val="21"/>
        </w:rPr>
        <w:t>2</w:t>
      </w:r>
      <w:r w:rsidR="00875D50">
        <w:rPr>
          <w:rFonts w:hint="eastAsia"/>
          <w:szCs w:val="21"/>
        </w:rPr>
        <w:t>。</w:t>
      </w:r>
    </w:p>
    <w:p w14:paraId="5DB06B47" w14:textId="42F9494E" w:rsidR="008065F3" w:rsidRDefault="008065F3" w:rsidP="008065F3">
      <w:pPr>
        <w:ind w:firstLineChars="200" w:firstLine="480"/>
        <w:rPr>
          <w:szCs w:val="21"/>
        </w:rPr>
      </w:pPr>
      <w:r>
        <w:rPr>
          <w:rFonts w:hint="eastAsia"/>
          <w:szCs w:val="21"/>
        </w:rPr>
        <w:t>从</w:t>
      </w:r>
      <w:r w:rsidR="00471D1A" w:rsidRPr="00E64226">
        <w:fldChar w:fldCharType="begin"/>
      </w:r>
      <w:r w:rsidR="00471D1A" w:rsidRPr="00E64226">
        <w:instrText xml:space="preserve"> </w:instrText>
      </w:r>
      <w:r w:rsidR="00471D1A" w:rsidRPr="00E64226">
        <w:rPr>
          <w:rFonts w:hint="eastAsia"/>
        </w:rPr>
        <w:instrText>REF _Ref100577341 \h</w:instrText>
      </w:r>
      <w:r w:rsidR="00471D1A" w:rsidRPr="00E64226">
        <w:instrText xml:space="preserve"> </w:instrText>
      </w:r>
      <w:r w:rsidR="00471D1A">
        <w:instrText xml:space="preserve"> \* MERGEFORMAT </w:instrText>
      </w:r>
      <w:r w:rsidR="00471D1A" w:rsidRPr="00E64226">
        <w:fldChar w:fldCharType="separate"/>
      </w:r>
      <w:r w:rsidR="00471D1A" w:rsidRPr="00E64226">
        <w:rPr>
          <w:rFonts w:eastAsiaTheme="minorEastAsia"/>
        </w:rPr>
        <w:t>表</w:t>
      </w:r>
      <w:r w:rsidR="00471D1A" w:rsidRPr="00E64226">
        <w:rPr>
          <w:rFonts w:eastAsiaTheme="minorEastAsia"/>
          <w:noProof/>
        </w:rPr>
        <w:t>4</w:t>
      </w:r>
      <w:r w:rsidR="00471D1A" w:rsidRPr="00E64226">
        <w:rPr>
          <w:rFonts w:eastAsiaTheme="minorEastAsia"/>
        </w:rPr>
        <w:t>.</w:t>
      </w:r>
      <w:r w:rsidR="00471D1A" w:rsidRPr="00E64226">
        <w:rPr>
          <w:rFonts w:eastAsiaTheme="minorEastAsia"/>
          <w:noProof/>
        </w:rPr>
        <w:t>2</w:t>
      </w:r>
      <w:r w:rsidR="00471D1A" w:rsidRPr="00E64226">
        <w:fldChar w:fldCharType="end"/>
      </w:r>
      <w:r w:rsidR="00471D1A" w:rsidRPr="00E64226">
        <w:rPr>
          <w:rFonts w:hint="eastAsia"/>
        </w:rPr>
        <w:t>、</w:t>
      </w:r>
      <w:r w:rsidR="00471D1A" w:rsidRPr="00E64226">
        <w:fldChar w:fldCharType="begin"/>
      </w:r>
      <w:r w:rsidR="00471D1A" w:rsidRPr="00E64226">
        <w:instrText xml:space="preserve"> REF _Ref100577343 \h </w:instrText>
      </w:r>
      <w:r w:rsidR="00471D1A">
        <w:instrText xml:space="preserve"> \* MERGEFORMAT </w:instrText>
      </w:r>
      <w:r w:rsidR="00471D1A" w:rsidRPr="00E64226">
        <w:fldChar w:fldCharType="separate"/>
      </w:r>
      <w:r w:rsidR="00471D1A" w:rsidRPr="00E64226">
        <w:rPr>
          <w:rFonts w:eastAsiaTheme="minorEastAsia"/>
        </w:rPr>
        <w:t>表</w:t>
      </w:r>
      <w:r w:rsidR="00471D1A" w:rsidRPr="00E64226">
        <w:rPr>
          <w:rFonts w:eastAsiaTheme="minorEastAsia"/>
          <w:noProof/>
        </w:rPr>
        <w:t>4</w:t>
      </w:r>
      <w:r w:rsidR="00471D1A" w:rsidRPr="00E64226">
        <w:rPr>
          <w:rFonts w:eastAsiaTheme="minorEastAsia"/>
        </w:rPr>
        <w:t>.</w:t>
      </w:r>
      <w:r w:rsidR="00471D1A" w:rsidRPr="00E64226">
        <w:rPr>
          <w:rFonts w:eastAsiaTheme="minorEastAsia"/>
          <w:noProof/>
        </w:rPr>
        <w:t>3</w:t>
      </w:r>
      <w:r w:rsidR="00471D1A" w:rsidRPr="00E64226">
        <w:fldChar w:fldCharType="end"/>
      </w:r>
      <w:r w:rsidR="00471D1A" w:rsidRPr="00E64226">
        <w:rPr>
          <w:rFonts w:hint="eastAsia"/>
        </w:rPr>
        <w:t>、</w:t>
      </w:r>
      <w:r w:rsidR="00471D1A" w:rsidRPr="00E64226">
        <w:fldChar w:fldCharType="begin"/>
      </w:r>
      <w:r w:rsidR="00471D1A" w:rsidRPr="00E64226">
        <w:instrText xml:space="preserve"> REF _Ref100577346 \h </w:instrText>
      </w:r>
      <w:r w:rsidR="00471D1A">
        <w:instrText xml:space="preserve"> \* MERGEFORMAT </w:instrText>
      </w:r>
      <w:r w:rsidR="00471D1A" w:rsidRPr="00E64226">
        <w:fldChar w:fldCharType="separate"/>
      </w:r>
      <w:r w:rsidR="00471D1A" w:rsidRPr="00E64226">
        <w:rPr>
          <w:rFonts w:eastAsiaTheme="minorEastAsia"/>
        </w:rPr>
        <w:t>表</w:t>
      </w:r>
      <w:r w:rsidR="00471D1A" w:rsidRPr="00E64226">
        <w:rPr>
          <w:rFonts w:eastAsiaTheme="minorEastAsia"/>
          <w:noProof/>
        </w:rPr>
        <w:t>4</w:t>
      </w:r>
      <w:r w:rsidR="00471D1A" w:rsidRPr="00E64226">
        <w:rPr>
          <w:rFonts w:eastAsiaTheme="minorEastAsia"/>
        </w:rPr>
        <w:t>.</w:t>
      </w:r>
      <w:r w:rsidR="00471D1A" w:rsidRPr="00E64226">
        <w:rPr>
          <w:rFonts w:eastAsiaTheme="minorEastAsia"/>
          <w:noProof/>
        </w:rPr>
        <w:t>4</w:t>
      </w:r>
      <w:r w:rsidR="00471D1A" w:rsidRPr="00E64226">
        <w:fldChar w:fldCharType="end"/>
      </w:r>
      <w:r>
        <w:rPr>
          <w:rFonts w:hint="eastAsia"/>
          <w:szCs w:val="21"/>
        </w:rPr>
        <w:t>可以看出，在通用图像数据集上，</w:t>
      </w:r>
      <w:r>
        <w:rPr>
          <w:rFonts w:hint="eastAsia"/>
          <w:szCs w:val="21"/>
        </w:rPr>
        <w:t>SKDSA</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w:t>
      </w:r>
      <w:r>
        <w:rPr>
          <w:rFonts w:hint="eastAsia"/>
          <w:szCs w:val="21"/>
        </w:rPr>
        <w:t>SKDSA</w:t>
      </w:r>
      <w:r>
        <w:rPr>
          <w:rFonts w:hint="eastAsia"/>
          <w:szCs w:val="21"/>
        </w:rPr>
        <w:t>模型使用残差网络框架在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数据集上相比交叉熵模型分别提升</w:t>
      </w:r>
      <w:r>
        <w:rPr>
          <w:szCs w:val="21"/>
        </w:rPr>
        <w:t>准确率</w:t>
      </w:r>
      <w:r>
        <w:rPr>
          <w:rFonts w:hint="eastAsia"/>
          <w:szCs w:val="21"/>
        </w:rPr>
        <w:t>5.</w:t>
      </w:r>
      <w:r>
        <w:rPr>
          <w:szCs w:val="21"/>
        </w:rPr>
        <w:t>71</w:t>
      </w:r>
      <w:r>
        <w:rPr>
          <w:rFonts w:hint="eastAsia"/>
          <w:szCs w:val="21"/>
        </w:rPr>
        <w:t>%</w:t>
      </w:r>
      <w:r>
        <w:rPr>
          <w:rFonts w:hint="eastAsia"/>
          <w:szCs w:val="21"/>
        </w:rPr>
        <w:t>和</w:t>
      </w:r>
      <w:r>
        <w:rPr>
          <w:rFonts w:hint="eastAsia"/>
          <w:szCs w:val="21"/>
        </w:rPr>
        <w:t>5.</w:t>
      </w:r>
      <w:r>
        <w:rPr>
          <w:szCs w:val="21"/>
        </w:rPr>
        <w:t>82</w:t>
      </w:r>
      <w:r>
        <w:rPr>
          <w:rFonts w:hint="eastAsia"/>
          <w:szCs w:val="21"/>
        </w:rPr>
        <w:t>%</w:t>
      </w:r>
      <w:r>
        <w:rPr>
          <w:rFonts w:hint="eastAsia"/>
          <w:szCs w:val="21"/>
        </w:rPr>
        <w:t>，使用宽残差网络框架在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数据集上相比交叉熵模型分别提升</w:t>
      </w:r>
      <w:r>
        <w:rPr>
          <w:szCs w:val="21"/>
        </w:rPr>
        <w:t>准确率</w:t>
      </w:r>
      <w:r>
        <w:rPr>
          <w:rFonts w:hint="eastAsia"/>
          <w:szCs w:val="21"/>
        </w:rPr>
        <w:t>4.</w:t>
      </w:r>
      <w:r>
        <w:rPr>
          <w:szCs w:val="21"/>
        </w:rPr>
        <w:t>38%</w:t>
      </w:r>
      <w:r>
        <w:rPr>
          <w:rFonts w:hint="eastAsia"/>
          <w:szCs w:val="21"/>
        </w:rPr>
        <w:t>和</w:t>
      </w:r>
      <w:r>
        <w:rPr>
          <w:rFonts w:hint="eastAsia"/>
          <w:szCs w:val="21"/>
        </w:rPr>
        <w:t>1.</w:t>
      </w:r>
      <w:r>
        <w:rPr>
          <w:szCs w:val="21"/>
        </w:rPr>
        <w:t>96%</w:t>
      </w:r>
      <w:r>
        <w:rPr>
          <w:rFonts w:hint="eastAsia"/>
          <w:szCs w:val="21"/>
        </w:rPr>
        <w:t>，使用残差密集网络框架在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数据集上相比交叉熵模型分别提升</w:t>
      </w:r>
      <w:r>
        <w:rPr>
          <w:szCs w:val="21"/>
        </w:rPr>
        <w:t>准确率</w:t>
      </w:r>
      <w:r>
        <w:rPr>
          <w:szCs w:val="21"/>
        </w:rPr>
        <w:t>3.78%</w:t>
      </w:r>
      <w:r>
        <w:rPr>
          <w:rFonts w:hint="eastAsia"/>
          <w:szCs w:val="21"/>
        </w:rPr>
        <w:t>和</w:t>
      </w:r>
      <w:r>
        <w:rPr>
          <w:rFonts w:hint="eastAsia"/>
          <w:szCs w:val="21"/>
        </w:rPr>
        <w:t>2</w:t>
      </w:r>
      <w:r>
        <w:rPr>
          <w:szCs w:val="21"/>
        </w:rPr>
        <w:t>.01%</w:t>
      </w:r>
      <w:r>
        <w:rPr>
          <w:rFonts w:hint="eastAsia"/>
          <w:szCs w:val="21"/>
        </w:rPr>
        <w:t>。</w:t>
      </w:r>
    </w:p>
    <w:p w14:paraId="2F5149D0" w14:textId="0C5B03B2" w:rsidR="009F151B" w:rsidRDefault="00A24E16">
      <w:pPr>
        <w:pStyle w:val="a8"/>
        <w:keepNext/>
        <w:ind w:left="210" w:hanging="210"/>
        <w:jc w:val="center"/>
        <w:rPr>
          <w:rFonts w:ascii="Times New Roman" w:eastAsiaTheme="minorEastAsia" w:hAnsi="Times New Roman"/>
          <w:sz w:val="21"/>
          <w:szCs w:val="21"/>
        </w:rPr>
      </w:pPr>
      <w:bookmarkStart w:id="813" w:name="_Ref100577341"/>
      <w:r>
        <w:rPr>
          <w:rFonts w:ascii="Times New Roman" w:eastAsiaTheme="minorEastAsia" w:hAnsi="Times New Roman"/>
          <w:sz w:val="21"/>
          <w:szCs w:val="21"/>
        </w:rPr>
        <w:lastRenderedPageBreak/>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2</w:t>
      </w:r>
      <w:r w:rsidR="00D5488C">
        <w:rPr>
          <w:rFonts w:ascii="Times New Roman" w:eastAsiaTheme="minorEastAsia" w:hAnsi="Times New Roman"/>
          <w:sz w:val="21"/>
          <w:szCs w:val="21"/>
        </w:rPr>
        <w:fldChar w:fldCharType="end"/>
      </w:r>
      <w:bookmarkEnd w:id="813"/>
      <w:r>
        <w:rPr>
          <w:rFonts w:ascii="Times New Roman" w:eastAsiaTheme="minorEastAsia" w:hAnsi="Times New Roman"/>
          <w:sz w:val="21"/>
          <w:szCs w:val="21"/>
        </w:rPr>
        <w:t xml:space="preserve">  </w:t>
      </w:r>
      <w:r w:rsidR="00A139BB">
        <w:rPr>
          <w:rFonts w:ascii="Times New Roman" w:eastAsiaTheme="minorEastAsia" w:hAnsi="Times New Roman" w:hint="eastAsia"/>
          <w:sz w:val="21"/>
          <w:szCs w:val="21"/>
        </w:rPr>
        <w:t>使用</w:t>
      </w:r>
      <w:r w:rsidR="002938BD">
        <w:rPr>
          <w:rFonts w:ascii="Times New Roman" w:eastAsiaTheme="minorEastAsia" w:hAnsi="Times New Roman" w:hint="eastAsia"/>
          <w:sz w:val="21"/>
          <w:szCs w:val="21"/>
        </w:rPr>
        <w:t>残差网络框架的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通用图像数据集</w:t>
      </w:r>
      <w:r>
        <w:rPr>
          <w:rFonts w:ascii="Times New Roman" w:eastAsiaTheme="minorEastAsia" w:hAnsi="Times New Roman"/>
          <w:sz w:val="21"/>
          <w:szCs w:val="21"/>
        </w:rPr>
        <w:t>上的</w:t>
      </w:r>
      <w:r>
        <w:rPr>
          <w:rFonts w:ascii="Times New Roman" w:eastAsiaTheme="minorEastAsia" w:hAnsi="Times New Roman" w:hint="eastAsia"/>
          <w:sz w:val="21"/>
          <w:szCs w:val="21"/>
        </w:rPr>
        <w:t>分类准确率（</w:t>
      </w:r>
      <w:r w:rsidR="008D223A">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359E1417" w14:textId="77777777">
        <w:trPr>
          <w:cantSplit/>
          <w:tblHeader/>
        </w:trPr>
        <w:tc>
          <w:tcPr>
            <w:tcW w:w="2907" w:type="dxa"/>
            <w:tcBorders>
              <w:top w:val="single" w:sz="12" w:space="0" w:color="auto"/>
              <w:bottom w:val="single" w:sz="4" w:space="0" w:color="auto"/>
            </w:tcBorders>
          </w:tcPr>
          <w:p w14:paraId="5C897173" w14:textId="77777777" w:rsidR="009F151B" w:rsidRDefault="00A24E16">
            <w:pPr>
              <w:jc w:val="center"/>
              <w:rPr>
                <w:szCs w:val="21"/>
              </w:rPr>
            </w:pPr>
            <w:r>
              <w:rPr>
                <w:rFonts w:hint="eastAsia"/>
                <w:sz w:val="21"/>
                <w:szCs w:val="21"/>
              </w:rPr>
              <w:t>残差网络框架</w:t>
            </w:r>
          </w:p>
        </w:tc>
        <w:tc>
          <w:tcPr>
            <w:tcW w:w="2907" w:type="dxa"/>
            <w:tcBorders>
              <w:top w:val="single" w:sz="12" w:space="0" w:color="auto"/>
              <w:bottom w:val="single" w:sz="4" w:space="0" w:color="auto"/>
            </w:tcBorders>
          </w:tcPr>
          <w:p w14:paraId="1FD22E28" w14:textId="77777777" w:rsidR="009F151B" w:rsidRDefault="00A24E16">
            <w:pPr>
              <w:jc w:val="center"/>
              <w:rPr>
                <w:szCs w:val="21"/>
              </w:rPr>
            </w:pPr>
            <w:r>
              <w:rPr>
                <w:sz w:val="21"/>
                <w:szCs w:val="21"/>
              </w:rPr>
              <w:t>CIFAR-100</w:t>
            </w:r>
          </w:p>
        </w:tc>
        <w:tc>
          <w:tcPr>
            <w:tcW w:w="2907" w:type="dxa"/>
            <w:tcBorders>
              <w:top w:val="single" w:sz="12" w:space="0" w:color="auto"/>
              <w:bottom w:val="single" w:sz="4" w:space="0" w:color="auto"/>
            </w:tcBorders>
          </w:tcPr>
          <w:p w14:paraId="5D418527" w14:textId="7F672A48" w:rsidR="009F151B" w:rsidRDefault="00A24E16">
            <w:pPr>
              <w:jc w:val="center"/>
              <w:rPr>
                <w:szCs w:val="21"/>
              </w:rPr>
            </w:pPr>
            <w:r>
              <w:rPr>
                <w:sz w:val="21"/>
                <w:szCs w:val="21"/>
              </w:rPr>
              <w:t>Tiny</w:t>
            </w:r>
            <w:r w:rsidR="00CB49A2">
              <w:rPr>
                <w:sz w:val="21"/>
                <w:szCs w:val="21"/>
              </w:rPr>
              <w:t xml:space="preserve"> </w:t>
            </w:r>
            <w:r>
              <w:rPr>
                <w:sz w:val="21"/>
                <w:szCs w:val="21"/>
              </w:rPr>
              <w:t>ImageNet</w:t>
            </w:r>
          </w:p>
        </w:tc>
      </w:tr>
      <w:tr w:rsidR="009F151B" w14:paraId="720A6175" w14:textId="77777777">
        <w:trPr>
          <w:cantSplit/>
          <w:tblHeader/>
        </w:trPr>
        <w:tc>
          <w:tcPr>
            <w:tcW w:w="2907" w:type="dxa"/>
            <w:tcBorders>
              <w:top w:val="single" w:sz="4" w:space="0" w:color="auto"/>
            </w:tcBorders>
          </w:tcPr>
          <w:p w14:paraId="0C7597EA" w14:textId="294B9D98" w:rsidR="009F151B" w:rsidRPr="005F7FF8" w:rsidRDefault="009D55E9">
            <w:pPr>
              <w:jc w:val="center"/>
              <w:rPr>
                <w:sz w:val="21"/>
                <w:szCs w:val="21"/>
              </w:rPr>
            </w:pPr>
            <w:r w:rsidRPr="005F7FF8">
              <w:rPr>
                <w:rFonts w:hint="eastAsia"/>
                <w:sz w:val="21"/>
                <w:szCs w:val="21"/>
              </w:rPr>
              <w:t>交叉熵模型</w:t>
            </w:r>
          </w:p>
        </w:tc>
        <w:tc>
          <w:tcPr>
            <w:tcW w:w="2907" w:type="dxa"/>
            <w:tcBorders>
              <w:top w:val="single" w:sz="4" w:space="0" w:color="auto"/>
            </w:tcBorders>
          </w:tcPr>
          <w:p w14:paraId="1651B285" w14:textId="41A8925C" w:rsidR="009F151B" w:rsidRDefault="00A24E16">
            <w:pPr>
              <w:jc w:val="center"/>
              <w:rPr>
                <w:szCs w:val="21"/>
              </w:rPr>
            </w:pPr>
            <w:r>
              <w:rPr>
                <w:sz w:val="21"/>
                <w:szCs w:val="21"/>
              </w:rPr>
              <w:t>74.80</w:t>
            </w:r>
          </w:p>
        </w:tc>
        <w:tc>
          <w:tcPr>
            <w:tcW w:w="2907" w:type="dxa"/>
            <w:tcBorders>
              <w:top w:val="single" w:sz="4" w:space="0" w:color="auto"/>
            </w:tcBorders>
          </w:tcPr>
          <w:p w14:paraId="573A48DE" w14:textId="7544C096" w:rsidR="009F151B" w:rsidRDefault="00A24E16">
            <w:pPr>
              <w:jc w:val="center"/>
              <w:rPr>
                <w:szCs w:val="21"/>
              </w:rPr>
            </w:pPr>
            <w:r>
              <w:rPr>
                <w:sz w:val="21"/>
                <w:szCs w:val="21"/>
              </w:rPr>
              <w:t>54.60</w:t>
            </w:r>
          </w:p>
        </w:tc>
      </w:tr>
      <w:tr w:rsidR="009F151B" w14:paraId="51EFD65E" w14:textId="77777777">
        <w:trPr>
          <w:cantSplit/>
          <w:tblHeader/>
        </w:trPr>
        <w:tc>
          <w:tcPr>
            <w:tcW w:w="2907" w:type="dxa"/>
          </w:tcPr>
          <w:p w14:paraId="1349CC87" w14:textId="77777777" w:rsidR="009F151B" w:rsidRDefault="00A24E16">
            <w:pPr>
              <w:jc w:val="center"/>
              <w:rPr>
                <w:szCs w:val="21"/>
              </w:rPr>
            </w:pPr>
            <w:r>
              <w:rPr>
                <w:sz w:val="21"/>
                <w:szCs w:val="21"/>
              </w:rPr>
              <w:t>DDGSD</w:t>
            </w:r>
          </w:p>
        </w:tc>
        <w:tc>
          <w:tcPr>
            <w:tcW w:w="2907" w:type="dxa"/>
          </w:tcPr>
          <w:p w14:paraId="113816CF" w14:textId="7B03AE02" w:rsidR="009F151B" w:rsidRDefault="00A24E16">
            <w:pPr>
              <w:jc w:val="center"/>
              <w:rPr>
                <w:szCs w:val="21"/>
              </w:rPr>
            </w:pPr>
            <w:r>
              <w:rPr>
                <w:sz w:val="21"/>
                <w:szCs w:val="21"/>
              </w:rPr>
              <w:t>76.68</w:t>
            </w:r>
          </w:p>
        </w:tc>
        <w:tc>
          <w:tcPr>
            <w:tcW w:w="2907" w:type="dxa"/>
          </w:tcPr>
          <w:p w14:paraId="2FCFCCC8" w14:textId="699D2BC8" w:rsidR="009F151B" w:rsidRDefault="00A24E16">
            <w:pPr>
              <w:jc w:val="center"/>
              <w:rPr>
                <w:szCs w:val="21"/>
              </w:rPr>
            </w:pPr>
            <w:r>
              <w:rPr>
                <w:sz w:val="21"/>
                <w:szCs w:val="21"/>
              </w:rPr>
              <w:t>57.76</w:t>
            </w:r>
          </w:p>
        </w:tc>
      </w:tr>
      <w:tr w:rsidR="009F151B" w14:paraId="2F3F1870" w14:textId="77777777">
        <w:trPr>
          <w:cantSplit/>
          <w:tblHeader/>
        </w:trPr>
        <w:tc>
          <w:tcPr>
            <w:tcW w:w="2907" w:type="dxa"/>
          </w:tcPr>
          <w:p w14:paraId="78FFB973" w14:textId="77777777" w:rsidR="009F151B" w:rsidRDefault="00A24E16">
            <w:pPr>
              <w:jc w:val="center"/>
              <w:rPr>
                <w:szCs w:val="21"/>
              </w:rPr>
            </w:pPr>
            <w:r>
              <w:rPr>
                <w:sz w:val="21"/>
                <w:szCs w:val="21"/>
              </w:rPr>
              <w:t>BYOT</w:t>
            </w:r>
          </w:p>
        </w:tc>
        <w:tc>
          <w:tcPr>
            <w:tcW w:w="2907" w:type="dxa"/>
          </w:tcPr>
          <w:p w14:paraId="057A60CD" w14:textId="573773B8" w:rsidR="009F151B" w:rsidRDefault="00A24E16">
            <w:pPr>
              <w:jc w:val="center"/>
              <w:rPr>
                <w:szCs w:val="21"/>
              </w:rPr>
            </w:pPr>
            <w:r>
              <w:rPr>
                <w:sz w:val="21"/>
                <w:szCs w:val="21"/>
              </w:rPr>
              <w:t>76.87</w:t>
            </w:r>
          </w:p>
        </w:tc>
        <w:tc>
          <w:tcPr>
            <w:tcW w:w="2907" w:type="dxa"/>
          </w:tcPr>
          <w:p w14:paraId="42E03ADD" w14:textId="4DA58A12" w:rsidR="009F151B" w:rsidRDefault="00A24E16">
            <w:pPr>
              <w:jc w:val="center"/>
              <w:rPr>
                <w:szCs w:val="21"/>
              </w:rPr>
            </w:pPr>
            <w:r>
              <w:rPr>
                <w:sz w:val="21"/>
                <w:szCs w:val="21"/>
              </w:rPr>
              <w:t>56.76</w:t>
            </w:r>
          </w:p>
        </w:tc>
      </w:tr>
      <w:tr w:rsidR="009F151B" w14:paraId="55DF2260" w14:textId="77777777">
        <w:trPr>
          <w:cantSplit/>
          <w:tblHeader/>
        </w:trPr>
        <w:tc>
          <w:tcPr>
            <w:tcW w:w="2907" w:type="dxa"/>
          </w:tcPr>
          <w:p w14:paraId="22994699" w14:textId="77777777" w:rsidR="009F151B" w:rsidRDefault="00A24E16">
            <w:pPr>
              <w:jc w:val="center"/>
              <w:rPr>
                <w:szCs w:val="21"/>
              </w:rPr>
            </w:pPr>
            <w:r>
              <w:rPr>
                <w:sz w:val="21"/>
                <w:szCs w:val="21"/>
              </w:rPr>
              <w:t>CS-KD</w:t>
            </w:r>
          </w:p>
        </w:tc>
        <w:tc>
          <w:tcPr>
            <w:tcW w:w="2907" w:type="dxa"/>
          </w:tcPr>
          <w:p w14:paraId="6D36211D" w14:textId="055F3064" w:rsidR="009F151B" w:rsidRDefault="00A24E16">
            <w:pPr>
              <w:jc w:val="center"/>
              <w:rPr>
                <w:szCs w:val="21"/>
              </w:rPr>
            </w:pPr>
            <w:r>
              <w:rPr>
                <w:sz w:val="21"/>
                <w:szCs w:val="21"/>
              </w:rPr>
              <w:t>78.01</w:t>
            </w:r>
          </w:p>
        </w:tc>
        <w:tc>
          <w:tcPr>
            <w:tcW w:w="2907" w:type="dxa"/>
          </w:tcPr>
          <w:p w14:paraId="50A144F4" w14:textId="62AEBC63" w:rsidR="009F151B" w:rsidRDefault="00A24E16">
            <w:pPr>
              <w:jc w:val="center"/>
              <w:rPr>
                <w:szCs w:val="21"/>
              </w:rPr>
            </w:pPr>
            <w:r>
              <w:rPr>
                <w:sz w:val="21"/>
                <w:szCs w:val="21"/>
              </w:rPr>
              <w:t>57.72</w:t>
            </w:r>
          </w:p>
        </w:tc>
      </w:tr>
      <w:tr w:rsidR="009F151B" w14:paraId="6E4E4D2C" w14:textId="77777777">
        <w:trPr>
          <w:cantSplit/>
          <w:tblHeader/>
        </w:trPr>
        <w:tc>
          <w:tcPr>
            <w:tcW w:w="2907" w:type="dxa"/>
          </w:tcPr>
          <w:p w14:paraId="6C369FA1" w14:textId="77777777" w:rsidR="009F151B" w:rsidRDefault="00A24E16">
            <w:pPr>
              <w:jc w:val="center"/>
              <w:rPr>
                <w:szCs w:val="21"/>
              </w:rPr>
            </w:pPr>
            <w:r>
              <w:rPr>
                <w:sz w:val="21"/>
                <w:szCs w:val="21"/>
              </w:rPr>
              <w:t>SLA-SD</w:t>
            </w:r>
          </w:p>
        </w:tc>
        <w:tc>
          <w:tcPr>
            <w:tcW w:w="2907" w:type="dxa"/>
          </w:tcPr>
          <w:p w14:paraId="0696CCC4" w14:textId="2FD017F0" w:rsidR="009F151B" w:rsidRDefault="00A24E16">
            <w:pPr>
              <w:jc w:val="center"/>
              <w:rPr>
                <w:szCs w:val="21"/>
              </w:rPr>
            </w:pPr>
            <w:r>
              <w:rPr>
                <w:sz w:val="21"/>
                <w:szCs w:val="21"/>
              </w:rPr>
              <w:t>77.88</w:t>
            </w:r>
          </w:p>
        </w:tc>
        <w:tc>
          <w:tcPr>
            <w:tcW w:w="2907" w:type="dxa"/>
          </w:tcPr>
          <w:p w14:paraId="623A369F" w14:textId="647E18B9" w:rsidR="009F151B" w:rsidRDefault="00A24E16">
            <w:pPr>
              <w:jc w:val="center"/>
              <w:rPr>
                <w:szCs w:val="21"/>
              </w:rPr>
            </w:pPr>
            <w:r>
              <w:rPr>
                <w:sz w:val="21"/>
                <w:szCs w:val="21"/>
              </w:rPr>
              <w:t>58.67</w:t>
            </w:r>
          </w:p>
        </w:tc>
      </w:tr>
      <w:tr w:rsidR="009F151B" w14:paraId="58631210" w14:textId="77777777">
        <w:trPr>
          <w:cantSplit/>
          <w:tblHeader/>
        </w:trPr>
        <w:tc>
          <w:tcPr>
            <w:tcW w:w="2907" w:type="dxa"/>
          </w:tcPr>
          <w:p w14:paraId="4CF381E7" w14:textId="77777777" w:rsidR="009F151B" w:rsidRDefault="00A24E16">
            <w:pPr>
              <w:jc w:val="center"/>
              <w:rPr>
                <w:szCs w:val="21"/>
              </w:rPr>
            </w:pPr>
            <w:r>
              <w:rPr>
                <w:sz w:val="21"/>
                <w:szCs w:val="21"/>
              </w:rPr>
              <w:t>FRSKD</w:t>
            </w:r>
          </w:p>
        </w:tc>
        <w:tc>
          <w:tcPr>
            <w:tcW w:w="2907" w:type="dxa"/>
          </w:tcPr>
          <w:p w14:paraId="34CB4A91" w14:textId="5D332116" w:rsidR="009F151B" w:rsidRDefault="00A24E16">
            <w:pPr>
              <w:jc w:val="center"/>
              <w:rPr>
                <w:szCs w:val="21"/>
              </w:rPr>
            </w:pPr>
            <w:r>
              <w:rPr>
                <w:sz w:val="21"/>
                <w:szCs w:val="21"/>
              </w:rPr>
              <w:t>78.61</w:t>
            </w:r>
          </w:p>
        </w:tc>
        <w:tc>
          <w:tcPr>
            <w:tcW w:w="2907" w:type="dxa"/>
          </w:tcPr>
          <w:p w14:paraId="75F879BC" w14:textId="54876D96" w:rsidR="009F151B" w:rsidRDefault="00A24E16">
            <w:pPr>
              <w:jc w:val="center"/>
              <w:rPr>
                <w:szCs w:val="21"/>
              </w:rPr>
            </w:pPr>
            <w:r>
              <w:rPr>
                <w:sz w:val="21"/>
                <w:szCs w:val="21"/>
              </w:rPr>
              <w:t>59.61</w:t>
            </w:r>
          </w:p>
        </w:tc>
      </w:tr>
      <w:tr w:rsidR="009F151B" w14:paraId="499C2A63" w14:textId="77777777">
        <w:trPr>
          <w:cantSplit/>
          <w:tblHeader/>
        </w:trPr>
        <w:tc>
          <w:tcPr>
            <w:tcW w:w="2907" w:type="dxa"/>
          </w:tcPr>
          <w:p w14:paraId="6BB8D7E3" w14:textId="77777777" w:rsidR="009F151B" w:rsidRDefault="00A24E16">
            <w:pPr>
              <w:jc w:val="center"/>
              <w:rPr>
                <w:sz w:val="21"/>
                <w:szCs w:val="21"/>
              </w:rPr>
            </w:pPr>
            <w:r>
              <w:rPr>
                <w:sz w:val="21"/>
                <w:szCs w:val="21"/>
              </w:rPr>
              <w:t>SKDSA</w:t>
            </w:r>
          </w:p>
        </w:tc>
        <w:tc>
          <w:tcPr>
            <w:tcW w:w="2907" w:type="dxa"/>
          </w:tcPr>
          <w:p w14:paraId="2D3F04C5" w14:textId="0D892D1A" w:rsidR="009F151B" w:rsidRDefault="00A24E16">
            <w:pPr>
              <w:jc w:val="center"/>
              <w:rPr>
                <w:sz w:val="21"/>
                <w:szCs w:val="21"/>
              </w:rPr>
            </w:pPr>
            <w:r>
              <w:rPr>
                <w:sz w:val="21"/>
                <w:szCs w:val="21"/>
              </w:rPr>
              <w:t>80.51</w:t>
            </w:r>
          </w:p>
        </w:tc>
        <w:tc>
          <w:tcPr>
            <w:tcW w:w="2907" w:type="dxa"/>
          </w:tcPr>
          <w:p w14:paraId="65A6C338" w14:textId="6A840169" w:rsidR="009F151B" w:rsidRDefault="00A24E16">
            <w:pPr>
              <w:jc w:val="center"/>
              <w:rPr>
                <w:sz w:val="21"/>
                <w:szCs w:val="21"/>
              </w:rPr>
            </w:pPr>
            <w:r>
              <w:rPr>
                <w:sz w:val="21"/>
                <w:szCs w:val="21"/>
              </w:rPr>
              <w:t>60.42</w:t>
            </w:r>
          </w:p>
        </w:tc>
      </w:tr>
      <w:tr w:rsidR="009F151B" w14:paraId="7E759891" w14:textId="77777777">
        <w:trPr>
          <w:cantSplit/>
          <w:tblHeader/>
        </w:trPr>
        <w:tc>
          <w:tcPr>
            <w:tcW w:w="2907" w:type="dxa"/>
            <w:tcBorders>
              <w:bottom w:val="single" w:sz="12" w:space="0" w:color="auto"/>
            </w:tcBorders>
          </w:tcPr>
          <w:p w14:paraId="0712F927" w14:textId="77777777" w:rsidR="009F151B" w:rsidRDefault="00A24E16">
            <w:pPr>
              <w:jc w:val="center"/>
              <w:rPr>
                <w:sz w:val="21"/>
                <w:szCs w:val="21"/>
              </w:rPr>
            </w:pPr>
            <w:r>
              <w:rPr>
                <w:sz w:val="21"/>
                <w:szCs w:val="21"/>
              </w:rPr>
              <w:t>SKDSA</w:t>
            </w:r>
            <w:r>
              <w:rPr>
                <w:rFonts w:hint="eastAsia"/>
                <w:sz w:val="21"/>
                <w:szCs w:val="21"/>
              </w:rPr>
              <w:t>+</w:t>
            </w:r>
            <w:r>
              <w:rPr>
                <w:rFonts w:hint="eastAsia"/>
                <w:sz w:val="21"/>
                <w:szCs w:val="21"/>
              </w:rPr>
              <w:t>数据增强</w:t>
            </w:r>
          </w:p>
        </w:tc>
        <w:tc>
          <w:tcPr>
            <w:tcW w:w="2907" w:type="dxa"/>
            <w:tcBorders>
              <w:bottom w:val="single" w:sz="12" w:space="0" w:color="auto"/>
            </w:tcBorders>
          </w:tcPr>
          <w:p w14:paraId="7DECF0D5" w14:textId="6293E555" w:rsidR="009F151B" w:rsidRDefault="00A24E16">
            <w:pPr>
              <w:jc w:val="center"/>
              <w:rPr>
                <w:b/>
                <w:bCs/>
                <w:sz w:val="21"/>
                <w:szCs w:val="21"/>
              </w:rPr>
            </w:pPr>
            <w:r>
              <w:rPr>
                <w:b/>
                <w:bCs/>
                <w:sz w:val="21"/>
                <w:szCs w:val="21"/>
              </w:rPr>
              <w:t>81.77</w:t>
            </w:r>
          </w:p>
        </w:tc>
        <w:tc>
          <w:tcPr>
            <w:tcW w:w="2907" w:type="dxa"/>
            <w:tcBorders>
              <w:bottom w:val="single" w:sz="12" w:space="0" w:color="auto"/>
            </w:tcBorders>
          </w:tcPr>
          <w:p w14:paraId="05E006E8" w14:textId="653704E4" w:rsidR="009F151B" w:rsidRDefault="00A24E16">
            <w:pPr>
              <w:jc w:val="center"/>
              <w:rPr>
                <w:b/>
                <w:bCs/>
                <w:sz w:val="21"/>
                <w:szCs w:val="21"/>
              </w:rPr>
            </w:pPr>
            <w:r>
              <w:rPr>
                <w:b/>
                <w:bCs/>
                <w:sz w:val="21"/>
                <w:szCs w:val="21"/>
              </w:rPr>
              <w:t>62.61</w:t>
            </w:r>
          </w:p>
        </w:tc>
      </w:tr>
    </w:tbl>
    <w:p w14:paraId="006AEBEA" w14:textId="77777777" w:rsidR="009F151B" w:rsidRDefault="009F151B">
      <w:pPr>
        <w:ind w:firstLineChars="200" w:firstLine="480"/>
        <w:rPr>
          <w:szCs w:val="21"/>
        </w:rPr>
      </w:pPr>
    </w:p>
    <w:p w14:paraId="20E91F97" w14:textId="4212D7B5" w:rsidR="009F151B" w:rsidRDefault="00A24E16">
      <w:pPr>
        <w:pStyle w:val="a8"/>
        <w:keepNext/>
        <w:ind w:left="210" w:hanging="210"/>
        <w:jc w:val="center"/>
        <w:rPr>
          <w:rFonts w:ascii="Times New Roman" w:eastAsiaTheme="minorEastAsia" w:hAnsi="Times New Roman"/>
          <w:sz w:val="21"/>
          <w:szCs w:val="21"/>
        </w:rPr>
      </w:pPr>
      <w:bookmarkStart w:id="814" w:name="_Ref100577343"/>
      <w:r>
        <w:rPr>
          <w:rFonts w:ascii="Times New Roman" w:eastAsiaTheme="minorEastAsia" w:hAnsi="Times New Roman"/>
          <w:sz w:val="21"/>
          <w:szCs w:val="21"/>
        </w:rPr>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3</w:t>
      </w:r>
      <w:r w:rsidR="00D5488C">
        <w:rPr>
          <w:rFonts w:ascii="Times New Roman" w:eastAsiaTheme="minorEastAsia" w:hAnsi="Times New Roman"/>
          <w:sz w:val="21"/>
          <w:szCs w:val="21"/>
        </w:rPr>
        <w:fldChar w:fldCharType="end"/>
      </w:r>
      <w:bookmarkEnd w:id="814"/>
      <w:r>
        <w:rPr>
          <w:rFonts w:ascii="Times New Roman" w:eastAsiaTheme="minorEastAsia" w:hAnsi="Times New Roman"/>
          <w:sz w:val="21"/>
          <w:szCs w:val="21"/>
        </w:rPr>
        <w:t xml:space="preserve">  </w:t>
      </w:r>
      <w:r w:rsidR="00936087">
        <w:rPr>
          <w:rFonts w:ascii="Times New Roman" w:eastAsiaTheme="minorEastAsia" w:hAnsi="Times New Roman" w:hint="eastAsia"/>
          <w:sz w:val="21"/>
          <w:szCs w:val="21"/>
        </w:rPr>
        <w:t>使用</w:t>
      </w:r>
      <w:r w:rsidR="005D39B8">
        <w:rPr>
          <w:rFonts w:ascii="Times New Roman" w:eastAsiaTheme="minorEastAsia" w:hAnsi="Times New Roman" w:hint="eastAsia"/>
          <w:sz w:val="21"/>
          <w:szCs w:val="21"/>
        </w:rPr>
        <w:t>宽残差网络框架的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w:t>
      </w:r>
      <w:r>
        <w:rPr>
          <w:rFonts w:ascii="Times New Roman" w:eastAsiaTheme="minorEastAsia" w:hAnsi="Times New Roman"/>
          <w:sz w:val="21"/>
          <w:szCs w:val="21"/>
        </w:rPr>
        <w:t>数据集上</w:t>
      </w:r>
      <w:r>
        <w:rPr>
          <w:rFonts w:ascii="Times New Roman" w:eastAsiaTheme="minorEastAsia" w:hAnsi="Times New Roman" w:hint="eastAsia"/>
          <w:sz w:val="21"/>
          <w:szCs w:val="21"/>
        </w:rPr>
        <w:t>的分类准确率（</w:t>
      </w:r>
      <w:r w:rsidR="0044740A">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5FFDE9EC" w14:textId="77777777">
        <w:trPr>
          <w:cantSplit/>
          <w:tblHeader/>
        </w:trPr>
        <w:tc>
          <w:tcPr>
            <w:tcW w:w="2907" w:type="dxa"/>
            <w:tcBorders>
              <w:top w:val="single" w:sz="12" w:space="0" w:color="auto"/>
              <w:bottom w:val="single" w:sz="4" w:space="0" w:color="auto"/>
            </w:tcBorders>
          </w:tcPr>
          <w:p w14:paraId="2A6DA472" w14:textId="77777777" w:rsidR="009F151B" w:rsidRDefault="00A24E16">
            <w:pPr>
              <w:jc w:val="center"/>
              <w:rPr>
                <w:szCs w:val="21"/>
              </w:rPr>
            </w:pPr>
            <w:r>
              <w:rPr>
                <w:rFonts w:hint="eastAsia"/>
                <w:sz w:val="21"/>
                <w:szCs w:val="21"/>
              </w:rPr>
              <w:t>宽残差网络框架</w:t>
            </w:r>
          </w:p>
        </w:tc>
        <w:tc>
          <w:tcPr>
            <w:tcW w:w="2907" w:type="dxa"/>
            <w:tcBorders>
              <w:top w:val="single" w:sz="12" w:space="0" w:color="auto"/>
              <w:bottom w:val="single" w:sz="4" w:space="0" w:color="auto"/>
            </w:tcBorders>
          </w:tcPr>
          <w:p w14:paraId="4B4A7E6B" w14:textId="77777777" w:rsidR="009F151B" w:rsidRDefault="00A24E16">
            <w:pPr>
              <w:jc w:val="center"/>
              <w:rPr>
                <w:szCs w:val="21"/>
              </w:rPr>
            </w:pPr>
            <w:r>
              <w:rPr>
                <w:sz w:val="21"/>
                <w:szCs w:val="21"/>
              </w:rPr>
              <w:t>CIFAR-100</w:t>
            </w:r>
          </w:p>
        </w:tc>
        <w:tc>
          <w:tcPr>
            <w:tcW w:w="2907" w:type="dxa"/>
            <w:tcBorders>
              <w:top w:val="single" w:sz="12" w:space="0" w:color="auto"/>
              <w:bottom w:val="single" w:sz="4" w:space="0" w:color="auto"/>
            </w:tcBorders>
          </w:tcPr>
          <w:p w14:paraId="03E0BEA1" w14:textId="55D2A5AF" w:rsidR="009F151B" w:rsidRDefault="00A24E16">
            <w:pPr>
              <w:jc w:val="center"/>
              <w:rPr>
                <w:szCs w:val="21"/>
              </w:rPr>
            </w:pPr>
            <w:r>
              <w:rPr>
                <w:sz w:val="21"/>
                <w:szCs w:val="21"/>
              </w:rPr>
              <w:t>Tiny</w:t>
            </w:r>
            <w:r w:rsidR="00FC2FD2">
              <w:rPr>
                <w:sz w:val="21"/>
                <w:szCs w:val="21"/>
              </w:rPr>
              <w:t xml:space="preserve"> </w:t>
            </w:r>
            <w:r>
              <w:rPr>
                <w:sz w:val="21"/>
                <w:szCs w:val="21"/>
              </w:rPr>
              <w:t>ImageNet</w:t>
            </w:r>
          </w:p>
        </w:tc>
      </w:tr>
      <w:tr w:rsidR="009F151B" w14:paraId="0778D3F3" w14:textId="77777777">
        <w:trPr>
          <w:cantSplit/>
          <w:tblHeader/>
        </w:trPr>
        <w:tc>
          <w:tcPr>
            <w:tcW w:w="2907" w:type="dxa"/>
            <w:tcBorders>
              <w:top w:val="single" w:sz="4" w:space="0" w:color="auto"/>
            </w:tcBorders>
          </w:tcPr>
          <w:p w14:paraId="2B03EEDC" w14:textId="7BFE269B" w:rsidR="009F151B" w:rsidRPr="00A16713" w:rsidRDefault="00701635">
            <w:pPr>
              <w:jc w:val="center"/>
              <w:rPr>
                <w:sz w:val="21"/>
                <w:szCs w:val="21"/>
              </w:rPr>
            </w:pPr>
            <w:r w:rsidRPr="00A16713">
              <w:rPr>
                <w:rFonts w:hint="eastAsia"/>
                <w:sz w:val="21"/>
                <w:szCs w:val="21"/>
              </w:rPr>
              <w:t>交叉熵模型</w:t>
            </w:r>
          </w:p>
        </w:tc>
        <w:tc>
          <w:tcPr>
            <w:tcW w:w="2907" w:type="dxa"/>
            <w:tcBorders>
              <w:top w:val="single" w:sz="4" w:space="0" w:color="auto"/>
            </w:tcBorders>
          </w:tcPr>
          <w:p w14:paraId="50EF2585" w14:textId="08CA5650" w:rsidR="009F151B" w:rsidRDefault="00A24E16">
            <w:pPr>
              <w:jc w:val="center"/>
              <w:rPr>
                <w:szCs w:val="21"/>
              </w:rPr>
            </w:pPr>
            <w:r>
              <w:rPr>
                <w:sz w:val="21"/>
                <w:szCs w:val="21"/>
              </w:rPr>
              <w:t>70.42</w:t>
            </w:r>
          </w:p>
        </w:tc>
        <w:tc>
          <w:tcPr>
            <w:tcW w:w="2907" w:type="dxa"/>
            <w:tcBorders>
              <w:top w:val="single" w:sz="4" w:space="0" w:color="auto"/>
            </w:tcBorders>
          </w:tcPr>
          <w:p w14:paraId="017F309E" w14:textId="4ED8BC80" w:rsidR="009F151B" w:rsidRDefault="00A24E16">
            <w:pPr>
              <w:jc w:val="center"/>
              <w:rPr>
                <w:szCs w:val="21"/>
              </w:rPr>
            </w:pPr>
            <w:r>
              <w:rPr>
                <w:sz w:val="21"/>
                <w:szCs w:val="21"/>
              </w:rPr>
              <w:t>51.25</w:t>
            </w:r>
          </w:p>
        </w:tc>
      </w:tr>
      <w:tr w:rsidR="009F151B" w14:paraId="10FA81FC" w14:textId="77777777">
        <w:trPr>
          <w:cantSplit/>
          <w:tblHeader/>
        </w:trPr>
        <w:tc>
          <w:tcPr>
            <w:tcW w:w="2907" w:type="dxa"/>
          </w:tcPr>
          <w:p w14:paraId="4167CDBF" w14:textId="77777777" w:rsidR="009F151B" w:rsidRDefault="00A24E16">
            <w:pPr>
              <w:jc w:val="center"/>
              <w:rPr>
                <w:szCs w:val="21"/>
              </w:rPr>
            </w:pPr>
            <w:r>
              <w:rPr>
                <w:sz w:val="21"/>
                <w:szCs w:val="21"/>
              </w:rPr>
              <w:t>DDGSD</w:t>
            </w:r>
          </w:p>
        </w:tc>
        <w:tc>
          <w:tcPr>
            <w:tcW w:w="2907" w:type="dxa"/>
          </w:tcPr>
          <w:p w14:paraId="464CEDC4" w14:textId="555DFD26" w:rsidR="009F151B" w:rsidRDefault="00A24E16">
            <w:pPr>
              <w:jc w:val="center"/>
              <w:rPr>
                <w:szCs w:val="21"/>
              </w:rPr>
            </w:pPr>
            <w:r>
              <w:rPr>
                <w:sz w:val="21"/>
                <w:szCs w:val="21"/>
              </w:rPr>
              <w:t>71.98</w:t>
            </w:r>
          </w:p>
        </w:tc>
        <w:tc>
          <w:tcPr>
            <w:tcW w:w="2907" w:type="dxa"/>
          </w:tcPr>
          <w:p w14:paraId="104A6467" w14:textId="6BC45742" w:rsidR="009F151B" w:rsidRDefault="00A24E16">
            <w:pPr>
              <w:jc w:val="center"/>
              <w:rPr>
                <w:szCs w:val="21"/>
              </w:rPr>
            </w:pPr>
            <w:r>
              <w:rPr>
                <w:sz w:val="21"/>
                <w:szCs w:val="21"/>
              </w:rPr>
              <w:t>52.30</w:t>
            </w:r>
          </w:p>
        </w:tc>
      </w:tr>
      <w:tr w:rsidR="009F151B" w14:paraId="5EC4E523" w14:textId="77777777">
        <w:trPr>
          <w:cantSplit/>
          <w:tblHeader/>
        </w:trPr>
        <w:tc>
          <w:tcPr>
            <w:tcW w:w="2907" w:type="dxa"/>
          </w:tcPr>
          <w:p w14:paraId="75596DB8" w14:textId="77777777" w:rsidR="009F151B" w:rsidRDefault="00A24E16">
            <w:pPr>
              <w:jc w:val="center"/>
              <w:rPr>
                <w:szCs w:val="21"/>
              </w:rPr>
            </w:pPr>
            <w:r>
              <w:rPr>
                <w:sz w:val="21"/>
                <w:szCs w:val="21"/>
              </w:rPr>
              <w:t>BYOT</w:t>
            </w:r>
          </w:p>
        </w:tc>
        <w:tc>
          <w:tcPr>
            <w:tcW w:w="2907" w:type="dxa"/>
          </w:tcPr>
          <w:p w14:paraId="02D32F7F" w14:textId="77B0CD04" w:rsidR="009F151B" w:rsidRDefault="00A24E16">
            <w:pPr>
              <w:jc w:val="center"/>
              <w:rPr>
                <w:szCs w:val="21"/>
              </w:rPr>
            </w:pPr>
            <w:r>
              <w:rPr>
                <w:sz w:val="21"/>
                <w:szCs w:val="21"/>
              </w:rPr>
              <w:t>70.28</w:t>
            </w:r>
          </w:p>
        </w:tc>
        <w:tc>
          <w:tcPr>
            <w:tcW w:w="2907" w:type="dxa"/>
          </w:tcPr>
          <w:p w14:paraId="7AD1D427" w14:textId="66547A3B" w:rsidR="009F151B" w:rsidRDefault="00A24E16">
            <w:pPr>
              <w:jc w:val="center"/>
              <w:rPr>
                <w:szCs w:val="21"/>
              </w:rPr>
            </w:pPr>
            <w:r>
              <w:rPr>
                <w:sz w:val="21"/>
                <w:szCs w:val="21"/>
              </w:rPr>
              <w:t>51.43</w:t>
            </w:r>
          </w:p>
        </w:tc>
      </w:tr>
      <w:tr w:rsidR="009F151B" w14:paraId="56695DE1" w14:textId="77777777">
        <w:trPr>
          <w:cantSplit/>
          <w:tblHeader/>
        </w:trPr>
        <w:tc>
          <w:tcPr>
            <w:tcW w:w="2907" w:type="dxa"/>
          </w:tcPr>
          <w:p w14:paraId="42976221" w14:textId="77777777" w:rsidR="009F151B" w:rsidRDefault="00A24E16">
            <w:pPr>
              <w:jc w:val="center"/>
              <w:rPr>
                <w:szCs w:val="21"/>
              </w:rPr>
            </w:pPr>
            <w:r>
              <w:rPr>
                <w:sz w:val="21"/>
                <w:szCs w:val="21"/>
              </w:rPr>
              <w:t>CS-KD</w:t>
            </w:r>
          </w:p>
        </w:tc>
        <w:tc>
          <w:tcPr>
            <w:tcW w:w="2907" w:type="dxa"/>
          </w:tcPr>
          <w:p w14:paraId="449C73D7" w14:textId="240E6DAC" w:rsidR="009F151B" w:rsidRDefault="00A24E16">
            <w:pPr>
              <w:jc w:val="center"/>
              <w:rPr>
                <w:szCs w:val="21"/>
              </w:rPr>
            </w:pPr>
            <w:r>
              <w:rPr>
                <w:sz w:val="21"/>
                <w:szCs w:val="21"/>
              </w:rPr>
              <w:t>72.64</w:t>
            </w:r>
          </w:p>
        </w:tc>
        <w:tc>
          <w:tcPr>
            <w:tcW w:w="2907" w:type="dxa"/>
          </w:tcPr>
          <w:p w14:paraId="4114CF81" w14:textId="51E221FE" w:rsidR="009F151B" w:rsidRDefault="00A24E16">
            <w:pPr>
              <w:jc w:val="center"/>
              <w:rPr>
                <w:szCs w:val="21"/>
              </w:rPr>
            </w:pPr>
            <w:r>
              <w:rPr>
                <w:sz w:val="21"/>
                <w:szCs w:val="21"/>
              </w:rPr>
              <w:t>52.23</w:t>
            </w:r>
          </w:p>
        </w:tc>
      </w:tr>
      <w:tr w:rsidR="009F151B" w14:paraId="312196E9" w14:textId="77777777">
        <w:trPr>
          <w:cantSplit/>
          <w:tblHeader/>
        </w:trPr>
        <w:tc>
          <w:tcPr>
            <w:tcW w:w="2907" w:type="dxa"/>
          </w:tcPr>
          <w:p w14:paraId="23436EA9" w14:textId="77777777" w:rsidR="009F151B" w:rsidRDefault="00A24E16">
            <w:pPr>
              <w:jc w:val="center"/>
              <w:rPr>
                <w:szCs w:val="21"/>
              </w:rPr>
            </w:pPr>
            <w:r>
              <w:rPr>
                <w:sz w:val="21"/>
                <w:szCs w:val="21"/>
              </w:rPr>
              <w:t>SLA-SD</w:t>
            </w:r>
          </w:p>
        </w:tc>
        <w:tc>
          <w:tcPr>
            <w:tcW w:w="2907" w:type="dxa"/>
          </w:tcPr>
          <w:p w14:paraId="6CF90EC7" w14:textId="591312FD" w:rsidR="009F151B" w:rsidRDefault="00A24E16">
            <w:pPr>
              <w:jc w:val="center"/>
              <w:rPr>
                <w:szCs w:val="21"/>
              </w:rPr>
            </w:pPr>
            <w:r>
              <w:rPr>
                <w:sz w:val="21"/>
                <w:szCs w:val="21"/>
              </w:rPr>
              <w:t>73.00</w:t>
            </w:r>
          </w:p>
        </w:tc>
        <w:tc>
          <w:tcPr>
            <w:tcW w:w="2907" w:type="dxa"/>
          </w:tcPr>
          <w:p w14:paraId="29B8C9C7" w14:textId="6B3EF113" w:rsidR="009F151B" w:rsidRDefault="00A24E16">
            <w:pPr>
              <w:jc w:val="center"/>
              <w:rPr>
                <w:szCs w:val="21"/>
              </w:rPr>
            </w:pPr>
            <w:r>
              <w:rPr>
                <w:sz w:val="21"/>
                <w:szCs w:val="21"/>
              </w:rPr>
              <w:t>51.64</w:t>
            </w:r>
          </w:p>
        </w:tc>
      </w:tr>
      <w:tr w:rsidR="009F151B" w14:paraId="2077062E" w14:textId="77777777">
        <w:trPr>
          <w:cantSplit/>
          <w:tblHeader/>
        </w:trPr>
        <w:tc>
          <w:tcPr>
            <w:tcW w:w="2907" w:type="dxa"/>
          </w:tcPr>
          <w:p w14:paraId="70A72449" w14:textId="77777777" w:rsidR="009F151B" w:rsidRDefault="00A24E16">
            <w:pPr>
              <w:jc w:val="center"/>
              <w:rPr>
                <w:szCs w:val="21"/>
              </w:rPr>
            </w:pPr>
            <w:r>
              <w:rPr>
                <w:sz w:val="21"/>
                <w:szCs w:val="21"/>
              </w:rPr>
              <w:t>FRSKD</w:t>
            </w:r>
          </w:p>
        </w:tc>
        <w:tc>
          <w:tcPr>
            <w:tcW w:w="2907" w:type="dxa"/>
          </w:tcPr>
          <w:p w14:paraId="5727F4D6" w14:textId="4BCC5E02" w:rsidR="009F151B" w:rsidRDefault="00A24E16">
            <w:pPr>
              <w:jc w:val="center"/>
              <w:rPr>
                <w:szCs w:val="21"/>
              </w:rPr>
            </w:pPr>
            <w:r>
              <w:rPr>
                <w:sz w:val="21"/>
                <w:szCs w:val="21"/>
              </w:rPr>
              <w:t>73.27</w:t>
            </w:r>
          </w:p>
        </w:tc>
        <w:tc>
          <w:tcPr>
            <w:tcW w:w="2907" w:type="dxa"/>
          </w:tcPr>
          <w:p w14:paraId="32E89A5F" w14:textId="68B36401" w:rsidR="009F151B" w:rsidRDefault="00A24E16">
            <w:pPr>
              <w:jc w:val="center"/>
              <w:rPr>
                <w:szCs w:val="21"/>
              </w:rPr>
            </w:pPr>
            <w:r>
              <w:rPr>
                <w:sz w:val="21"/>
                <w:szCs w:val="21"/>
              </w:rPr>
              <w:t>53.08</w:t>
            </w:r>
          </w:p>
        </w:tc>
      </w:tr>
      <w:tr w:rsidR="009F151B" w14:paraId="6DE5F079" w14:textId="77777777">
        <w:trPr>
          <w:cantSplit/>
          <w:tblHeader/>
        </w:trPr>
        <w:tc>
          <w:tcPr>
            <w:tcW w:w="2907" w:type="dxa"/>
          </w:tcPr>
          <w:p w14:paraId="1134DA1F" w14:textId="77777777" w:rsidR="009F151B" w:rsidRDefault="00A24E16">
            <w:pPr>
              <w:jc w:val="center"/>
              <w:rPr>
                <w:sz w:val="21"/>
                <w:szCs w:val="21"/>
              </w:rPr>
            </w:pPr>
            <w:r>
              <w:rPr>
                <w:sz w:val="21"/>
                <w:szCs w:val="21"/>
              </w:rPr>
              <w:t>SKDSA</w:t>
            </w:r>
          </w:p>
        </w:tc>
        <w:tc>
          <w:tcPr>
            <w:tcW w:w="2907" w:type="dxa"/>
          </w:tcPr>
          <w:p w14:paraId="33A08EB6" w14:textId="7A3F545B" w:rsidR="009F151B" w:rsidRDefault="00A24E16">
            <w:pPr>
              <w:jc w:val="center"/>
              <w:rPr>
                <w:sz w:val="21"/>
                <w:szCs w:val="21"/>
              </w:rPr>
            </w:pPr>
            <w:r>
              <w:rPr>
                <w:sz w:val="21"/>
                <w:szCs w:val="21"/>
              </w:rPr>
              <w:t>74.80</w:t>
            </w:r>
          </w:p>
        </w:tc>
        <w:tc>
          <w:tcPr>
            <w:tcW w:w="2907" w:type="dxa"/>
          </w:tcPr>
          <w:p w14:paraId="318F9F7B" w14:textId="45106F2D" w:rsidR="009F151B" w:rsidRDefault="00A24E16">
            <w:pPr>
              <w:jc w:val="center"/>
              <w:rPr>
                <w:sz w:val="21"/>
                <w:szCs w:val="21"/>
              </w:rPr>
            </w:pPr>
            <w:r>
              <w:rPr>
                <w:sz w:val="21"/>
                <w:szCs w:val="21"/>
              </w:rPr>
              <w:t>53.21</w:t>
            </w:r>
          </w:p>
        </w:tc>
      </w:tr>
      <w:tr w:rsidR="009F151B" w14:paraId="40FD56C8" w14:textId="77777777">
        <w:trPr>
          <w:cantSplit/>
          <w:tblHeader/>
        </w:trPr>
        <w:tc>
          <w:tcPr>
            <w:tcW w:w="2907" w:type="dxa"/>
            <w:tcBorders>
              <w:bottom w:val="single" w:sz="12" w:space="0" w:color="auto"/>
            </w:tcBorders>
          </w:tcPr>
          <w:p w14:paraId="2947340A" w14:textId="77777777" w:rsidR="009F151B" w:rsidRDefault="00A24E16">
            <w:pPr>
              <w:jc w:val="center"/>
              <w:rPr>
                <w:szCs w:val="21"/>
              </w:rPr>
            </w:pPr>
            <w:r>
              <w:rPr>
                <w:sz w:val="21"/>
                <w:szCs w:val="21"/>
              </w:rPr>
              <w:t>SKDSA</w:t>
            </w:r>
            <w:r>
              <w:rPr>
                <w:rFonts w:hint="eastAsia"/>
                <w:sz w:val="21"/>
                <w:szCs w:val="21"/>
              </w:rPr>
              <w:t>+</w:t>
            </w:r>
            <w:r>
              <w:rPr>
                <w:rFonts w:hint="eastAsia"/>
                <w:sz w:val="21"/>
                <w:szCs w:val="21"/>
              </w:rPr>
              <w:t>数据增强</w:t>
            </w:r>
          </w:p>
        </w:tc>
        <w:tc>
          <w:tcPr>
            <w:tcW w:w="2907" w:type="dxa"/>
            <w:tcBorders>
              <w:bottom w:val="single" w:sz="12" w:space="0" w:color="auto"/>
            </w:tcBorders>
          </w:tcPr>
          <w:p w14:paraId="2BA434A2" w14:textId="6A941AE5" w:rsidR="009F151B" w:rsidRDefault="00A24E16">
            <w:pPr>
              <w:jc w:val="center"/>
              <w:rPr>
                <w:b/>
                <w:bCs/>
                <w:sz w:val="21"/>
                <w:szCs w:val="21"/>
              </w:rPr>
            </w:pPr>
            <w:r>
              <w:rPr>
                <w:b/>
                <w:bCs/>
                <w:sz w:val="21"/>
                <w:szCs w:val="21"/>
              </w:rPr>
              <w:t>76.03</w:t>
            </w:r>
          </w:p>
        </w:tc>
        <w:tc>
          <w:tcPr>
            <w:tcW w:w="2907" w:type="dxa"/>
            <w:tcBorders>
              <w:bottom w:val="single" w:sz="12" w:space="0" w:color="auto"/>
            </w:tcBorders>
          </w:tcPr>
          <w:p w14:paraId="5583EBE3" w14:textId="2285F202" w:rsidR="009F151B" w:rsidRDefault="00A24E16">
            <w:pPr>
              <w:jc w:val="center"/>
              <w:rPr>
                <w:b/>
                <w:bCs/>
                <w:sz w:val="21"/>
                <w:szCs w:val="21"/>
              </w:rPr>
            </w:pPr>
            <w:r>
              <w:rPr>
                <w:b/>
                <w:bCs/>
                <w:sz w:val="21"/>
                <w:szCs w:val="21"/>
              </w:rPr>
              <w:t>53.42</w:t>
            </w:r>
          </w:p>
        </w:tc>
      </w:tr>
    </w:tbl>
    <w:p w14:paraId="51F6FF09" w14:textId="77777777" w:rsidR="009F151B" w:rsidRDefault="009F151B">
      <w:pPr>
        <w:ind w:firstLineChars="200" w:firstLine="480"/>
        <w:rPr>
          <w:szCs w:val="21"/>
        </w:rPr>
      </w:pPr>
    </w:p>
    <w:p w14:paraId="0BA2E7F2" w14:textId="53A5AABB" w:rsidR="009F151B" w:rsidRDefault="00A24E16">
      <w:pPr>
        <w:pStyle w:val="a8"/>
        <w:keepNext/>
        <w:ind w:left="210" w:hanging="210"/>
        <w:jc w:val="center"/>
        <w:rPr>
          <w:rFonts w:ascii="Times New Roman" w:eastAsiaTheme="minorEastAsia" w:hAnsi="Times New Roman"/>
          <w:sz w:val="21"/>
          <w:szCs w:val="21"/>
        </w:rPr>
      </w:pPr>
      <w:bookmarkStart w:id="815" w:name="_Ref100577346"/>
      <w:r>
        <w:rPr>
          <w:rFonts w:ascii="Times New Roman" w:eastAsiaTheme="minorEastAsia" w:hAnsi="Times New Roman"/>
          <w:sz w:val="21"/>
          <w:szCs w:val="21"/>
        </w:rPr>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bookmarkEnd w:id="815"/>
      <w:r>
        <w:rPr>
          <w:rFonts w:ascii="Times New Roman" w:eastAsiaTheme="minorEastAsia" w:hAnsi="Times New Roman"/>
          <w:sz w:val="21"/>
          <w:szCs w:val="21"/>
        </w:rPr>
        <w:t xml:space="preserve">  </w:t>
      </w:r>
      <w:r w:rsidR="00740F32">
        <w:rPr>
          <w:rFonts w:ascii="Times New Roman" w:eastAsiaTheme="minorEastAsia" w:hAnsi="Times New Roman" w:hint="eastAsia"/>
          <w:sz w:val="21"/>
          <w:szCs w:val="21"/>
        </w:rPr>
        <w:t>使用</w:t>
      </w:r>
      <w:r w:rsidR="00AA086C">
        <w:rPr>
          <w:rFonts w:ascii="Times New Roman" w:eastAsiaTheme="minorEastAsia" w:hAnsi="Times New Roman" w:hint="eastAsia"/>
          <w:sz w:val="21"/>
          <w:szCs w:val="21"/>
        </w:rPr>
        <w:t>残差密集网络框架的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AE6892">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3F729961" w14:textId="77777777">
        <w:trPr>
          <w:cantSplit/>
          <w:tblHeader/>
        </w:trPr>
        <w:tc>
          <w:tcPr>
            <w:tcW w:w="2907" w:type="dxa"/>
            <w:tcBorders>
              <w:top w:val="single" w:sz="12" w:space="0" w:color="auto"/>
              <w:bottom w:val="single" w:sz="4" w:space="0" w:color="auto"/>
            </w:tcBorders>
          </w:tcPr>
          <w:p w14:paraId="03A8E311" w14:textId="77777777" w:rsidR="009F151B" w:rsidRDefault="00A24E16">
            <w:pPr>
              <w:jc w:val="center"/>
              <w:rPr>
                <w:sz w:val="21"/>
                <w:szCs w:val="21"/>
              </w:rPr>
            </w:pPr>
            <w:r>
              <w:rPr>
                <w:rFonts w:hint="eastAsia"/>
                <w:sz w:val="21"/>
                <w:szCs w:val="21"/>
              </w:rPr>
              <w:t>残差密集网络框架</w:t>
            </w:r>
          </w:p>
        </w:tc>
        <w:tc>
          <w:tcPr>
            <w:tcW w:w="2907" w:type="dxa"/>
            <w:tcBorders>
              <w:top w:val="single" w:sz="12" w:space="0" w:color="auto"/>
              <w:bottom w:val="single" w:sz="4" w:space="0" w:color="auto"/>
            </w:tcBorders>
          </w:tcPr>
          <w:p w14:paraId="011BC6D7" w14:textId="77777777" w:rsidR="009F151B" w:rsidRDefault="00A24E16">
            <w:pPr>
              <w:jc w:val="center"/>
              <w:rPr>
                <w:sz w:val="21"/>
                <w:szCs w:val="21"/>
              </w:rPr>
            </w:pPr>
            <w:r>
              <w:rPr>
                <w:sz w:val="21"/>
                <w:szCs w:val="21"/>
              </w:rPr>
              <w:t>CIFAR-100</w:t>
            </w:r>
          </w:p>
        </w:tc>
        <w:tc>
          <w:tcPr>
            <w:tcW w:w="2907" w:type="dxa"/>
            <w:tcBorders>
              <w:top w:val="single" w:sz="12" w:space="0" w:color="auto"/>
              <w:bottom w:val="single" w:sz="4" w:space="0" w:color="auto"/>
            </w:tcBorders>
          </w:tcPr>
          <w:p w14:paraId="21A7DA68" w14:textId="122DBE02" w:rsidR="009F151B" w:rsidRDefault="00A24E16">
            <w:pPr>
              <w:jc w:val="center"/>
              <w:rPr>
                <w:sz w:val="21"/>
                <w:szCs w:val="21"/>
              </w:rPr>
            </w:pPr>
            <w:r>
              <w:rPr>
                <w:sz w:val="21"/>
                <w:szCs w:val="21"/>
              </w:rPr>
              <w:t>Tiny</w:t>
            </w:r>
            <w:r w:rsidR="00AF5D00">
              <w:rPr>
                <w:sz w:val="21"/>
                <w:szCs w:val="21"/>
              </w:rPr>
              <w:t xml:space="preserve"> </w:t>
            </w:r>
            <w:r>
              <w:rPr>
                <w:sz w:val="21"/>
                <w:szCs w:val="21"/>
              </w:rPr>
              <w:t>ImageNet</w:t>
            </w:r>
          </w:p>
        </w:tc>
      </w:tr>
      <w:tr w:rsidR="009F151B" w14:paraId="21539219" w14:textId="77777777">
        <w:trPr>
          <w:cantSplit/>
          <w:tblHeader/>
        </w:trPr>
        <w:tc>
          <w:tcPr>
            <w:tcW w:w="2907" w:type="dxa"/>
            <w:tcBorders>
              <w:top w:val="single" w:sz="4" w:space="0" w:color="auto"/>
            </w:tcBorders>
          </w:tcPr>
          <w:p w14:paraId="2A72FC2A" w14:textId="4D6320F7" w:rsidR="009F151B" w:rsidRDefault="00BF1486">
            <w:pPr>
              <w:jc w:val="center"/>
              <w:rPr>
                <w:sz w:val="21"/>
                <w:szCs w:val="21"/>
              </w:rPr>
            </w:pPr>
            <w:r w:rsidRPr="00A16713">
              <w:rPr>
                <w:rFonts w:hint="eastAsia"/>
                <w:sz w:val="21"/>
                <w:szCs w:val="21"/>
              </w:rPr>
              <w:t>交叉熵模型</w:t>
            </w:r>
          </w:p>
        </w:tc>
        <w:tc>
          <w:tcPr>
            <w:tcW w:w="2907" w:type="dxa"/>
            <w:tcBorders>
              <w:top w:val="single" w:sz="4" w:space="0" w:color="auto"/>
            </w:tcBorders>
          </w:tcPr>
          <w:p w14:paraId="184091DB" w14:textId="47EF5C52" w:rsidR="009F151B" w:rsidRDefault="00A24E16">
            <w:pPr>
              <w:jc w:val="center"/>
              <w:rPr>
                <w:sz w:val="21"/>
                <w:szCs w:val="21"/>
              </w:rPr>
            </w:pPr>
            <w:r>
              <w:rPr>
                <w:sz w:val="21"/>
                <w:szCs w:val="21"/>
              </w:rPr>
              <w:t>77.77</w:t>
            </w:r>
          </w:p>
        </w:tc>
        <w:tc>
          <w:tcPr>
            <w:tcW w:w="2907" w:type="dxa"/>
            <w:tcBorders>
              <w:top w:val="single" w:sz="4" w:space="0" w:color="auto"/>
            </w:tcBorders>
          </w:tcPr>
          <w:p w14:paraId="002833B0" w14:textId="4F9F07F2" w:rsidR="009F151B" w:rsidRDefault="00A24E16">
            <w:pPr>
              <w:jc w:val="center"/>
              <w:rPr>
                <w:sz w:val="21"/>
                <w:szCs w:val="21"/>
              </w:rPr>
            </w:pPr>
            <w:r>
              <w:rPr>
                <w:sz w:val="21"/>
                <w:szCs w:val="21"/>
              </w:rPr>
              <w:t>60.78</w:t>
            </w:r>
          </w:p>
        </w:tc>
      </w:tr>
      <w:tr w:rsidR="009F151B" w14:paraId="40080E49" w14:textId="77777777">
        <w:trPr>
          <w:cantSplit/>
          <w:tblHeader/>
        </w:trPr>
        <w:tc>
          <w:tcPr>
            <w:tcW w:w="2907" w:type="dxa"/>
          </w:tcPr>
          <w:p w14:paraId="1E18948A" w14:textId="77777777" w:rsidR="009F151B" w:rsidRDefault="00A24E16">
            <w:pPr>
              <w:jc w:val="center"/>
              <w:rPr>
                <w:sz w:val="21"/>
                <w:szCs w:val="21"/>
              </w:rPr>
            </w:pPr>
            <w:r>
              <w:rPr>
                <w:sz w:val="21"/>
                <w:szCs w:val="21"/>
              </w:rPr>
              <w:t>DDGSD</w:t>
            </w:r>
          </w:p>
        </w:tc>
        <w:tc>
          <w:tcPr>
            <w:tcW w:w="2907" w:type="dxa"/>
          </w:tcPr>
          <w:p w14:paraId="300730A0" w14:textId="44B5A236" w:rsidR="009F151B" w:rsidRDefault="00A24E16">
            <w:pPr>
              <w:jc w:val="center"/>
              <w:rPr>
                <w:sz w:val="21"/>
                <w:szCs w:val="21"/>
              </w:rPr>
            </w:pPr>
            <w:r>
              <w:rPr>
                <w:rFonts w:hint="eastAsia"/>
                <w:sz w:val="21"/>
                <w:szCs w:val="21"/>
              </w:rPr>
              <w:t>7</w:t>
            </w:r>
            <w:r>
              <w:rPr>
                <w:sz w:val="21"/>
                <w:szCs w:val="21"/>
              </w:rPr>
              <w:t>8.20</w:t>
            </w:r>
          </w:p>
        </w:tc>
        <w:tc>
          <w:tcPr>
            <w:tcW w:w="2907" w:type="dxa"/>
          </w:tcPr>
          <w:p w14:paraId="1EE13056" w14:textId="2300B066" w:rsidR="009F151B" w:rsidRDefault="00A24E16">
            <w:pPr>
              <w:jc w:val="center"/>
              <w:rPr>
                <w:sz w:val="21"/>
                <w:szCs w:val="21"/>
              </w:rPr>
            </w:pPr>
            <w:r>
              <w:rPr>
                <w:sz w:val="21"/>
                <w:szCs w:val="21"/>
              </w:rPr>
              <w:t>61.58</w:t>
            </w:r>
          </w:p>
        </w:tc>
      </w:tr>
      <w:tr w:rsidR="009F151B" w14:paraId="320ACB30" w14:textId="77777777">
        <w:trPr>
          <w:cantSplit/>
          <w:tblHeader/>
        </w:trPr>
        <w:tc>
          <w:tcPr>
            <w:tcW w:w="2907" w:type="dxa"/>
          </w:tcPr>
          <w:p w14:paraId="1018E575" w14:textId="77777777" w:rsidR="009F151B" w:rsidRDefault="00A24E16">
            <w:pPr>
              <w:jc w:val="center"/>
              <w:rPr>
                <w:sz w:val="21"/>
                <w:szCs w:val="21"/>
              </w:rPr>
            </w:pPr>
            <w:r>
              <w:rPr>
                <w:sz w:val="21"/>
                <w:szCs w:val="21"/>
              </w:rPr>
              <w:t>BYOT</w:t>
            </w:r>
          </w:p>
        </w:tc>
        <w:tc>
          <w:tcPr>
            <w:tcW w:w="2907" w:type="dxa"/>
          </w:tcPr>
          <w:p w14:paraId="2627724D" w14:textId="071CC517" w:rsidR="009F151B" w:rsidRDefault="00A24E16">
            <w:pPr>
              <w:jc w:val="center"/>
              <w:rPr>
                <w:sz w:val="21"/>
                <w:szCs w:val="21"/>
              </w:rPr>
            </w:pPr>
            <w:r>
              <w:rPr>
                <w:sz w:val="21"/>
                <w:szCs w:val="21"/>
              </w:rPr>
              <w:t>78.07</w:t>
            </w:r>
          </w:p>
        </w:tc>
        <w:tc>
          <w:tcPr>
            <w:tcW w:w="2907" w:type="dxa"/>
          </w:tcPr>
          <w:p w14:paraId="5258C1AC" w14:textId="6C7BF897" w:rsidR="009F151B" w:rsidRDefault="00A24E16">
            <w:pPr>
              <w:jc w:val="center"/>
              <w:rPr>
                <w:sz w:val="21"/>
                <w:szCs w:val="21"/>
              </w:rPr>
            </w:pPr>
            <w:r>
              <w:rPr>
                <w:sz w:val="21"/>
                <w:szCs w:val="21"/>
              </w:rPr>
              <w:t>61.12</w:t>
            </w:r>
          </w:p>
        </w:tc>
      </w:tr>
      <w:tr w:rsidR="009F151B" w14:paraId="3360E7BA" w14:textId="77777777">
        <w:trPr>
          <w:cantSplit/>
          <w:tblHeader/>
        </w:trPr>
        <w:tc>
          <w:tcPr>
            <w:tcW w:w="2907" w:type="dxa"/>
          </w:tcPr>
          <w:p w14:paraId="6321B2E6" w14:textId="77777777" w:rsidR="009F151B" w:rsidRDefault="00A24E16">
            <w:pPr>
              <w:jc w:val="center"/>
              <w:rPr>
                <w:sz w:val="21"/>
                <w:szCs w:val="21"/>
              </w:rPr>
            </w:pPr>
            <w:r>
              <w:rPr>
                <w:sz w:val="21"/>
                <w:szCs w:val="21"/>
              </w:rPr>
              <w:t>CS-KD</w:t>
            </w:r>
          </w:p>
        </w:tc>
        <w:tc>
          <w:tcPr>
            <w:tcW w:w="2907" w:type="dxa"/>
          </w:tcPr>
          <w:p w14:paraId="1ED8FFD1" w14:textId="75C1C42A" w:rsidR="009F151B" w:rsidRDefault="00A24E16">
            <w:pPr>
              <w:jc w:val="center"/>
              <w:rPr>
                <w:sz w:val="21"/>
                <w:szCs w:val="21"/>
              </w:rPr>
            </w:pPr>
            <w:r>
              <w:rPr>
                <w:sz w:val="21"/>
                <w:szCs w:val="21"/>
              </w:rPr>
              <w:t>79.39</w:t>
            </w:r>
          </w:p>
        </w:tc>
        <w:tc>
          <w:tcPr>
            <w:tcW w:w="2907" w:type="dxa"/>
          </w:tcPr>
          <w:p w14:paraId="05DABBBD" w14:textId="6AFCBA41" w:rsidR="009F151B" w:rsidRDefault="00A24E16">
            <w:pPr>
              <w:jc w:val="center"/>
              <w:rPr>
                <w:sz w:val="21"/>
                <w:szCs w:val="21"/>
              </w:rPr>
            </w:pPr>
            <w:r>
              <w:rPr>
                <w:sz w:val="21"/>
                <w:szCs w:val="21"/>
              </w:rPr>
              <w:t>62.04</w:t>
            </w:r>
          </w:p>
        </w:tc>
      </w:tr>
      <w:tr w:rsidR="009F151B" w14:paraId="7086EE38" w14:textId="77777777">
        <w:trPr>
          <w:cantSplit/>
          <w:tblHeader/>
        </w:trPr>
        <w:tc>
          <w:tcPr>
            <w:tcW w:w="2907" w:type="dxa"/>
          </w:tcPr>
          <w:p w14:paraId="27A6888A" w14:textId="77777777" w:rsidR="009F151B" w:rsidRDefault="00A24E16">
            <w:pPr>
              <w:jc w:val="center"/>
              <w:rPr>
                <w:sz w:val="21"/>
                <w:szCs w:val="21"/>
              </w:rPr>
            </w:pPr>
            <w:r>
              <w:rPr>
                <w:sz w:val="21"/>
                <w:szCs w:val="21"/>
              </w:rPr>
              <w:t>SLA-SD</w:t>
            </w:r>
          </w:p>
        </w:tc>
        <w:tc>
          <w:tcPr>
            <w:tcW w:w="2907" w:type="dxa"/>
          </w:tcPr>
          <w:p w14:paraId="3AD0D1ED" w14:textId="258F8408" w:rsidR="009F151B" w:rsidRDefault="00A24E16">
            <w:pPr>
              <w:jc w:val="center"/>
              <w:rPr>
                <w:sz w:val="21"/>
                <w:szCs w:val="21"/>
              </w:rPr>
            </w:pPr>
            <w:r>
              <w:rPr>
                <w:sz w:val="21"/>
                <w:szCs w:val="21"/>
              </w:rPr>
              <w:t>79.76</w:t>
            </w:r>
          </w:p>
        </w:tc>
        <w:tc>
          <w:tcPr>
            <w:tcW w:w="2907" w:type="dxa"/>
          </w:tcPr>
          <w:p w14:paraId="781248FC" w14:textId="7C824420" w:rsidR="009F151B" w:rsidRDefault="00A24E16">
            <w:pPr>
              <w:jc w:val="center"/>
              <w:rPr>
                <w:sz w:val="21"/>
                <w:szCs w:val="21"/>
              </w:rPr>
            </w:pPr>
            <w:r>
              <w:rPr>
                <w:sz w:val="21"/>
                <w:szCs w:val="21"/>
              </w:rPr>
              <w:t>61.76</w:t>
            </w:r>
          </w:p>
        </w:tc>
      </w:tr>
      <w:tr w:rsidR="009F151B" w14:paraId="68573383" w14:textId="77777777">
        <w:trPr>
          <w:cantSplit/>
          <w:tblHeader/>
        </w:trPr>
        <w:tc>
          <w:tcPr>
            <w:tcW w:w="2907" w:type="dxa"/>
          </w:tcPr>
          <w:p w14:paraId="036DD228" w14:textId="77777777" w:rsidR="009F151B" w:rsidRDefault="00A24E16">
            <w:pPr>
              <w:jc w:val="center"/>
              <w:rPr>
                <w:sz w:val="21"/>
                <w:szCs w:val="21"/>
              </w:rPr>
            </w:pPr>
            <w:r>
              <w:rPr>
                <w:sz w:val="21"/>
                <w:szCs w:val="21"/>
              </w:rPr>
              <w:t>FRSKD</w:t>
            </w:r>
          </w:p>
        </w:tc>
        <w:tc>
          <w:tcPr>
            <w:tcW w:w="2907" w:type="dxa"/>
          </w:tcPr>
          <w:p w14:paraId="27240D18" w14:textId="0DC8FBA7" w:rsidR="009F151B" w:rsidRDefault="00A24E16">
            <w:pPr>
              <w:jc w:val="center"/>
              <w:rPr>
                <w:sz w:val="21"/>
                <w:szCs w:val="21"/>
              </w:rPr>
            </w:pPr>
            <w:r>
              <w:rPr>
                <w:sz w:val="21"/>
                <w:szCs w:val="21"/>
              </w:rPr>
              <w:t>80.55</w:t>
            </w:r>
          </w:p>
        </w:tc>
        <w:tc>
          <w:tcPr>
            <w:tcW w:w="2907" w:type="dxa"/>
          </w:tcPr>
          <w:p w14:paraId="2D170CEA" w14:textId="2C7C6AD9" w:rsidR="009F151B" w:rsidRDefault="00A24E16">
            <w:pPr>
              <w:jc w:val="center"/>
              <w:rPr>
                <w:sz w:val="21"/>
                <w:szCs w:val="21"/>
              </w:rPr>
            </w:pPr>
            <w:r>
              <w:rPr>
                <w:sz w:val="21"/>
                <w:szCs w:val="21"/>
              </w:rPr>
              <w:t>61.12</w:t>
            </w:r>
          </w:p>
        </w:tc>
      </w:tr>
      <w:tr w:rsidR="009F151B" w14:paraId="5EA04787" w14:textId="77777777">
        <w:trPr>
          <w:cantSplit/>
          <w:tblHeader/>
        </w:trPr>
        <w:tc>
          <w:tcPr>
            <w:tcW w:w="2907" w:type="dxa"/>
            <w:tcBorders>
              <w:bottom w:val="single" w:sz="12" w:space="0" w:color="auto"/>
            </w:tcBorders>
          </w:tcPr>
          <w:p w14:paraId="746025DE" w14:textId="77777777" w:rsidR="009F151B" w:rsidRDefault="00A24E16">
            <w:pPr>
              <w:jc w:val="center"/>
              <w:rPr>
                <w:sz w:val="21"/>
                <w:szCs w:val="21"/>
              </w:rPr>
            </w:pPr>
            <w:r>
              <w:rPr>
                <w:sz w:val="21"/>
                <w:szCs w:val="21"/>
              </w:rPr>
              <w:t>SKDSA</w:t>
            </w:r>
          </w:p>
        </w:tc>
        <w:tc>
          <w:tcPr>
            <w:tcW w:w="2907" w:type="dxa"/>
            <w:tcBorders>
              <w:bottom w:val="single" w:sz="12" w:space="0" w:color="auto"/>
            </w:tcBorders>
          </w:tcPr>
          <w:p w14:paraId="2799AA77" w14:textId="726AF9DA" w:rsidR="009F151B" w:rsidRDefault="00A24E16">
            <w:pPr>
              <w:jc w:val="center"/>
              <w:rPr>
                <w:b/>
                <w:bCs/>
                <w:sz w:val="21"/>
                <w:szCs w:val="21"/>
              </w:rPr>
            </w:pPr>
            <w:r>
              <w:rPr>
                <w:b/>
                <w:bCs/>
                <w:sz w:val="21"/>
                <w:szCs w:val="21"/>
              </w:rPr>
              <w:t>81.55</w:t>
            </w:r>
          </w:p>
        </w:tc>
        <w:tc>
          <w:tcPr>
            <w:tcW w:w="2907" w:type="dxa"/>
            <w:tcBorders>
              <w:bottom w:val="single" w:sz="12" w:space="0" w:color="auto"/>
            </w:tcBorders>
          </w:tcPr>
          <w:p w14:paraId="4D2D5199" w14:textId="3C1BDDF9" w:rsidR="009F151B" w:rsidRDefault="00A24E16">
            <w:pPr>
              <w:jc w:val="center"/>
              <w:rPr>
                <w:b/>
                <w:bCs/>
                <w:sz w:val="21"/>
                <w:szCs w:val="21"/>
              </w:rPr>
            </w:pPr>
            <w:r>
              <w:rPr>
                <w:b/>
                <w:bCs/>
                <w:sz w:val="21"/>
                <w:szCs w:val="21"/>
              </w:rPr>
              <w:t>62.79</w:t>
            </w:r>
          </w:p>
        </w:tc>
      </w:tr>
    </w:tbl>
    <w:p w14:paraId="45E4E3EE" w14:textId="77777777" w:rsidR="009F151B" w:rsidRDefault="009F151B">
      <w:pPr>
        <w:rPr>
          <w:szCs w:val="21"/>
        </w:rPr>
      </w:pPr>
    </w:p>
    <w:p w14:paraId="664A856A" w14:textId="1A339F88" w:rsidR="009F151B" w:rsidRDefault="00A24E16">
      <w:pPr>
        <w:ind w:firstLineChars="200" w:firstLine="480"/>
        <w:rPr>
          <w:szCs w:val="21"/>
        </w:rPr>
      </w:pPr>
      <w:r>
        <w:rPr>
          <w:rFonts w:hint="eastAsia"/>
          <w:szCs w:val="21"/>
        </w:rPr>
        <w:lastRenderedPageBreak/>
        <w:t>从</w:t>
      </w:r>
      <w:r w:rsidR="000B0F54" w:rsidRPr="00E64226">
        <w:fldChar w:fldCharType="begin"/>
      </w:r>
      <w:r w:rsidR="000B0F54" w:rsidRPr="00E64226">
        <w:instrText xml:space="preserve"> </w:instrText>
      </w:r>
      <w:r w:rsidR="000B0F54" w:rsidRPr="00E64226">
        <w:rPr>
          <w:rFonts w:hint="eastAsia"/>
        </w:rPr>
        <w:instrText>REF _Ref100577341 \h</w:instrText>
      </w:r>
      <w:r w:rsidR="000B0F54" w:rsidRPr="00E64226">
        <w:instrText xml:space="preserve"> </w:instrText>
      </w:r>
      <w:r w:rsidR="000B0F54">
        <w:instrText xml:space="preserve"> \* MERGEFORMAT </w:instrText>
      </w:r>
      <w:r w:rsidR="000B0F54" w:rsidRPr="00E64226">
        <w:fldChar w:fldCharType="separate"/>
      </w:r>
      <w:r w:rsidR="000B0F54" w:rsidRPr="00E64226">
        <w:rPr>
          <w:rFonts w:eastAsiaTheme="minorEastAsia"/>
        </w:rPr>
        <w:t>表</w:t>
      </w:r>
      <w:r w:rsidR="000B0F54" w:rsidRPr="00E64226">
        <w:rPr>
          <w:rFonts w:eastAsiaTheme="minorEastAsia"/>
          <w:noProof/>
        </w:rPr>
        <w:t>4</w:t>
      </w:r>
      <w:r w:rsidR="000B0F54" w:rsidRPr="00E64226">
        <w:rPr>
          <w:rFonts w:eastAsiaTheme="minorEastAsia"/>
        </w:rPr>
        <w:t>.</w:t>
      </w:r>
      <w:r w:rsidR="000B0F54" w:rsidRPr="00E64226">
        <w:rPr>
          <w:rFonts w:eastAsiaTheme="minorEastAsia"/>
          <w:noProof/>
        </w:rPr>
        <w:t>2</w:t>
      </w:r>
      <w:r w:rsidR="000B0F54" w:rsidRPr="00E64226">
        <w:fldChar w:fldCharType="end"/>
      </w:r>
      <w:r w:rsidR="001105AA">
        <w:rPr>
          <w:rFonts w:hint="eastAsia"/>
        </w:rPr>
        <w:t>和</w:t>
      </w:r>
      <w:r w:rsidR="000B0F54" w:rsidRPr="00E64226">
        <w:fldChar w:fldCharType="begin"/>
      </w:r>
      <w:r w:rsidR="000B0F54" w:rsidRPr="00E64226">
        <w:instrText xml:space="preserve"> REF _Ref100577343 \h </w:instrText>
      </w:r>
      <w:r w:rsidR="000B0F54">
        <w:instrText xml:space="preserve"> \* MERGEFORMAT </w:instrText>
      </w:r>
      <w:r w:rsidR="000B0F54" w:rsidRPr="00E64226">
        <w:fldChar w:fldCharType="separate"/>
      </w:r>
      <w:r w:rsidR="000B0F54" w:rsidRPr="00E64226">
        <w:rPr>
          <w:rFonts w:eastAsiaTheme="minorEastAsia"/>
        </w:rPr>
        <w:t>表</w:t>
      </w:r>
      <w:r w:rsidR="000B0F54" w:rsidRPr="00E64226">
        <w:rPr>
          <w:rFonts w:eastAsiaTheme="minorEastAsia"/>
          <w:noProof/>
        </w:rPr>
        <w:t>4</w:t>
      </w:r>
      <w:r w:rsidR="000B0F54" w:rsidRPr="00E64226">
        <w:rPr>
          <w:rFonts w:eastAsiaTheme="minorEastAsia"/>
        </w:rPr>
        <w:t>.</w:t>
      </w:r>
      <w:r w:rsidR="000B0F54" w:rsidRPr="00E64226">
        <w:rPr>
          <w:rFonts w:eastAsiaTheme="minorEastAsia"/>
          <w:noProof/>
        </w:rPr>
        <w:t>3</w:t>
      </w:r>
      <w:r w:rsidR="000B0F54" w:rsidRPr="00E64226">
        <w:fldChar w:fldCharType="end"/>
      </w:r>
      <w:r>
        <w:rPr>
          <w:rFonts w:hint="eastAsia"/>
          <w:szCs w:val="21"/>
        </w:rPr>
        <w:t>还可以看出，在通用</w:t>
      </w:r>
      <w:r w:rsidR="00686871">
        <w:rPr>
          <w:rFonts w:hint="eastAsia"/>
          <w:szCs w:val="21"/>
        </w:rPr>
        <w:t>图像</w:t>
      </w:r>
      <w:r>
        <w:rPr>
          <w:rFonts w:hint="eastAsia"/>
          <w:szCs w:val="21"/>
        </w:rPr>
        <w:t>数据集上，</w:t>
      </w:r>
      <w:r>
        <w:rPr>
          <w:rFonts w:hint="eastAsia"/>
          <w:szCs w:val="21"/>
        </w:rPr>
        <w:t>SKDSA</w:t>
      </w:r>
      <w:r>
        <w:rPr>
          <w:rFonts w:hint="eastAsia"/>
          <w:szCs w:val="21"/>
        </w:rPr>
        <w:t>模型和</w:t>
      </w:r>
      <w:r>
        <w:rPr>
          <w:szCs w:val="21"/>
        </w:rPr>
        <w:t>数据增强</w:t>
      </w:r>
      <w:r>
        <w:rPr>
          <w:rFonts w:hint="eastAsia"/>
          <w:szCs w:val="21"/>
        </w:rPr>
        <w:t>模型</w:t>
      </w:r>
      <w:r w:rsidR="00A95C32">
        <w:rPr>
          <w:rFonts w:hint="eastAsia"/>
          <w:szCs w:val="21"/>
        </w:rPr>
        <w:t>（挖剪法）</w:t>
      </w:r>
      <w:r>
        <w:rPr>
          <w:rFonts w:hint="eastAsia"/>
          <w:szCs w:val="21"/>
        </w:rPr>
        <w:t>的结合具有比单一的</w:t>
      </w:r>
      <w:r>
        <w:rPr>
          <w:rFonts w:hint="eastAsia"/>
          <w:szCs w:val="21"/>
        </w:rPr>
        <w:t>SKDSA</w:t>
      </w:r>
      <w:r>
        <w:rPr>
          <w:rFonts w:hint="eastAsia"/>
          <w:szCs w:val="21"/>
        </w:rPr>
        <w:t>模型更卓越的性能。具体来说，使用残差网络框架在</w:t>
      </w:r>
      <w:r>
        <w:rPr>
          <w:szCs w:val="21"/>
        </w:rPr>
        <w:t>CIFAR-100</w:t>
      </w:r>
      <w:r>
        <w:rPr>
          <w:rFonts w:hint="eastAsia"/>
          <w:szCs w:val="21"/>
        </w:rPr>
        <w:t>和</w:t>
      </w:r>
      <w:r>
        <w:rPr>
          <w:rFonts w:hint="eastAsia"/>
          <w:szCs w:val="21"/>
        </w:rPr>
        <w:t>T</w:t>
      </w:r>
      <w:r>
        <w:rPr>
          <w:szCs w:val="21"/>
        </w:rPr>
        <w:t>iny</w:t>
      </w:r>
      <w:r w:rsidR="00A106A1">
        <w:rPr>
          <w:szCs w:val="21"/>
        </w:rPr>
        <w:t xml:space="preserve"> </w:t>
      </w:r>
      <w:r>
        <w:rPr>
          <w:szCs w:val="21"/>
        </w:rPr>
        <w:t>ImageNet</w:t>
      </w:r>
      <w:r>
        <w:rPr>
          <w:rFonts w:hint="eastAsia"/>
          <w:szCs w:val="21"/>
        </w:rPr>
        <w:t>数据集上相比</w:t>
      </w:r>
      <w:r w:rsidR="00F565F3">
        <w:rPr>
          <w:rFonts w:hint="eastAsia"/>
          <w:szCs w:val="21"/>
        </w:rPr>
        <w:t>交叉熵</w:t>
      </w:r>
      <w:r>
        <w:rPr>
          <w:rFonts w:hint="eastAsia"/>
          <w:szCs w:val="21"/>
        </w:rPr>
        <w:t>模型分别</w:t>
      </w:r>
      <w:r>
        <w:rPr>
          <w:szCs w:val="21"/>
        </w:rPr>
        <w:t>提升</w:t>
      </w:r>
      <w:r>
        <w:rPr>
          <w:rFonts w:hint="eastAsia"/>
          <w:szCs w:val="21"/>
        </w:rPr>
        <w:t>准确率</w:t>
      </w:r>
      <w:r>
        <w:rPr>
          <w:rFonts w:hint="eastAsia"/>
          <w:szCs w:val="21"/>
        </w:rPr>
        <w:t>6.</w:t>
      </w:r>
      <w:r>
        <w:rPr>
          <w:szCs w:val="21"/>
        </w:rPr>
        <w:t>97%</w:t>
      </w:r>
      <w:r>
        <w:rPr>
          <w:rFonts w:hint="eastAsia"/>
          <w:szCs w:val="21"/>
        </w:rPr>
        <w:t>和</w:t>
      </w:r>
      <w:r>
        <w:rPr>
          <w:rFonts w:hint="eastAsia"/>
          <w:szCs w:val="21"/>
        </w:rPr>
        <w:t>8.</w:t>
      </w:r>
      <w:r>
        <w:rPr>
          <w:szCs w:val="21"/>
        </w:rPr>
        <w:t>01%</w:t>
      </w:r>
      <w:r>
        <w:rPr>
          <w:szCs w:val="21"/>
        </w:rPr>
        <w:t>，</w:t>
      </w:r>
      <w:r>
        <w:rPr>
          <w:rFonts w:hint="eastAsia"/>
          <w:szCs w:val="21"/>
        </w:rPr>
        <w:t>使用宽残差网络框架</w:t>
      </w:r>
      <w:r>
        <w:rPr>
          <w:szCs w:val="21"/>
        </w:rPr>
        <w:t>在</w:t>
      </w:r>
      <w:r>
        <w:rPr>
          <w:szCs w:val="21"/>
        </w:rPr>
        <w:t>CIFAR-100</w:t>
      </w:r>
      <w:r>
        <w:rPr>
          <w:rFonts w:hint="eastAsia"/>
          <w:szCs w:val="21"/>
        </w:rPr>
        <w:t>和</w:t>
      </w:r>
      <w:r>
        <w:rPr>
          <w:rFonts w:hint="eastAsia"/>
          <w:szCs w:val="21"/>
        </w:rPr>
        <w:t>T</w:t>
      </w:r>
      <w:r>
        <w:rPr>
          <w:szCs w:val="21"/>
        </w:rPr>
        <w:t>iny</w:t>
      </w:r>
      <w:r w:rsidR="00EC5D23">
        <w:rPr>
          <w:szCs w:val="21"/>
        </w:rPr>
        <w:t xml:space="preserve"> </w:t>
      </w:r>
      <w:r>
        <w:rPr>
          <w:szCs w:val="21"/>
        </w:rPr>
        <w:t>ImageNet</w:t>
      </w:r>
      <w:r>
        <w:rPr>
          <w:rFonts w:hint="eastAsia"/>
          <w:szCs w:val="21"/>
        </w:rPr>
        <w:t>数据集上相比</w:t>
      </w:r>
      <w:r w:rsidR="00EF6B94">
        <w:rPr>
          <w:rFonts w:hint="eastAsia"/>
          <w:szCs w:val="21"/>
        </w:rPr>
        <w:t>交叉熵</w:t>
      </w:r>
      <w:r>
        <w:rPr>
          <w:rFonts w:hint="eastAsia"/>
          <w:szCs w:val="21"/>
        </w:rPr>
        <w:t>模型分别</w:t>
      </w:r>
      <w:r>
        <w:rPr>
          <w:szCs w:val="21"/>
        </w:rPr>
        <w:t>提升</w:t>
      </w:r>
      <w:r>
        <w:rPr>
          <w:rFonts w:hint="eastAsia"/>
          <w:szCs w:val="21"/>
        </w:rPr>
        <w:t>准确率</w:t>
      </w:r>
      <w:r>
        <w:rPr>
          <w:szCs w:val="21"/>
        </w:rPr>
        <w:t>5</w:t>
      </w:r>
      <w:r>
        <w:rPr>
          <w:rFonts w:hint="eastAsia"/>
          <w:szCs w:val="21"/>
        </w:rPr>
        <w:t>.</w:t>
      </w:r>
      <w:r>
        <w:rPr>
          <w:szCs w:val="21"/>
        </w:rPr>
        <w:t>61%</w:t>
      </w:r>
      <w:r>
        <w:rPr>
          <w:rFonts w:hint="eastAsia"/>
          <w:szCs w:val="21"/>
        </w:rPr>
        <w:t>和</w:t>
      </w:r>
      <w:r>
        <w:rPr>
          <w:rFonts w:hint="eastAsia"/>
          <w:szCs w:val="21"/>
        </w:rPr>
        <w:t>2.</w:t>
      </w:r>
      <w:r>
        <w:rPr>
          <w:szCs w:val="21"/>
        </w:rPr>
        <w:t>17%</w:t>
      </w:r>
      <w:r>
        <w:rPr>
          <w:rFonts w:hint="eastAsia"/>
          <w:szCs w:val="21"/>
        </w:rPr>
        <w:t>。</w:t>
      </w:r>
    </w:p>
    <w:p w14:paraId="53ED160A" w14:textId="7BBE90F6" w:rsidR="009F151B" w:rsidRDefault="00A24E16">
      <w:pPr>
        <w:pStyle w:val="3"/>
        <w:rPr>
          <w:rFonts w:eastAsiaTheme="minorEastAsia"/>
          <w:sz w:val="21"/>
          <w:szCs w:val="21"/>
        </w:rPr>
      </w:pPr>
      <w:r>
        <w:rPr>
          <w:rFonts w:eastAsiaTheme="minorEastAsia"/>
          <w:sz w:val="21"/>
          <w:szCs w:val="21"/>
        </w:rPr>
        <w:t>在</w:t>
      </w:r>
      <w:r>
        <w:rPr>
          <w:rFonts w:eastAsiaTheme="minorEastAsia" w:hint="eastAsia"/>
          <w:sz w:val="21"/>
          <w:szCs w:val="21"/>
        </w:rPr>
        <w:t>细粒度</w:t>
      </w:r>
      <w:r w:rsidR="000144D3">
        <w:rPr>
          <w:rFonts w:eastAsiaTheme="minorEastAsia" w:hint="eastAsia"/>
          <w:sz w:val="21"/>
          <w:szCs w:val="21"/>
        </w:rPr>
        <w:t>图像</w:t>
      </w:r>
      <w:r>
        <w:rPr>
          <w:rFonts w:eastAsiaTheme="minorEastAsia" w:hint="eastAsia"/>
          <w:sz w:val="21"/>
          <w:szCs w:val="21"/>
        </w:rPr>
        <w:t>数据集</w:t>
      </w:r>
      <w:r>
        <w:rPr>
          <w:rFonts w:eastAsiaTheme="minorEastAsia"/>
          <w:sz w:val="21"/>
          <w:szCs w:val="21"/>
        </w:rPr>
        <w:t>上的实验结果</w:t>
      </w:r>
    </w:p>
    <w:p w14:paraId="49735200" w14:textId="3D8D5CBC" w:rsidR="009F151B"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模型在细粒度</w:t>
      </w:r>
      <w:r w:rsidR="00A56997">
        <w:rPr>
          <w:rFonts w:hint="eastAsia"/>
          <w:szCs w:val="21"/>
        </w:rPr>
        <w:t>图像</w:t>
      </w:r>
      <w:r>
        <w:rPr>
          <w:rFonts w:hint="eastAsia"/>
          <w:szCs w:val="21"/>
        </w:rPr>
        <w:t>数据集上的性能，分别使用基于残差网络框架、残差密集网络框架在一些细粒度</w:t>
      </w:r>
      <w:r w:rsidR="001F2F57">
        <w:rPr>
          <w:rFonts w:hint="eastAsia"/>
          <w:szCs w:val="21"/>
        </w:rPr>
        <w:t>图像</w:t>
      </w:r>
      <w:r>
        <w:rPr>
          <w:rFonts w:hint="eastAsia"/>
          <w:szCs w:val="21"/>
        </w:rPr>
        <w:t>数据集（</w:t>
      </w:r>
      <w:r>
        <w:t>Caltech-UCSD Bird(CUB200)</w:t>
      </w:r>
      <w:r>
        <w:t>，</w:t>
      </w:r>
      <w:r>
        <w:t>Stanford 40</w:t>
      </w:r>
      <w:r>
        <w:t>，</w:t>
      </w:r>
      <w:r>
        <w:t>Stanford Dogs (Dogs)</w:t>
      </w:r>
      <w:r>
        <w:t>，</w:t>
      </w:r>
      <w:r>
        <w:t>MIT Indoor Scene Recognition (MIT67)</w:t>
      </w:r>
      <w:r>
        <w:rPr>
          <w:rFonts w:hint="eastAsia"/>
          <w:szCs w:val="21"/>
        </w:rPr>
        <w:t>）上进行实验，并且和其他自知识蒸馏模型、结合了数据增强模型的</w:t>
      </w:r>
      <w:r>
        <w:rPr>
          <w:rFonts w:hint="eastAsia"/>
          <w:szCs w:val="21"/>
        </w:rPr>
        <w:t>SKDSA</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sidR="001A68CE">
        <w:rPr>
          <w:rFonts w:hint="eastAsia"/>
          <w:szCs w:val="21"/>
        </w:rPr>
        <w:t>轮次</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sidR="00B967F7" w:rsidRPr="0010016D">
        <w:fldChar w:fldCharType="begin"/>
      </w:r>
      <w:r w:rsidR="00B967F7" w:rsidRPr="0010016D">
        <w:instrText xml:space="preserve"> </w:instrText>
      </w:r>
      <w:r w:rsidR="00B967F7" w:rsidRPr="0010016D">
        <w:rPr>
          <w:rFonts w:hint="eastAsia"/>
        </w:rPr>
        <w:instrText>REF _Ref100577769 \h</w:instrText>
      </w:r>
      <w:r w:rsidR="00B967F7" w:rsidRPr="0010016D">
        <w:instrText xml:space="preserve"> </w:instrText>
      </w:r>
      <w:r w:rsidR="0010016D">
        <w:instrText xml:space="preserve"> \* MERGEFORMAT </w:instrText>
      </w:r>
      <w:r w:rsidR="00B967F7" w:rsidRPr="0010016D">
        <w:fldChar w:fldCharType="separate"/>
      </w:r>
      <w:r w:rsidR="00B967F7" w:rsidRPr="0010016D">
        <w:rPr>
          <w:rFonts w:eastAsiaTheme="minorEastAsia"/>
        </w:rPr>
        <w:t>表</w:t>
      </w:r>
      <w:r w:rsidR="00B967F7" w:rsidRPr="0010016D">
        <w:rPr>
          <w:rFonts w:eastAsiaTheme="minorEastAsia"/>
          <w:noProof/>
        </w:rPr>
        <w:t>4</w:t>
      </w:r>
      <w:r w:rsidR="00B967F7" w:rsidRPr="0010016D">
        <w:rPr>
          <w:rFonts w:eastAsiaTheme="minorEastAsia"/>
        </w:rPr>
        <w:t>.</w:t>
      </w:r>
      <w:r w:rsidR="00B967F7" w:rsidRPr="0010016D">
        <w:rPr>
          <w:rFonts w:eastAsiaTheme="minorEastAsia"/>
          <w:noProof/>
        </w:rPr>
        <w:t>5</w:t>
      </w:r>
      <w:r w:rsidR="00B967F7" w:rsidRPr="0010016D">
        <w:fldChar w:fldCharType="end"/>
      </w:r>
      <w:r w:rsidR="00B967F7" w:rsidRPr="0010016D">
        <w:rPr>
          <w:rFonts w:hint="eastAsia"/>
        </w:rPr>
        <w:t>和</w:t>
      </w:r>
      <w:r w:rsidR="00B967F7" w:rsidRPr="0010016D">
        <w:fldChar w:fldCharType="begin"/>
      </w:r>
      <w:r w:rsidR="00B967F7" w:rsidRPr="0010016D">
        <w:instrText xml:space="preserve"> REF _Ref100577770 \h </w:instrText>
      </w:r>
      <w:r w:rsidR="0010016D">
        <w:instrText xml:space="preserve"> \* MERGEFORMAT </w:instrText>
      </w:r>
      <w:r w:rsidR="00B967F7" w:rsidRPr="0010016D">
        <w:fldChar w:fldCharType="separate"/>
      </w:r>
      <w:r w:rsidR="00B967F7" w:rsidRPr="0010016D">
        <w:rPr>
          <w:rFonts w:eastAsiaTheme="minorEastAsia"/>
        </w:rPr>
        <w:t>表</w:t>
      </w:r>
      <w:r w:rsidR="00B967F7" w:rsidRPr="0010016D">
        <w:rPr>
          <w:rFonts w:eastAsiaTheme="minorEastAsia"/>
          <w:noProof/>
        </w:rPr>
        <w:t>4</w:t>
      </w:r>
      <w:r w:rsidR="00B967F7" w:rsidRPr="0010016D">
        <w:rPr>
          <w:rFonts w:eastAsiaTheme="minorEastAsia"/>
        </w:rPr>
        <w:t>.</w:t>
      </w:r>
      <w:r w:rsidR="00B967F7" w:rsidRPr="0010016D">
        <w:rPr>
          <w:rFonts w:eastAsiaTheme="minorEastAsia"/>
          <w:noProof/>
        </w:rPr>
        <w:t>6</w:t>
      </w:r>
      <w:r w:rsidR="00B967F7" w:rsidRPr="0010016D">
        <w:fldChar w:fldCharType="end"/>
      </w:r>
      <w:r w:rsidRPr="0010016D">
        <w:rPr>
          <w:rFonts w:hint="eastAsia"/>
        </w:rPr>
        <w:t>所</w:t>
      </w:r>
      <w:r>
        <w:rPr>
          <w:rFonts w:hint="eastAsia"/>
          <w:szCs w:val="21"/>
        </w:rPr>
        <w:t>示，</w:t>
      </w:r>
      <w:r>
        <w:rPr>
          <w:szCs w:val="21"/>
        </w:rPr>
        <w:t>最</w:t>
      </w:r>
      <w:r>
        <w:rPr>
          <w:rFonts w:hint="eastAsia"/>
          <w:szCs w:val="21"/>
        </w:rPr>
        <w:t>优</w:t>
      </w:r>
      <w:r>
        <w:rPr>
          <w:szCs w:val="21"/>
        </w:rPr>
        <w:t>的结果用粗体标注。</w:t>
      </w:r>
    </w:p>
    <w:p w14:paraId="681DB811" w14:textId="240F6724" w:rsidR="009F151B" w:rsidRDefault="00A24E16">
      <w:pPr>
        <w:pStyle w:val="a8"/>
        <w:keepNext/>
        <w:ind w:left="210" w:hanging="210"/>
        <w:jc w:val="center"/>
        <w:rPr>
          <w:rFonts w:ascii="Times New Roman" w:eastAsiaTheme="minorEastAsia" w:hAnsi="Times New Roman"/>
          <w:sz w:val="21"/>
          <w:szCs w:val="21"/>
        </w:rPr>
      </w:pPr>
      <w:bookmarkStart w:id="816" w:name="_Ref100577769"/>
      <w:r>
        <w:rPr>
          <w:rFonts w:ascii="Times New Roman" w:eastAsiaTheme="minorEastAsia" w:hAnsi="Times New Roman"/>
          <w:sz w:val="21"/>
          <w:szCs w:val="21"/>
        </w:rPr>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5</w:t>
      </w:r>
      <w:r w:rsidR="00D5488C">
        <w:rPr>
          <w:rFonts w:ascii="Times New Roman" w:eastAsiaTheme="minorEastAsia" w:hAnsi="Times New Roman"/>
          <w:sz w:val="21"/>
          <w:szCs w:val="21"/>
        </w:rPr>
        <w:fldChar w:fldCharType="end"/>
      </w:r>
      <w:bookmarkEnd w:id="816"/>
      <w:r>
        <w:rPr>
          <w:rFonts w:ascii="Times New Roman" w:eastAsiaTheme="minorEastAsia" w:hAnsi="Times New Roman"/>
          <w:sz w:val="21"/>
          <w:szCs w:val="21"/>
        </w:rPr>
        <w:t xml:space="preserve">  </w:t>
      </w:r>
      <w:r w:rsidR="008408D3">
        <w:rPr>
          <w:rFonts w:ascii="Times New Roman" w:eastAsiaTheme="minorEastAsia" w:hAnsi="Times New Roman" w:hint="eastAsia"/>
          <w:sz w:val="21"/>
          <w:szCs w:val="21"/>
        </w:rPr>
        <w:t>残差网络框架的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CD55EE">
        <w:rPr>
          <w:rFonts w:ascii="Times New Roman" w:eastAsiaTheme="minorEastAsia" w:hAnsi="Times New Roman" w:hint="eastAsia"/>
          <w:sz w:val="21"/>
          <w:szCs w:val="21"/>
        </w:rPr>
        <w:t>（</w:t>
      </w:r>
      <w:r w:rsidR="00CD55EE">
        <w:rPr>
          <w:rFonts w:ascii="Times New Roman" w:eastAsiaTheme="minorEastAsia" w:hAnsi="Times New Roman" w:hint="eastAsia"/>
          <w:sz w:val="21"/>
          <w:szCs w:val="21"/>
        </w:rPr>
        <w:t>%</w:t>
      </w:r>
      <w:r w:rsidR="00CD55EE">
        <w:rPr>
          <w:rFonts w:ascii="Times New Roman" w:eastAsiaTheme="minorEastAsia" w:hAnsi="Times New Roman" w:hint="eastAsia"/>
          <w:sz w:val="21"/>
          <w:szCs w:val="21"/>
        </w:rPr>
        <w:t>）</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496"/>
        <w:gridCol w:w="1746"/>
        <w:gridCol w:w="1747"/>
        <w:gridCol w:w="1747"/>
      </w:tblGrid>
      <w:tr w:rsidR="009F151B" w14:paraId="2E6C61F2" w14:textId="77777777">
        <w:trPr>
          <w:cantSplit/>
          <w:tblHeader/>
          <w:jc w:val="center"/>
        </w:trPr>
        <w:tc>
          <w:tcPr>
            <w:tcW w:w="1985" w:type="dxa"/>
            <w:tcBorders>
              <w:top w:val="single" w:sz="12" w:space="0" w:color="auto"/>
              <w:bottom w:val="single" w:sz="4" w:space="0" w:color="auto"/>
            </w:tcBorders>
          </w:tcPr>
          <w:p w14:paraId="572B5DDC" w14:textId="77777777" w:rsidR="009F151B" w:rsidRDefault="00A24E16">
            <w:pPr>
              <w:jc w:val="center"/>
              <w:rPr>
                <w:sz w:val="21"/>
                <w:szCs w:val="21"/>
              </w:rPr>
            </w:pPr>
            <w:r>
              <w:rPr>
                <w:rFonts w:hint="eastAsia"/>
                <w:sz w:val="21"/>
                <w:szCs w:val="21"/>
              </w:rPr>
              <w:t>残差网络框架</w:t>
            </w:r>
          </w:p>
        </w:tc>
        <w:tc>
          <w:tcPr>
            <w:tcW w:w="1496" w:type="dxa"/>
            <w:tcBorders>
              <w:top w:val="single" w:sz="12" w:space="0" w:color="auto"/>
              <w:bottom w:val="single" w:sz="4" w:space="0" w:color="auto"/>
            </w:tcBorders>
          </w:tcPr>
          <w:p w14:paraId="35BC9A2A" w14:textId="77777777" w:rsidR="009F151B" w:rsidRDefault="00A24E16">
            <w:pPr>
              <w:jc w:val="center"/>
              <w:rPr>
                <w:sz w:val="21"/>
                <w:szCs w:val="21"/>
              </w:rPr>
            </w:pPr>
            <w:r>
              <w:rPr>
                <w:sz w:val="21"/>
                <w:szCs w:val="21"/>
              </w:rPr>
              <w:t>CUB200</w:t>
            </w:r>
          </w:p>
        </w:tc>
        <w:tc>
          <w:tcPr>
            <w:tcW w:w="1746" w:type="dxa"/>
            <w:tcBorders>
              <w:top w:val="single" w:sz="12" w:space="0" w:color="auto"/>
              <w:bottom w:val="single" w:sz="4" w:space="0" w:color="auto"/>
            </w:tcBorders>
          </w:tcPr>
          <w:p w14:paraId="1F72FD8C" w14:textId="77777777" w:rsidR="009F151B" w:rsidRDefault="00A24E16">
            <w:pPr>
              <w:jc w:val="center"/>
              <w:rPr>
                <w:sz w:val="21"/>
                <w:szCs w:val="21"/>
              </w:rPr>
            </w:pPr>
            <w:r>
              <w:rPr>
                <w:sz w:val="21"/>
                <w:szCs w:val="21"/>
              </w:rPr>
              <w:t>MIT67</w:t>
            </w:r>
          </w:p>
        </w:tc>
        <w:tc>
          <w:tcPr>
            <w:tcW w:w="1747" w:type="dxa"/>
            <w:tcBorders>
              <w:top w:val="single" w:sz="12" w:space="0" w:color="auto"/>
              <w:bottom w:val="single" w:sz="4" w:space="0" w:color="auto"/>
            </w:tcBorders>
          </w:tcPr>
          <w:p w14:paraId="1975B7DB" w14:textId="77777777" w:rsidR="009F151B" w:rsidRDefault="00A24E16">
            <w:pPr>
              <w:jc w:val="center"/>
              <w:rPr>
                <w:sz w:val="21"/>
                <w:szCs w:val="21"/>
              </w:rPr>
            </w:pPr>
            <w:r>
              <w:rPr>
                <w:sz w:val="21"/>
                <w:szCs w:val="21"/>
              </w:rPr>
              <w:t>Dogs</w:t>
            </w:r>
          </w:p>
        </w:tc>
        <w:tc>
          <w:tcPr>
            <w:tcW w:w="1747" w:type="dxa"/>
            <w:tcBorders>
              <w:top w:val="single" w:sz="12" w:space="0" w:color="auto"/>
              <w:bottom w:val="single" w:sz="4" w:space="0" w:color="auto"/>
            </w:tcBorders>
          </w:tcPr>
          <w:p w14:paraId="541B17C9" w14:textId="77777777" w:rsidR="009F151B" w:rsidRDefault="00A24E16">
            <w:pPr>
              <w:jc w:val="center"/>
              <w:rPr>
                <w:sz w:val="21"/>
                <w:szCs w:val="21"/>
              </w:rPr>
            </w:pPr>
            <w:r>
              <w:rPr>
                <w:sz w:val="21"/>
                <w:szCs w:val="21"/>
              </w:rPr>
              <w:t>Stanford40</w:t>
            </w:r>
          </w:p>
        </w:tc>
      </w:tr>
      <w:tr w:rsidR="009F151B" w14:paraId="7D1315C4" w14:textId="77777777">
        <w:trPr>
          <w:cantSplit/>
          <w:tblHeader/>
          <w:jc w:val="center"/>
        </w:trPr>
        <w:tc>
          <w:tcPr>
            <w:tcW w:w="1985" w:type="dxa"/>
            <w:tcBorders>
              <w:top w:val="single" w:sz="4" w:space="0" w:color="auto"/>
            </w:tcBorders>
          </w:tcPr>
          <w:p w14:paraId="0EF65849" w14:textId="3E276D3D" w:rsidR="009F151B" w:rsidRDefault="00386CEF">
            <w:pPr>
              <w:jc w:val="center"/>
              <w:rPr>
                <w:sz w:val="21"/>
                <w:szCs w:val="21"/>
              </w:rPr>
            </w:pPr>
            <w:r w:rsidRPr="00A16713">
              <w:rPr>
                <w:rFonts w:hint="eastAsia"/>
                <w:sz w:val="21"/>
                <w:szCs w:val="21"/>
              </w:rPr>
              <w:t>交叉熵模型</w:t>
            </w:r>
          </w:p>
        </w:tc>
        <w:tc>
          <w:tcPr>
            <w:tcW w:w="1496" w:type="dxa"/>
            <w:tcBorders>
              <w:top w:val="single" w:sz="4" w:space="0" w:color="auto"/>
            </w:tcBorders>
          </w:tcPr>
          <w:p w14:paraId="1BA5940E" w14:textId="376A0E9D" w:rsidR="009F151B" w:rsidRDefault="00A24E16">
            <w:pPr>
              <w:jc w:val="center"/>
              <w:rPr>
                <w:sz w:val="21"/>
                <w:szCs w:val="21"/>
              </w:rPr>
            </w:pPr>
            <w:r>
              <w:rPr>
                <w:sz w:val="21"/>
                <w:szCs w:val="21"/>
              </w:rPr>
              <w:t>52.72</w:t>
            </w:r>
          </w:p>
        </w:tc>
        <w:tc>
          <w:tcPr>
            <w:tcW w:w="1746" w:type="dxa"/>
            <w:tcBorders>
              <w:top w:val="single" w:sz="4" w:space="0" w:color="auto"/>
            </w:tcBorders>
          </w:tcPr>
          <w:p w14:paraId="3A2DA505" w14:textId="66058016" w:rsidR="009F151B" w:rsidRDefault="00A24E16">
            <w:pPr>
              <w:jc w:val="center"/>
              <w:rPr>
                <w:sz w:val="21"/>
                <w:szCs w:val="21"/>
              </w:rPr>
            </w:pPr>
            <w:r>
              <w:rPr>
                <w:sz w:val="21"/>
                <w:szCs w:val="21"/>
              </w:rPr>
              <w:t>56.07</w:t>
            </w:r>
          </w:p>
        </w:tc>
        <w:tc>
          <w:tcPr>
            <w:tcW w:w="1747" w:type="dxa"/>
            <w:tcBorders>
              <w:top w:val="single" w:sz="4" w:space="0" w:color="auto"/>
            </w:tcBorders>
          </w:tcPr>
          <w:p w14:paraId="042072AF" w14:textId="359A6E1A" w:rsidR="009F151B" w:rsidRDefault="00A24E16">
            <w:pPr>
              <w:jc w:val="center"/>
              <w:rPr>
                <w:sz w:val="21"/>
                <w:szCs w:val="21"/>
              </w:rPr>
            </w:pPr>
            <w:r>
              <w:rPr>
                <w:sz w:val="21"/>
                <w:szCs w:val="21"/>
              </w:rPr>
              <w:t>64.75</w:t>
            </w:r>
          </w:p>
        </w:tc>
        <w:tc>
          <w:tcPr>
            <w:tcW w:w="1747" w:type="dxa"/>
            <w:tcBorders>
              <w:top w:val="single" w:sz="4" w:space="0" w:color="auto"/>
            </w:tcBorders>
          </w:tcPr>
          <w:p w14:paraId="6BDC4A16" w14:textId="52FA9068" w:rsidR="009F151B" w:rsidRDefault="00A24E16">
            <w:pPr>
              <w:jc w:val="center"/>
              <w:rPr>
                <w:sz w:val="21"/>
                <w:szCs w:val="21"/>
              </w:rPr>
            </w:pPr>
            <w:r>
              <w:rPr>
                <w:sz w:val="21"/>
                <w:szCs w:val="21"/>
              </w:rPr>
              <w:t>44.30</w:t>
            </w:r>
          </w:p>
        </w:tc>
      </w:tr>
      <w:tr w:rsidR="009F151B" w14:paraId="62CF930D" w14:textId="77777777">
        <w:trPr>
          <w:cantSplit/>
          <w:tblHeader/>
          <w:jc w:val="center"/>
        </w:trPr>
        <w:tc>
          <w:tcPr>
            <w:tcW w:w="1985" w:type="dxa"/>
          </w:tcPr>
          <w:p w14:paraId="6036F012" w14:textId="77777777" w:rsidR="009F151B" w:rsidRDefault="00A24E16">
            <w:pPr>
              <w:jc w:val="center"/>
              <w:rPr>
                <w:sz w:val="21"/>
                <w:szCs w:val="21"/>
              </w:rPr>
            </w:pPr>
            <w:r>
              <w:rPr>
                <w:sz w:val="21"/>
                <w:szCs w:val="21"/>
              </w:rPr>
              <w:t>DDGSD</w:t>
            </w:r>
          </w:p>
        </w:tc>
        <w:tc>
          <w:tcPr>
            <w:tcW w:w="1496" w:type="dxa"/>
          </w:tcPr>
          <w:p w14:paraId="36A4C3B9" w14:textId="7ABF6749" w:rsidR="009F151B" w:rsidRDefault="00A24E16">
            <w:pPr>
              <w:jc w:val="center"/>
              <w:rPr>
                <w:sz w:val="21"/>
                <w:szCs w:val="21"/>
              </w:rPr>
            </w:pPr>
            <w:r>
              <w:rPr>
                <w:sz w:val="21"/>
                <w:szCs w:val="21"/>
              </w:rPr>
              <w:t>58.79</w:t>
            </w:r>
          </w:p>
        </w:tc>
        <w:tc>
          <w:tcPr>
            <w:tcW w:w="1746" w:type="dxa"/>
          </w:tcPr>
          <w:p w14:paraId="69F55A3C" w14:textId="7C0FB7E3" w:rsidR="009F151B" w:rsidRDefault="00A24E16">
            <w:pPr>
              <w:jc w:val="center"/>
              <w:rPr>
                <w:sz w:val="21"/>
                <w:szCs w:val="21"/>
              </w:rPr>
            </w:pPr>
            <w:r>
              <w:rPr>
                <w:sz w:val="21"/>
                <w:szCs w:val="21"/>
              </w:rPr>
              <w:t>59.68</w:t>
            </w:r>
          </w:p>
        </w:tc>
        <w:tc>
          <w:tcPr>
            <w:tcW w:w="1747" w:type="dxa"/>
          </w:tcPr>
          <w:p w14:paraId="04939B53" w14:textId="007E9DD6" w:rsidR="009F151B" w:rsidRDefault="00A24E16">
            <w:pPr>
              <w:jc w:val="center"/>
              <w:rPr>
                <w:sz w:val="21"/>
                <w:szCs w:val="21"/>
              </w:rPr>
            </w:pPr>
            <w:r>
              <w:rPr>
                <w:sz w:val="21"/>
                <w:szCs w:val="21"/>
              </w:rPr>
              <w:t>69.20</w:t>
            </w:r>
          </w:p>
        </w:tc>
        <w:tc>
          <w:tcPr>
            <w:tcW w:w="1747" w:type="dxa"/>
          </w:tcPr>
          <w:p w14:paraId="2DBA655E" w14:textId="7182D772" w:rsidR="009F151B" w:rsidRDefault="00A24E16">
            <w:pPr>
              <w:jc w:val="center"/>
              <w:rPr>
                <w:sz w:val="21"/>
                <w:szCs w:val="21"/>
              </w:rPr>
            </w:pPr>
            <w:r>
              <w:rPr>
                <w:sz w:val="21"/>
                <w:szCs w:val="21"/>
              </w:rPr>
              <w:t>45.84</w:t>
            </w:r>
          </w:p>
        </w:tc>
      </w:tr>
      <w:tr w:rsidR="009F151B" w14:paraId="5744B439" w14:textId="77777777">
        <w:trPr>
          <w:cantSplit/>
          <w:tblHeader/>
          <w:jc w:val="center"/>
        </w:trPr>
        <w:tc>
          <w:tcPr>
            <w:tcW w:w="1985" w:type="dxa"/>
          </w:tcPr>
          <w:p w14:paraId="504933A3" w14:textId="77777777" w:rsidR="009F151B" w:rsidRDefault="00A24E16">
            <w:pPr>
              <w:jc w:val="center"/>
              <w:rPr>
                <w:sz w:val="21"/>
                <w:szCs w:val="21"/>
              </w:rPr>
            </w:pPr>
            <w:r>
              <w:rPr>
                <w:sz w:val="21"/>
                <w:szCs w:val="21"/>
              </w:rPr>
              <w:t>BYOT</w:t>
            </w:r>
          </w:p>
        </w:tc>
        <w:tc>
          <w:tcPr>
            <w:tcW w:w="1496" w:type="dxa"/>
          </w:tcPr>
          <w:p w14:paraId="234ECCDB" w14:textId="1BEA5BF3" w:rsidR="009F151B" w:rsidRDefault="00A24E16">
            <w:pPr>
              <w:jc w:val="center"/>
              <w:rPr>
                <w:sz w:val="21"/>
                <w:szCs w:val="21"/>
              </w:rPr>
            </w:pPr>
            <w:r>
              <w:rPr>
                <w:sz w:val="21"/>
                <w:szCs w:val="21"/>
              </w:rPr>
              <w:t>58.86</w:t>
            </w:r>
          </w:p>
        </w:tc>
        <w:tc>
          <w:tcPr>
            <w:tcW w:w="1746" w:type="dxa"/>
          </w:tcPr>
          <w:p w14:paraId="2115C2D4" w14:textId="020E6EE3" w:rsidR="009F151B" w:rsidRDefault="00A24E16">
            <w:pPr>
              <w:jc w:val="center"/>
              <w:rPr>
                <w:sz w:val="21"/>
                <w:szCs w:val="21"/>
              </w:rPr>
            </w:pPr>
            <w:r>
              <w:rPr>
                <w:sz w:val="21"/>
                <w:szCs w:val="21"/>
              </w:rPr>
              <w:t>58.41</w:t>
            </w:r>
          </w:p>
        </w:tc>
        <w:tc>
          <w:tcPr>
            <w:tcW w:w="1747" w:type="dxa"/>
          </w:tcPr>
          <w:p w14:paraId="5AE00D9D" w14:textId="1479CBAC" w:rsidR="009F151B" w:rsidRDefault="00A24E16">
            <w:pPr>
              <w:jc w:val="center"/>
              <w:rPr>
                <w:sz w:val="21"/>
                <w:szCs w:val="21"/>
              </w:rPr>
            </w:pPr>
            <w:r>
              <w:rPr>
                <w:sz w:val="21"/>
                <w:szCs w:val="21"/>
              </w:rPr>
              <w:t>68.92</w:t>
            </w:r>
          </w:p>
        </w:tc>
        <w:tc>
          <w:tcPr>
            <w:tcW w:w="1747" w:type="dxa"/>
          </w:tcPr>
          <w:p w14:paraId="60772EA1" w14:textId="43901F4F" w:rsidR="009F151B" w:rsidRDefault="00A24E16">
            <w:pPr>
              <w:jc w:val="center"/>
              <w:rPr>
                <w:sz w:val="21"/>
                <w:szCs w:val="21"/>
              </w:rPr>
            </w:pPr>
            <w:r>
              <w:rPr>
                <w:sz w:val="21"/>
                <w:szCs w:val="21"/>
              </w:rPr>
              <w:t>48.51</w:t>
            </w:r>
          </w:p>
        </w:tc>
      </w:tr>
      <w:tr w:rsidR="009F151B" w14:paraId="4B1884FD" w14:textId="77777777">
        <w:trPr>
          <w:cantSplit/>
          <w:tblHeader/>
          <w:jc w:val="center"/>
        </w:trPr>
        <w:tc>
          <w:tcPr>
            <w:tcW w:w="1985" w:type="dxa"/>
          </w:tcPr>
          <w:p w14:paraId="01C2D177" w14:textId="77777777" w:rsidR="009F151B" w:rsidRDefault="00A24E16">
            <w:pPr>
              <w:jc w:val="center"/>
              <w:rPr>
                <w:sz w:val="21"/>
                <w:szCs w:val="21"/>
              </w:rPr>
            </w:pPr>
            <w:r>
              <w:rPr>
                <w:sz w:val="21"/>
                <w:szCs w:val="21"/>
              </w:rPr>
              <w:t>CS-KD</w:t>
            </w:r>
          </w:p>
        </w:tc>
        <w:tc>
          <w:tcPr>
            <w:tcW w:w="1496" w:type="dxa"/>
          </w:tcPr>
          <w:p w14:paraId="29EA8525" w14:textId="08D639A5" w:rsidR="009F151B" w:rsidRDefault="00A24E16">
            <w:pPr>
              <w:jc w:val="center"/>
              <w:rPr>
                <w:sz w:val="21"/>
                <w:szCs w:val="21"/>
              </w:rPr>
            </w:pPr>
            <w:r>
              <w:rPr>
                <w:sz w:val="21"/>
                <w:szCs w:val="21"/>
              </w:rPr>
              <w:t>64.86</w:t>
            </w:r>
          </w:p>
        </w:tc>
        <w:tc>
          <w:tcPr>
            <w:tcW w:w="1746" w:type="dxa"/>
          </w:tcPr>
          <w:p w14:paraId="250297CA" w14:textId="7EC0B1D5" w:rsidR="009F151B" w:rsidRDefault="00A24E16">
            <w:pPr>
              <w:jc w:val="center"/>
              <w:rPr>
                <w:sz w:val="21"/>
                <w:szCs w:val="21"/>
              </w:rPr>
            </w:pPr>
            <w:r>
              <w:rPr>
                <w:sz w:val="21"/>
                <w:szCs w:val="21"/>
              </w:rPr>
              <w:t>57.42</w:t>
            </w:r>
          </w:p>
        </w:tc>
        <w:tc>
          <w:tcPr>
            <w:tcW w:w="1747" w:type="dxa"/>
          </w:tcPr>
          <w:p w14:paraId="6F85E577" w14:textId="1F87506B" w:rsidR="009F151B" w:rsidRDefault="00A24E16">
            <w:pPr>
              <w:jc w:val="center"/>
              <w:rPr>
                <w:sz w:val="21"/>
                <w:szCs w:val="21"/>
              </w:rPr>
            </w:pPr>
            <w:r>
              <w:rPr>
                <w:sz w:val="21"/>
                <w:szCs w:val="21"/>
              </w:rPr>
              <w:t>69.02</w:t>
            </w:r>
          </w:p>
        </w:tc>
        <w:tc>
          <w:tcPr>
            <w:tcW w:w="1747" w:type="dxa"/>
          </w:tcPr>
          <w:p w14:paraId="7EC0F233" w14:textId="0B0DECF3" w:rsidR="009F151B" w:rsidRDefault="00A24E16">
            <w:pPr>
              <w:jc w:val="center"/>
              <w:rPr>
                <w:sz w:val="21"/>
                <w:szCs w:val="21"/>
              </w:rPr>
            </w:pPr>
            <w:r>
              <w:rPr>
                <w:sz w:val="21"/>
                <w:szCs w:val="21"/>
              </w:rPr>
              <w:t>47.34</w:t>
            </w:r>
          </w:p>
        </w:tc>
      </w:tr>
      <w:tr w:rsidR="009F151B" w14:paraId="68349755" w14:textId="77777777">
        <w:trPr>
          <w:cantSplit/>
          <w:tblHeader/>
          <w:jc w:val="center"/>
        </w:trPr>
        <w:tc>
          <w:tcPr>
            <w:tcW w:w="1985" w:type="dxa"/>
          </w:tcPr>
          <w:p w14:paraId="06B2BE7F" w14:textId="77777777" w:rsidR="009F151B" w:rsidRDefault="00A24E16">
            <w:pPr>
              <w:jc w:val="center"/>
              <w:rPr>
                <w:sz w:val="21"/>
                <w:szCs w:val="21"/>
              </w:rPr>
            </w:pPr>
            <w:r>
              <w:rPr>
                <w:sz w:val="21"/>
                <w:szCs w:val="21"/>
              </w:rPr>
              <w:t>SLA-SD</w:t>
            </w:r>
          </w:p>
        </w:tc>
        <w:tc>
          <w:tcPr>
            <w:tcW w:w="1496" w:type="dxa"/>
          </w:tcPr>
          <w:p w14:paraId="1242C6C9" w14:textId="1D6E238B" w:rsidR="009F151B" w:rsidRDefault="00A24E16">
            <w:pPr>
              <w:jc w:val="center"/>
              <w:rPr>
                <w:sz w:val="21"/>
                <w:szCs w:val="21"/>
              </w:rPr>
            </w:pPr>
            <w:r>
              <w:rPr>
                <w:sz w:val="21"/>
                <w:szCs w:val="21"/>
              </w:rPr>
              <w:t>56.47</w:t>
            </w:r>
          </w:p>
        </w:tc>
        <w:tc>
          <w:tcPr>
            <w:tcW w:w="1746" w:type="dxa"/>
          </w:tcPr>
          <w:p w14:paraId="26D0CCC9" w14:textId="41734180" w:rsidR="009F151B" w:rsidRDefault="00A24E16">
            <w:pPr>
              <w:jc w:val="center"/>
              <w:rPr>
                <w:sz w:val="21"/>
                <w:szCs w:val="21"/>
              </w:rPr>
            </w:pPr>
            <w:r>
              <w:rPr>
                <w:sz w:val="21"/>
                <w:szCs w:val="21"/>
              </w:rPr>
              <w:t>61.59</w:t>
            </w:r>
          </w:p>
        </w:tc>
        <w:tc>
          <w:tcPr>
            <w:tcW w:w="1747" w:type="dxa"/>
          </w:tcPr>
          <w:p w14:paraId="334D049A" w14:textId="2524CA10" w:rsidR="009F151B" w:rsidRDefault="00A24E16">
            <w:pPr>
              <w:jc w:val="center"/>
              <w:rPr>
                <w:sz w:val="21"/>
                <w:szCs w:val="21"/>
              </w:rPr>
            </w:pPr>
            <w:r>
              <w:rPr>
                <w:sz w:val="21"/>
                <w:szCs w:val="21"/>
              </w:rPr>
              <w:t>67.64</w:t>
            </w:r>
          </w:p>
        </w:tc>
        <w:tc>
          <w:tcPr>
            <w:tcW w:w="1747" w:type="dxa"/>
          </w:tcPr>
          <w:p w14:paraId="2CB649A9" w14:textId="3047D230" w:rsidR="009F151B" w:rsidRDefault="00A24E16">
            <w:pPr>
              <w:jc w:val="center"/>
              <w:rPr>
                <w:sz w:val="21"/>
                <w:szCs w:val="21"/>
              </w:rPr>
            </w:pPr>
            <w:r>
              <w:rPr>
                <w:sz w:val="21"/>
                <w:szCs w:val="21"/>
              </w:rPr>
              <w:t>54.67</w:t>
            </w:r>
          </w:p>
        </w:tc>
      </w:tr>
      <w:tr w:rsidR="009F151B" w14:paraId="78DBB8A7" w14:textId="77777777">
        <w:trPr>
          <w:cantSplit/>
          <w:tblHeader/>
          <w:jc w:val="center"/>
        </w:trPr>
        <w:tc>
          <w:tcPr>
            <w:tcW w:w="1985" w:type="dxa"/>
          </w:tcPr>
          <w:p w14:paraId="449E87E6" w14:textId="77777777" w:rsidR="009F151B" w:rsidRDefault="00A24E16">
            <w:pPr>
              <w:jc w:val="center"/>
              <w:rPr>
                <w:sz w:val="21"/>
                <w:szCs w:val="21"/>
              </w:rPr>
            </w:pPr>
            <w:r>
              <w:rPr>
                <w:sz w:val="21"/>
                <w:szCs w:val="21"/>
              </w:rPr>
              <w:t>FRSKD</w:t>
            </w:r>
          </w:p>
        </w:tc>
        <w:tc>
          <w:tcPr>
            <w:tcW w:w="1496" w:type="dxa"/>
          </w:tcPr>
          <w:p w14:paraId="10D04B3D" w14:textId="2556529B" w:rsidR="009F151B" w:rsidRDefault="00A24E16">
            <w:pPr>
              <w:jc w:val="center"/>
              <w:rPr>
                <w:sz w:val="21"/>
                <w:szCs w:val="21"/>
              </w:rPr>
            </w:pPr>
            <w:r>
              <w:rPr>
                <w:sz w:val="21"/>
                <w:szCs w:val="21"/>
              </w:rPr>
              <w:t>65.39</w:t>
            </w:r>
          </w:p>
        </w:tc>
        <w:tc>
          <w:tcPr>
            <w:tcW w:w="1746" w:type="dxa"/>
          </w:tcPr>
          <w:p w14:paraId="21E31DFB" w14:textId="7DA4A57C" w:rsidR="009F151B" w:rsidRDefault="00A24E16">
            <w:pPr>
              <w:jc w:val="center"/>
              <w:rPr>
                <w:sz w:val="21"/>
                <w:szCs w:val="21"/>
              </w:rPr>
            </w:pPr>
            <w:r>
              <w:rPr>
                <w:sz w:val="21"/>
                <w:szCs w:val="21"/>
              </w:rPr>
              <w:t>61.61</w:t>
            </w:r>
          </w:p>
        </w:tc>
        <w:tc>
          <w:tcPr>
            <w:tcW w:w="1747" w:type="dxa"/>
          </w:tcPr>
          <w:p w14:paraId="2101F037" w14:textId="0F6897F4" w:rsidR="009F151B" w:rsidRDefault="00A24E16">
            <w:pPr>
              <w:jc w:val="center"/>
              <w:rPr>
                <w:sz w:val="21"/>
                <w:szCs w:val="21"/>
              </w:rPr>
            </w:pPr>
            <w:r>
              <w:rPr>
                <w:sz w:val="21"/>
                <w:szCs w:val="21"/>
              </w:rPr>
              <w:t>70.77</w:t>
            </w:r>
          </w:p>
        </w:tc>
        <w:tc>
          <w:tcPr>
            <w:tcW w:w="1747" w:type="dxa"/>
          </w:tcPr>
          <w:p w14:paraId="62693323" w14:textId="4E573FD9" w:rsidR="009F151B" w:rsidRDefault="00A24E16">
            <w:pPr>
              <w:jc w:val="center"/>
              <w:rPr>
                <w:sz w:val="21"/>
                <w:szCs w:val="21"/>
              </w:rPr>
            </w:pPr>
            <w:r>
              <w:rPr>
                <w:sz w:val="21"/>
                <w:szCs w:val="21"/>
              </w:rPr>
              <w:t>56.00</w:t>
            </w:r>
          </w:p>
        </w:tc>
      </w:tr>
      <w:tr w:rsidR="009F151B" w14:paraId="0E77483A" w14:textId="77777777">
        <w:trPr>
          <w:cantSplit/>
          <w:tblHeader/>
          <w:jc w:val="center"/>
        </w:trPr>
        <w:tc>
          <w:tcPr>
            <w:tcW w:w="1985" w:type="dxa"/>
          </w:tcPr>
          <w:p w14:paraId="2047D0F0" w14:textId="77777777" w:rsidR="009F151B" w:rsidRDefault="00A24E16">
            <w:pPr>
              <w:jc w:val="center"/>
              <w:rPr>
                <w:sz w:val="21"/>
                <w:szCs w:val="21"/>
              </w:rPr>
            </w:pPr>
            <w:r>
              <w:rPr>
                <w:sz w:val="21"/>
                <w:szCs w:val="21"/>
              </w:rPr>
              <w:t>SKDSA</w:t>
            </w:r>
          </w:p>
        </w:tc>
        <w:tc>
          <w:tcPr>
            <w:tcW w:w="1496" w:type="dxa"/>
          </w:tcPr>
          <w:p w14:paraId="7E273ACF" w14:textId="7BABC63E" w:rsidR="009F151B" w:rsidRDefault="00A24E16">
            <w:pPr>
              <w:jc w:val="center"/>
              <w:rPr>
                <w:sz w:val="21"/>
                <w:szCs w:val="21"/>
              </w:rPr>
            </w:pPr>
            <w:r>
              <w:rPr>
                <w:sz w:val="21"/>
                <w:szCs w:val="21"/>
              </w:rPr>
              <w:t>65.20</w:t>
            </w:r>
          </w:p>
        </w:tc>
        <w:tc>
          <w:tcPr>
            <w:tcW w:w="1746" w:type="dxa"/>
          </w:tcPr>
          <w:p w14:paraId="42081D2C" w14:textId="306D8C05" w:rsidR="009F151B" w:rsidRDefault="00A24E16">
            <w:pPr>
              <w:jc w:val="center"/>
              <w:rPr>
                <w:sz w:val="21"/>
                <w:szCs w:val="21"/>
              </w:rPr>
            </w:pPr>
            <w:r>
              <w:rPr>
                <w:sz w:val="21"/>
                <w:szCs w:val="21"/>
              </w:rPr>
              <w:t>61.90</w:t>
            </w:r>
          </w:p>
        </w:tc>
        <w:tc>
          <w:tcPr>
            <w:tcW w:w="1747" w:type="dxa"/>
          </w:tcPr>
          <w:p w14:paraId="4C53F222" w14:textId="3A9A1617" w:rsidR="009F151B" w:rsidRDefault="00A24E16">
            <w:pPr>
              <w:jc w:val="center"/>
              <w:rPr>
                <w:sz w:val="21"/>
                <w:szCs w:val="21"/>
              </w:rPr>
            </w:pPr>
            <w:r>
              <w:rPr>
                <w:sz w:val="21"/>
                <w:szCs w:val="21"/>
              </w:rPr>
              <w:t>71.21</w:t>
            </w:r>
          </w:p>
        </w:tc>
        <w:tc>
          <w:tcPr>
            <w:tcW w:w="1747" w:type="dxa"/>
          </w:tcPr>
          <w:p w14:paraId="4B7CD153" w14:textId="04393B75" w:rsidR="009F151B" w:rsidRDefault="00A24E16">
            <w:pPr>
              <w:jc w:val="center"/>
              <w:rPr>
                <w:sz w:val="21"/>
                <w:szCs w:val="21"/>
              </w:rPr>
            </w:pPr>
            <w:r>
              <w:rPr>
                <w:sz w:val="21"/>
                <w:szCs w:val="21"/>
              </w:rPr>
              <w:t>58.02</w:t>
            </w:r>
          </w:p>
        </w:tc>
      </w:tr>
      <w:tr w:rsidR="009F151B" w14:paraId="00C34A73" w14:textId="77777777">
        <w:trPr>
          <w:cantSplit/>
          <w:tblHeader/>
          <w:jc w:val="center"/>
        </w:trPr>
        <w:tc>
          <w:tcPr>
            <w:tcW w:w="1985" w:type="dxa"/>
            <w:tcBorders>
              <w:bottom w:val="single" w:sz="12" w:space="0" w:color="auto"/>
            </w:tcBorders>
          </w:tcPr>
          <w:p w14:paraId="111AA234" w14:textId="77777777" w:rsidR="009F151B" w:rsidRDefault="00A24E16">
            <w:pPr>
              <w:jc w:val="center"/>
              <w:rPr>
                <w:sz w:val="21"/>
                <w:szCs w:val="21"/>
              </w:rPr>
            </w:pPr>
            <w:r>
              <w:rPr>
                <w:rFonts w:hint="eastAsia"/>
                <w:sz w:val="21"/>
                <w:szCs w:val="21"/>
              </w:rPr>
              <w:t>SKDSA+</w:t>
            </w:r>
            <w:r>
              <w:rPr>
                <w:rFonts w:hint="eastAsia"/>
                <w:sz w:val="21"/>
                <w:szCs w:val="21"/>
              </w:rPr>
              <w:t>数据增强</w:t>
            </w:r>
          </w:p>
        </w:tc>
        <w:tc>
          <w:tcPr>
            <w:tcW w:w="1496" w:type="dxa"/>
            <w:tcBorders>
              <w:bottom w:val="single" w:sz="12" w:space="0" w:color="auto"/>
            </w:tcBorders>
          </w:tcPr>
          <w:p w14:paraId="45CD6328" w14:textId="07E132BC" w:rsidR="009F151B" w:rsidRDefault="00A24E16">
            <w:pPr>
              <w:jc w:val="center"/>
              <w:rPr>
                <w:b/>
                <w:bCs/>
                <w:sz w:val="21"/>
                <w:szCs w:val="21"/>
              </w:rPr>
            </w:pPr>
            <w:r>
              <w:rPr>
                <w:b/>
                <w:bCs/>
                <w:sz w:val="21"/>
                <w:szCs w:val="21"/>
              </w:rPr>
              <w:t>67.03</w:t>
            </w:r>
          </w:p>
        </w:tc>
        <w:tc>
          <w:tcPr>
            <w:tcW w:w="1746" w:type="dxa"/>
            <w:tcBorders>
              <w:bottom w:val="single" w:sz="12" w:space="0" w:color="auto"/>
            </w:tcBorders>
          </w:tcPr>
          <w:p w14:paraId="7361CD32" w14:textId="75A16CF6" w:rsidR="009F151B" w:rsidRDefault="00A24E16">
            <w:pPr>
              <w:jc w:val="center"/>
              <w:rPr>
                <w:b/>
                <w:bCs/>
                <w:sz w:val="21"/>
                <w:szCs w:val="21"/>
              </w:rPr>
            </w:pPr>
            <w:r>
              <w:rPr>
                <w:b/>
                <w:bCs/>
                <w:sz w:val="21"/>
                <w:szCs w:val="21"/>
              </w:rPr>
              <w:t>65.77</w:t>
            </w:r>
          </w:p>
        </w:tc>
        <w:tc>
          <w:tcPr>
            <w:tcW w:w="1747" w:type="dxa"/>
            <w:tcBorders>
              <w:bottom w:val="single" w:sz="12" w:space="0" w:color="auto"/>
            </w:tcBorders>
          </w:tcPr>
          <w:p w14:paraId="0A09E4F0" w14:textId="444E3327" w:rsidR="009F151B" w:rsidRDefault="00A24E16">
            <w:pPr>
              <w:jc w:val="center"/>
              <w:rPr>
                <w:b/>
                <w:bCs/>
                <w:sz w:val="21"/>
                <w:szCs w:val="21"/>
              </w:rPr>
            </w:pPr>
            <w:r>
              <w:rPr>
                <w:b/>
                <w:bCs/>
                <w:sz w:val="21"/>
                <w:szCs w:val="21"/>
              </w:rPr>
              <w:t>72.84</w:t>
            </w:r>
          </w:p>
        </w:tc>
        <w:tc>
          <w:tcPr>
            <w:tcW w:w="1747" w:type="dxa"/>
            <w:tcBorders>
              <w:bottom w:val="single" w:sz="12" w:space="0" w:color="auto"/>
            </w:tcBorders>
          </w:tcPr>
          <w:p w14:paraId="38A082B6" w14:textId="22AA9FE4" w:rsidR="009F151B" w:rsidRDefault="00A24E16">
            <w:pPr>
              <w:jc w:val="center"/>
              <w:rPr>
                <w:b/>
                <w:bCs/>
                <w:sz w:val="21"/>
                <w:szCs w:val="21"/>
              </w:rPr>
            </w:pPr>
            <w:r>
              <w:rPr>
                <w:b/>
                <w:bCs/>
                <w:sz w:val="21"/>
                <w:szCs w:val="21"/>
              </w:rPr>
              <w:t>62.61</w:t>
            </w:r>
          </w:p>
        </w:tc>
      </w:tr>
    </w:tbl>
    <w:p w14:paraId="5F0BD872" w14:textId="0C790B3E" w:rsidR="009F151B" w:rsidRDefault="009F151B">
      <w:pPr>
        <w:rPr>
          <w:sz w:val="21"/>
          <w:szCs w:val="21"/>
        </w:rPr>
      </w:pPr>
    </w:p>
    <w:p w14:paraId="1AB10851" w14:textId="6EB1C2E2" w:rsidR="009E7959" w:rsidRPr="009E7959" w:rsidRDefault="009E7959" w:rsidP="00794E18">
      <w:pPr>
        <w:ind w:firstLineChars="200" w:firstLine="480"/>
        <w:rPr>
          <w:sz w:val="21"/>
          <w:szCs w:val="21"/>
        </w:rPr>
      </w:pPr>
      <w:r>
        <w:rPr>
          <w:szCs w:val="21"/>
        </w:rPr>
        <w:t>从</w:t>
      </w:r>
      <w:r w:rsidR="0025141B" w:rsidRPr="0010016D">
        <w:fldChar w:fldCharType="begin"/>
      </w:r>
      <w:r w:rsidR="0025141B" w:rsidRPr="0010016D">
        <w:instrText xml:space="preserve"> </w:instrText>
      </w:r>
      <w:r w:rsidR="0025141B" w:rsidRPr="0010016D">
        <w:rPr>
          <w:rFonts w:hint="eastAsia"/>
        </w:rPr>
        <w:instrText>REF _Ref100577769 \h</w:instrText>
      </w:r>
      <w:r w:rsidR="0025141B" w:rsidRPr="0010016D">
        <w:instrText xml:space="preserve"> </w:instrText>
      </w:r>
      <w:r w:rsidR="0025141B">
        <w:instrText xml:space="preserve"> \* MERGEFORMAT </w:instrText>
      </w:r>
      <w:r w:rsidR="0025141B" w:rsidRPr="0010016D">
        <w:fldChar w:fldCharType="separate"/>
      </w:r>
      <w:r w:rsidR="0025141B" w:rsidRPr="0010016D">
        <w:rPr>
          <w:rFonts w:eastAsiaTheme="minorEastAsia"/>
        </w:rPr>
        <w:t>表</w:t>
      </w:r>
      <w:r w:rsidR="0025141B" w:rsidRPr="0010016D">
        <w:rPr>
          <w:rFonts w:eastAsiaTheme="minorEastAsia"/>
          <w:noProof/>
        </w:rPr>
        <w:t>4</w:t>
      </w:r>
      <w:r w:rsidR="0025141B" w:rsidRPr="0010016D">
        <w:rPr>
          <w:rFonts w:eastAsiaTheme="minorEastAsia"/>
        </w:rPr>
        <w:t>.</w:t>
      </w:r>
      <w:r w:rsidR="0025141B" w:rsidRPr="0010016D">
        <w:rPr>
          <w:rFonts w:eastAsiaTheme="minorEastAsia"/>
          <w:noProof/>
        </w:rPr>
        <w:t>5</w:t>
      </w:r>
      <w:r w:rsidR="0025141B" w:rsidRPr="0010016D">
        <w:fldChar w:fldCharType="end"/>
      </w:r>
      <w:r w:rsidR="0025141B" w:rsidRPr="0010016D">
        <w:rPr>
          <w:rFonts w:hint="eastAsia"/>
        </w:rPr>
        <w:t>和</w:t>
      </w:r>
      <w:r w:rsidR="0025141B" w:rsidRPr="0010016D">
        <w:fldChar w:fldCharType="begin"/>
      </w:r>
      <w:r w:rsidR="0025141B" w:rsidRPr="0010016D">
        <w:instrText xml:space="preserve"> REF _Ref100577770 \h </w:instrText>
      </w:r>
      <w:r w:rsidR="0025141B">
        <w:instrText xml:space="preserve"> \* MERGEFORMAT </w:instrText>
      </w:r>
      <w:r w:rsidR="0025141B" w:rsidRPr="0010016D">
        <w:fldChar w:fldCharType="separate"/>
      </w:r>
      <w:r w:rsidR="0025141B" w:rsidRPr="0010016D">
        <w:rPr>
          <w:rFonts w:eastAsiaTheme="minorEastAsia"/>
        </w:rPr>
        <w:t>表</w:t>
      </w:r>
      <w:r w:rsidR="0025141B" w:rsidRPr="0010016D">
        <w:rPr>
          <w:rFonts w:eastAsiaTheme="minorEastAsia"/>
          <w:noProof/>
        </w:rPr>
        <w:t>4</w:t>
      </w:r>
      <w:r w:rsidR="0025141B" w:rsidRPr="0010016D">
        <w:rPr>
          <w:rFonts w:eastAsiaTheme="minorEastAsia"/>
        </w:rPr>
        <w:t>.</w:t>
      </w:r>
      <w:r w:rsidR="0025141B" w:rsidRPr="0010016D">
        <w:rPr>
          <w:rFonts w:eastAsiaTheme="minorEastAsia"/>
          <w:noProof/>
        </w:rPr>
        <w:t>6</w:t>
      </w:r>
      <w:r w:rsidR="0025141B" w:rsidRPr="0010016D">
        <w:fldChar w:fldCharType="end"/>
      </w:r>
      <w:r>
        <w:rPr>
          <w:szCs w:val="21"/>
        </w:rPr>
        <w:t>中可以</w:t>
      </w:r>
      <w:r>
        <w:rPr>
          <w:rFonts w:hint="eastAsia"/>
          <w:szCs w:val="21"/>
        </w:rPr>
        <w:t>看出</w:t>
      </w:r>
      <w:r>
        <w:rPr>
          <w:szCs w:val="21"/>
        </w:rPr>
        <w:t>，在细粒度</w:t>
      </w:r>
      <w:r>
        <w:rPr>
          <w:rFonts w:hint="eastAsia"/>
          <w:szCs w:val="21"/>
        </w:rPr>
        <w:t>图像</w:t>
      </w:r>
      <w:r>
        <w:rPr>
          <w:szCs w:val="21"/>
        </w:rPr>
        <w:t>数据集上</w:t>
      </w:r>
      <w:r>
        <w:rPr>
          <w:rFonts w:hint="eastAsia"/>
          <w:szCs w:val="21"/>
        </w:rPr>
        <w:t>，</w:t>
      </w:r>
      <w:r>
        <w:rPr>
          <w:rFonts w:hint="eastAsia"/>
          <w:szCs w:val="21"/>
        </w:rPr>
        <w:t>SKDSA</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w:t>
      </w:r>
      <w:r>
        <w:rPr>
          <w:rFonts w:hint="eastAsia"/>
          <w:szCs w:val="21"/>
        </w:rPr>
        <w:t>SKDSA</w:t>
      </w:r>
      <w:r>
        <w:rPr>
          <w:rFonts w:hint="eastAsia"/>
          <w:szCs w:val="21"/>
        </w:rPr>
        <w:t>模型使用残差网络框架在</w:t>
      </w:r>
      <w:r>
        <w:rPr>
          <w:szCs w:val="21"/>
        </w:rPr>
        <w:t>CUB200</w:t>
      </w:r>
      <w:r>
        <w:rPr>
          <w:rFonts w:hint="eastAsia"/>
          <w:szCs w:val="21"/>
        </w:rPr>
        <w:t>、</w:t>
      </w:r>
      <w:r>
        <w:rPr>
          <w:szCs w:val="21"/>
        </w:rPr>
        <w:t>MIT67</w:t>
      </w:r>
      <w:r>
        <w:rPr>
          <w:rFonts w:hint="eastAsia"/>
          <w:szCs w:val="21"/>
        </w:rPr>
        <w:t>、</w:t>
      </w:r>
      <w:r>
        <w:rPr>
          <w:szCs w:val="21"/>
        </w:rPr>
        <w:t>Dogs</w:t>
      </w:r>
      <w:r>
        <w:rPr>
          <w:rFonts w:hint="eastAsia"/>
          <w:szCs w:val="21"/>
        </w:rPr>
        <w:t>、</w:t>
      </w:r>
      <w:r>
        <w:rPr>
          <w:szCs w:val="21"/>
        </w:rPr>
        <w:t>Stanford40</w:t>
      </w:r>
      <w:r>
        <w:rPr>
          <w:rFonts w:hint="eastAsia"/>
          <w:szCs w:val="21"/>
        </w:rPr>
        <w:t>数据集上相比交叉熵模型分别提升准确率</w:t>
      </w:r>
      <w:r>
        <w:rPr>
          <w:szCs w:val="21"/>
        </w:rPr>
        <w:t>12.48%, 5.83%, 6.46%</w:t>
      </w:r>
      <w:r>
        <w:rPr>
          <w:rFonts w:hint="eastAsia"/>
          <w:szCs w:val="21"/>
        </w:rPr>
        <w:t>和</w:t>
      </w:r>
      <w:r>
        <w:rPr>
          <w:szCs w:val="21"/>
        </w:rPr>
        <w:t>13.72%</w:t>
      </w:r>
      <w:r>
        <w:rPr>
          <w:rFonts w:hint="eastAsia"/>
          <w:szCs w:val="21"/>
        </w:rPr>
        <w:t>，使用残差密集网络框架在</w:t>
      </w:r>
      <w:r>
        <w:rPr>
          <w:szCs w:val="21"/>
        </w:rPr>
        <w:t>CUB</w:t>
      </w:r>
      <w:r>
        <w:rPr>
          <w:rFonts w:hint="eastAsia"/>
          <w:szCs w:val="21"/>
        </w:rPr>
        <w:t>-</w:t>
      </w:r>
      <w:r>
        <w:rPr>
          <w:szCs w:val="21"/>
        </w:rPr>
        <w:t>200</w:t>
      </w:r>
      <w:r>
        <w:rPr>
          <w:rFonts w:hint="eastAsia"/>
          <w:szCs w:val="21"/>
        </w:rPr>
        <w:t>、</w:t>
      </w:r>
      <w:r>
        <w:rPr>
          <w:szCs w:val="21"/>
        </w:rPr>
        <w:t>MIT67</w:t>
      </w:r>
      <w:r>
        <w:rPr>
          <w:rFonts w:hint="eastAsia"/>
          <w:szCs w:val="21"/>
        </w:rPr>
        <w:t>、</w:t>
      </w:r>
      <w:r>
        <w:rPr>
          <w:szCs w:val="21"/>
        </w:rPr>
        <w:t xml:space="preserve"> Dogs</w:t>
      </w:r>
      <w:r>
        <w:rPr>
          <w:rFonts w:hint="eastAsia"/>
          <w:szCs w:val="21"/>
        </w:rPr>
        <w:t>数据集上相比交叉熵模型分别提升准确率</w:t>
      </w:r>
      <w:r>
        <w:rPr>
          <w:szCs w:val="21"/>
        </w:rPr>
        <w:t>13.40%</w:t>
      </w:r>
      <w:r>
        <w:rPr>
          <w:rFonts w:hint="eastAsia"/>
          <w:szCs w:val="21"/>
        </w:rPr>
        <w:t>,</w:t>
      </w:r>
      <w:r>
        <w:rPr>
          <w:szCs w:val="21"/>
        </w:rPr>
        <w:t xml:space="preserve"> 5.99%</w:t>
      </w:r>
      <w:r>
        <w:rPr>
          <w:rFonts w:hint="eastAsia"/>
          <w:szCs w:val="21"/>
        </w:rPr>
        <w:t>和</w:t>
      </w:r>
      <w:r>
        <w:rPr>
          <w:szCs w:val="21"/>
        </w:rPr>
        <w:t>7.89%</w:t>
      </w:r>
      <w:r>
        <w:rPr>
          <w:rFonts w:hint="eastAsia"/>
          <w:szCs w:val="21"/>
        </w:rPr>
        <w:t>。</w:t>
      </w:r>
    </w:p>
    <w:p w14:paraId="647B6FDE" w14:textId="3DD08B41" w:rsidR="009F151B" w:rsidRDefault="00A24E16">
      <w:pPr>
        <w:pStyle w:val="a8"/>
        <w:keepNext/>
        <w:ind w:left="210" w:hanging="210"/>
        <w:jc w:val="center"/>
        <w:rPr>
          <w:rFonts w:ascii="Times New Roman" w:eastAsiaTheme="minorEastAsia" w:hAnsi="Times New Roman"/>
          <w:sz w:val="21"/>
          <w:szCs w:val="21"/>
        </w:rPr>
      </w:pPr>
      <w:bookmarkStart w:id="817" w:name="_Ref100577770"/>
      <w:r>
        <w:rPr>
          <w:rFonts w:ascii="Times New Roman" w:eastAsiaTheme="minorEastAsia" w:hAnsi="Times New Roman"/>
          <w:sz w:val="21"/>
          <w:szCs w:val="21"/>
        </w:rPr>
        <w:lastRenderedPageBreak/>
        <w:t>表</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STYLEREF 1 \s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4</w:t>
      </w:r>
      <w:r w:rsidR="00D5488C">
        <w:rPr>
          <w:rFonts w:ascii="Times New Roman" w:eastAsiaTheme="minorEastAsia" w:hAnsi="Times New Roman"/>
          <w:sz w:val="21"/>
          <w:szCs w:val="21"/>
        </w:rPr>
        <w:fldChar w:fldCharType="end"/>
      </w:r>
      <w:r w:rsidR="00D5488C">
        <w:rPr>
          <w:rFonts w:ascii="Times New Roman" w:eastAsiaTheme="minorEastAsia" w:hAnsi="Times New Roman"/>
          <w:sz w:val="21"/>
          <w:szCs w:val="21"/>
        </w:rPr>
        <w:t>.</w:t>
      </w:r>
      <w:r w:rsidR="00D5488C">
        <w:rPr>
          <w:rFonts w:ascii="Times New Roman" w:eastAsiaTheme="minorEastAsia" w:hAnsi="Times New Roman"/>
          <w:sz w:val="21"/>
          <w:szCs w:val="21"/>
        </w:rPr>
        <w:fldChar w:fldCharType="begin"/>
      </w:r>
      <w:r w:rsidR="00D5488C">
        <w:rPr>
          <w:rFonts w:ascii="Times New Roman" w:eastAsiaTheme="minorEastAsia" w:hAnsi="Times New Roman"/>
          <w:sz w:val="21"/>
          <w:szCs w:val="21"/>
        </w:rPr>
        <w:instrText xml:space="preserve"> SEQ </w:instrText>
      </w:r>
      <w:r w:rsidR="00D5488C">
        <w:rPr>
          <w:rFonts w:ascii="Times New Roman" w:eastAsiaTheme="minorEastAsia" w:hAnsi="Times New Roman"/>
          <w:sz w:val="21"/>
          <w:szCs w:val="21"/>
        </w:rPr>
        <w:instrText>表格</w:instrText>
      </w:r>
      <w:r w:rsidR="00D5488C">
        <w:rPr>
          <w:rFonts w:ascii="Times New Roman" w:eastAsiaTheme="minorEastAsia" w:hAnsi="Times New Roman"/>
          <w:sz w:val="21"/>
          <w:szCs w:val="21"/>
        </w:rPr>
        <w:instrText xml:space="preserve"> \* ARABIC \s 1 </w:instrText>
      </w:r>
      <w:r w:rsidR="00D5488C">
        <w:rPr>
          <w:rFonts w:ascii="Times New Roman" w:eastAsiaTheme="minorEastAsia" w:hAnsi="Times New Roman"/>
          <w:sz w:val="21"/>
          <w:szCs w:val="21"/>
        </w:rPr>
        <w:fldChar w:fldCharType="separate"/>
      </w:r>
      <w:r w:rsidR="00D5488C">
        <w:rPr>
          <w:rFonts w:ascii="Times New Roman" w:eastAsiaTheme="minorEastAsia" w:hAnsi="Times New Roman"/>
          <w:noProof/>
          <w:sz w:val="21"/>
          <w:szCs w:val="21"/>
        </w:rPr>
        <w:t>6</w:t>
      </w:r>
      <w:r w:rsidR="00D5488C">
        <w:rPr>
          <w:rFonts w:ascii="Times New Roman" w:eastAsiaTheme="minorEastAsia" w:hAnsi="Times New Roman"/>
          <w:sz w:val="21"/>
          <w:szCs w:val="21"/>
        </w:rPr>
        <w:fldChar w:fldCharType="end"/>
      </w:r>
      <w:bookmarkEnd w:id="817"/>
      <w:r>
        <w:rPr>
          <w:rFonts w:ascii="Times New Roman" w:eastAsiaTheme="minorEastAsia" w:hAnsi="Times New Roman"/>
          <w:sz w:val="21"/>
          <w:szCs w:val="21"/>
        </w:rPr>
        <w:t xml:space="preserve">  </w:t>
      </w:r>
      <w:r w:rsidR="00573CF5">
        <w:rPr>
          <w:rFonts w:ascii="Times New Roman" w:eastAsiaTheme="minorEastAsia" w:hAnsi="Times New Roman" w:hint="eastAsia"/>
          <w:sz w:val="21"/>
          <w:szCs w:val="21"/>
        </w:rPr>
        <w:t>使用</w:t>
      </w:r>
      <w:r w:rsidR="00390F71">
        <w:rPr>
          <w:rFonts w:ascii="Times New Roman" w:eastAsiaTheme="minorEastAsia" w:hAnsi="Times New Roman" w:hint="eastAsia"/>
          <w:sz w:val="21"/>
          <w:szCs w:val="21"/>
        </w:rPr>
        <w:t>残差密集网络框架的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996C92">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3"/>
        <w:gridCol w:w="2186"/>
        <w:gridCol w:w="2186"/>
        <w:gridCol w:w="2186"/>
      </w:tblGrid>
      <w:tr w:rsidR="009F151B" w14:paraId="1CF377C5" w14:textId="77777777">
        <w:trPr>
          <w:cantSplit/>
          <w:tblHeader/>
          <w:jc w:val="center"/>
        </w:trPr>
        <w:tc>
          <w:tcPr>
            <w:tcW w:w="1244" w:type="pct"/>
            <w:tcBorders>
              <w:top w:val="single" w:sz="12" w:space="0" w:color="auto"/>
              <w:bottom w:val="single" w:sz="4" w:space="0" w:color="auto"/>
            </w:tcBorders>
          </w:tcPr>
          <w:p w14:paraId="6E7F96E0" w14:textId="77777777" w:rsidR="009F151B" w:rsidRDefault="00A24E16">
            <w:pPr>
              <w:jc w:val="center"/>
              <w:rPr>
                <w:sz w:val="21"/>
                <w:szCs w:val="21"/>
              </w:rPr>
            </w:pPr>
            <w:r>
              <w:rPr>
                <w:rFonts w:hint="eastAsia"/>
                <w:sz w:val="21"/>
                <w:szCs w:val="21"/>
              </w:rPr>
              <w:t>残差密集网络框架</w:t>
            </w:r>
          </w:p>
        </w:tc>
        <w:tc>
          <w:tcPr>
            <w:tcW w:w="1252" w:type="pct"/>
            <w:tcBorders>
              <w:top w:val="single" w:sz="12" w:space="0" w:color="auto"/>
              <w:bottom w:val="single" w:sz="4" w:space="0" w:color="auto"/>
            </w:tcBorders>
          </w:tcPr>
          <w:p w14:paraId="2FCBF98D" w14:textId="77777777" w:rsidR="009F151B" w:rsidRDefault="00A24E16">
            <w:pPr>
              <w:jc w:val="center"/>
              <w:rPr>
                <w:sz w:val="21"/>
                <w:szCs w:val="21"/>
              </w:rPr>
            </w:pPr>
            <w:r>
              <w:rPr>
                <w:sz w:val="21"/>
                <w:szCs w:val="21"/>
              </w:rPr>
              <w:t>CUB200</w:t>
            </w:r>
          </w:p>
        </w:tc>
        <w:tc>
          <w:tcPr>
            <w:tcW w:w="1252" w:type="pct"/>
            <w:tcBorders>
              <w:top w:val="single" w:sz="12" w:space="0" w:color="auto"/>
              <w:bottom w:val="single" w:sz="4" w:space="0" w:color="auto"/>
            </w:tcBorders>
          </w:tcPr>
          <w:p w14:paraId="3F315889" w14:textId="77777777" w:rsidR="009F151B" w:rsidRDefault="00A24E16">
            <w:pPr>
              <w:jc w:val="center"/>
              <w:rPr>
                <w:sz w:val="21"/>
                <w:szCs w:val="21"/>
              </w:rPr>
            </w:pPr>
            <w:r>
              <w:rPr>
                <w:sz w:val="21"/>
                <w:szCs w:val="21"/>
              </w:rPr>
              <w:t>MIT67</w:t>
            </w:r>
          </w:p>
        </w:tc>
        <w:tc>
          <w:tcPr>
            <w:tcW w:w="1252" w:type="pct"/>
            <w:tcBorders>
              <w:top w:val="single" w:sz="12" w:space="0" w:color="auto"/>
              <w:bottom w:val="single" w:sz="4" w:space="0" w:color="auto"/>
            </w:tcBorders>
          </w:tcPr>
          <w:p w14:paraId="631E5017" w14:textId="77777777" w:rsidR="009F151B" w:rsidRDefault="00A24E16">
            <w:pPr>
              <w:jc w:val="center"/>
              <w:rPr>
                <w:sz w:val="21"/>
                <w:szCs w:val="21"/>
              </w:rPr>
            </w:pPr>
            <w:r>
              <w:rPr>
                <w:sz w:val="21"/>
                <w:szCs w:val="21"/>
              </w:rPr>
              <w:t>Dogs</w:t>
            </w:r>
          </w:p>
        </w:tc>
      </w:tr>
      <w:tr w:rsidR="009F151B" w14:paraId="515934DD" w14:textId="77777777">
        <w:trPr>
          <w:cantSplit/>
          <w:tblHeader/>
          <w:jc w:val="center"/>
        </w:trPr>
        <w:tc>
          <w:tcPr>
            <w:tcW w:w="1244" w:type="pct"/>
            <w:tcBorders>
              <w:top w:val="single" w:sz="4" w:space="0" w:color="auto"/>
            </w:tcBorders>
          </w:tcPr>
          <w:p w14:paraId="43468C3E" w14:textId="4AB692E0" w:rsidR="009F151B" w:rsidRDefault="00261F6B">
            <w:pPr>
              <w:jc w:val="center"/>
              <w:rPr>
                <w:sz w:val="21"/>
                <w:szCs w:val="21"/>
              </w:rPr>
            </w:pPr>
            <w:r w:rsidRPr="00A16713">
              <w:rPr>
                <w:rFonts w:hint="eastAsia"/>
                <w:sz w:val="21"/>
                <w:szCs w:val="21"/>
              </w:rPr>
              <w:t>交叉熵模型</w:t>
            </w:r>
          </w:p>
        </w:tc>
        <w:tc>
          <w:tcPr>
            <w:tcW w:w="1252" w:type="pct"/>
            <w:tcBorders>
              <w:top w:val="single" w:sz="4" w:space="0" w:color="auto"/>
            </w:tcBorders>
          </w:tcPr>
          <w:p w14:paraId="047F11E6" w14:textId="40E466E4" w:rsidR="009F151B" w:rsidRDefault="00A24E16">
            <w:pPr>
              <w:jc w:val="center"/>
              <w:rPr>
                <w:sz w:val="21"/>
                <w:szCs w:val="21"/>
              </w:rPr>
            </w:pPr>
            <w:r>
              <w:rPr>
                <w:sz w:val="21"/>
                <w:szCs w:val="21"/>
              </w:rPr>
              <w:t>57.70</w:t>
            </w:r>
          </w:p>
        </w:tc>
        <w:tc>
          <w:tcPr>
            <w:tcW w:w="1252" w:type="pct"/>
            <w:tcBorders>
              <w:top w:val="single" w:sz="4" w:space="0" w:color="auto"/>
            </w:tcBorders>
          </w:tcPr>
          <w:p w14:paraId="19DE6333" w14:textId="23B7A93A" w:rsidR="009F151B" w:rsidRDefault="00A24E16">
            <w:pPr>
              <w:jc w:val="center"/>
              <w:rPr>
                <w:sz w:val="21"/>
                <w:szCs w:val="21"/>
              </w:rPr>
            </w:pPr>
            <w:r>
              <w:rPr>
                <w:sz w:val="21"/>
                <w:szCs w:val="21"/>
              </w:rPr>
              <w:t>58.21</w:t>
            </w:r>
          </w:p>
        </w:tc>
        <w:tc>
          <w:tcPr>
            <w:tcW w:w="1252" w:type="pct"/>
            <w:tcBorders>
              <w:top w:val="single" w:sz="4" w:space="0" w:color="auto"/>
            </w:tcBorders>
          </w:tcPr>
          <w:p w14:paraId="03904950" w14:textId="57B17B7E" w:rsidR="009F151B" w:rsidRDefault="00A24E16">
            <w:pPr>
              <w:jc w:val="center"/>
              <w:rPr>
                <w:sz w:val="21"/>
                <w:szCs w:val="21"/>
              </w:rPr>
            </w:pPr>
            <w:r>
              <w:rPr>
                <w:sz w:val="21"/>
                <w:szCs w:val="21"/>
              </w:rPr>
              <w:t>66.61</w:t>
            </w:r>
          </w:p>
        </w:tc>
      </w:tr>
      <w:tr w:rsidR="009F151B" w14:paraId="1277839C" w14:textId="77777777">
        <w:trPr>
          <w:cantSplit/>
          <w:tblHeader/>
          <w:jc w:val="center"/>
        </w:trPr>
        <w:tc>
          <w:tcPr>
            <w:tcW w:w="1244" w:type="pct"/>
          </w:tcPr>
          <w:p w14:paraId="664DE1F7" w14:textId="77777777" w:rsidR="009F151B" w:rsidRDefault="00A24E16">
            <w:pPr>
              <w:jc w:val="center"/>
              <w:rPr>
                <w:sz w:val="21"/>
                <w:szCs w:val="21"/>
              </w:rPr>
            </w:pPr>
            <w:r>
              <w:rPr>
                <w:sz w:val="21"/>
                <w:szCs w:val="21"/>
              </w:rPr>
              <w:t>DDGSD</w:t>
            </w:r>
          </w:p>
        </w:tc>
        <w:tc>
          <w:tcPr>
            <w:tcW w:w="1252" w:type="pct"/>
          </w:tcPr>
          <w:p w14:paraId="54E2BF35" w14:textId="2F7FB76D" w:rsidR="009F151B" w:rsidRDefault="00A24E16">
            <w:pPr>
              <w:jc w:val="center"/>
              <w:rPr>
                <w:sz w:val="21"/>
                <w:szCs w:val="21"/>
              </w:rPr>
            </w:pPr>
            <w:r>
              <w:rPr>
                <w:sz w:val="21"/>
                <w:szCs w:val="21"/>
              </w:rPr>
              <w:t>65.35</w:t>
            </w:r>
          </w:p>
        </w:tc>
        <w:tc>
          <w:tcPr>
            <w:tcW w:w="1252" w:type="pct"/>
          </w:tcPr>
          <w:p w14:paraId="19CE4579" w14:textId="57E3CBA5" w:rsidR="009F151B" w:rsidRDefault="00A24E16">
            <w:pPr>
              <w:jc w:val="center"/>
              <w:rPr>
                <w:sz w:val="21"/>
                <w:szCs w:val="21"/>
              </w:rPr>
            </w:pPr>
            <w:r>
              <w:rPr>
                <w:sz w:val="21"/>
                <w:szCs w:val="21"/>
              </w:rPr>
              <w:t>59.10</w:t>
            </w:r>
          </w:p>
        </w:tc>
        <w:tc>
          <w:tcPr>
            <w:tcW w:w="1252" w:type="pct"/>
          </w:tcPr>
          <w:p w14:paraId="194BF80B" w14:textId="4EDB855C" w:rsidR="009F151B" w:rsidRDefault="00A24E16">
            <w:pPr>
              <w:jc w:val="center"/>
              <w:rPr>
                <w:sz w:val="21"/>
                <w:szCs w:val="21"/>
              </w:rPr>
            </w:pPr>
            <w:r>
              <w:rPr>
                <w:sz w:val="21"/>
                <w:szCs w:val="21"/>
              </w:rPr>
              <w:t>70.48</w:t>
            </w:r>
          </w:p>
        </w:tc>
      </w:tr>
      <w:tr w:rsidR="009F151B" w14:paraId="772E1D61" w14:textId="77777777">
        <w:trPr>
          <w:cantSplit/>
          <w:tblHeader/>
          <w:jc w:val="center"/>
        </w:trPr>
        <w:tc>
          <w:tcPr>
            <w:tcW w:w="1244" w:type="pct"/>
          </w:tcPr>
          <w:p w14:paraId="0E00A156" w14:textId="77777777" w:rsidR="009F151B" w:rsidRDefault="00A24E16">
            <w:pPr>
              <w:jc w:val="center"/>
              <w:rPr>
                <w:sz w:val="21"/>
                <w:szCs w:val="21"/>
              </w:rPr>
            </w:pPr>
            <w:r>
              <w:rPr>
                <w:sz w:val="21"/>
                <w:szCs w:val="21"/>
              </w:rPr>
              <w:t>BYOT</w:t>
            </w:r>
          </w:p>
        </w:tc>
        <w:tc>
          <w:tcPr>
            <w:tcW w:w="1252" w:type="pct"/>
          </w:tcPr>
          <w:p w14:paraId="493A136B" w14:textId="51AC8AE4" w:rsidR="009F151B" w:rsidRDefault="00A24E16">
            <w:pPr>
              <w:jc w:val="center"/>
              <w:rPr>
                <w:sz w:val="21"/>
                <w:szCs w:val="21"/>
              </w:rPr>
            </w:pPr>
            <w:r>
              <w:rPr>
                <w:sz w:val="21"/>
                <w:szCs w:val="21"/>
              </w:rPr>
              <w:t>66.80</w:t>
            </w:r>
          </w:p>
        </w:tc>
        <w:tc>
          <w:tcPr>
            <w:tcW w:w="1252" w:type="pct"/>
          </w:tcPr>
          <w:p w14:paraId="5407CC08" w14:textId="59084DE9" w:rsidR="009F151B" w:rsidRDefault="00A24E16">
            <w:pPr>
              <w:jc w:val="center"/>
              <w:rPr>
                <w:sz w:val="21"/>
                <w:szCs w:val="21"/>
              </w:rPr>
            </w:pPr>
            <w:r>
              <w:rPr>
                <w:sz w:val="21"/>
                <w:szCs w:val="21"/>
              </w:rPr>
              <w:t>58.80</w:t>
            </w:r>
          </w:p>
        </w:tc>
        <w:tc>
          <w:tcPr>
            <w:tcW w:w="1252" w:type="pct"/>
          </w:tcPr>
          <w:p w14:paraId="4A2B38C8" w14:textId="56980C89" w:rsidR="009F151B" w:rsidRDefault="00A24E16">
            <w:pPr>
              <w:jc w:val="center"/>
              <w:rPr>
                <w:sz w:val="21"/>
                <w:szCs w:val="21"/>
              </w:rPr>
            </w:pPr>
            <w:r>
              <w:rPr>
                <w:sz w:val="21"/>
                <w:szCs w:val="21"/>
              </w:rPr>
              <w:t>71.14</w:t>
            </w:r>
          </w:p>
        </w:tc>
      </w:tr>
      <w:tr w:rsidR="009F151B" w14:paraId="4105243B" w14:textId="77777777">
        <w:trPr>
          <w:cantSplit/>
          <w:tblHeader/>
          <w:jc w:val="center"/>
        </w:trPr>
        <w:tc>
          <w:tcPr>
            <w:tcW w:w="1244" w:type="pct"/>
          </w:tcPr>
          <w:p w14:paraId="3F2A1271" w14:textId="77777777" w:rsidR="009F151B" w:rsidRDefault="00A24E16">
            <w:pPr>
              <w:jc w:val="center"/>
              <w:rPr>
                <w:sz w:val="21"/>
                <w:szCs w:val="21"/>
              </w:rPr>
            </w:pPr>
            <w:r>
              <w:rPr>
                <w:sz w:val="21"/>
                <w:szCs w:val="21"/>
              </w:rPr>
              <w:t>CS-KD</w:t>
            </w:r>
          </w:p>
        </w:tc>
        <w:tc>
          <w:tcPr>
            <w:tcW w:w="1252" w:type="pct"/>
          </w:tcPr>
          <w:p w14:paraId="4C124ACC" w14:textId="635932CE" w:rsidR="009F151B" w:rsidRDefault="00A24E16">
            <w:pPr>
              <w:jc w:val="center"/>
              <w:rPr>
                <w:sz w:val="21"/>
                <w:szCs w:val="21"/>
              </w:rPr>
            </w:pPr>
            <w:r>
              <w:rPr>
                <w:sz w:val="21"/>
                <w:szCs w:val="21"/>
              </w:rPr>
              <w:t>69.17</w:t>
            </w:r>
          </w:p>
        </w:tc>
        <w:tc>
          <w:tcPr>
            <w:tcW w:w="1252" w:type="pct"/>
          </w:tcPr>
          <w:p w14:paraId="74CC5477" w14:textId="2EA1BCBC" w:rsidR="009F151B" w:rsidRDefault="00A24E16">
            <w:pPr>
              <w:jc w:val="center"/>
              <w:rPr>
                <w:sz w:val="21"/>
                <w:szCs w:val="21"/>
              </w:rPr>
            </w:pPr>
            <w:r>
              <w:rPr>
                <w:sz w:val="21"/>
                <w:szCs w:val="21"/>
              </w:rPr>
              <w:t>59.98</w:t>
            </w:r>
          </w:p>
        </w:tc>
        <w:tc>
          <w:tcPr>
            <w:tcW w:w="1252" w:type="pct"/>
          </w:tcPr>
          <w:p w14:paraId="5DD149B2" w14:textId="2225D61D" w:rsidR="009F151B" w:rsidRDefault="00A24E16">
            <w:pPr>
              <w:jc w:val="center"/>
              <w:rPr>
                <w:sz w:val="21"/>
                <w:szCs w:val="21"/>
              </w:rPr>
            </w:pPr>
            <w:r>
              <w:rPr>
                <w:sz w:val="21"/>
                <w:szCs w:val="21"/>
              </w:rPr>
              <w:t>72.19</w:t>
            </w:r>
          </w:p>
        </w:tc>
      </w:tr>
      <w:tr w:rsidR="009F151B" w14:paraId="18410073" w14:textId="77777777">
        <w:trPr>
          <w:cantSplit/>
          <w:tblHeader/>
          <w:jc w:val="center"/>
        </w:trPr>
        <w:tc>
          <w:tcPr>
            <w:tcW w:w="1244" w:type="pct"/>
          </w:tcPr>
          <w:p w14:paraId="7D4BBADB" w14:textId="77777777" w:rsidR="009F151B" w:rsidRDefault="00A24E16">
            <w:pPr>
              <w:jc w:val="center"/>
              <w:rPr>
                <w:sz w:val="21"/>
                <w:szCs w:val="21"/>
              </w:rPr>
            </w:pPr>
            <w:r>
              <w:rPr>
                <w:sz w:val="21"/>
                <w:szCs w:val="21"/>
              </w:rPr>
              <w:t>SLA-SD</w:t>
            </w:r>
          </w:p>
        </w:tc>
        <w:tc>
          <w:tcPr>
            <w:tcW w:w="1252" w:type="pct"/>
          </w:tcPr>
          <w:p w14:paraId="5D4C5214" w14:textId="6FFEEAD7" w:rsidR="009F151B" w:rsidRDefault="00A24E16">
            <w:pPr>
              <w:jc w:val="center"/>
              <w:rPr>
                <w:sz w:val="21"/>
                <w:szCs w:val="21"/>
              </w:rPr>
            </w:pPr>
            <w:r>
              <w:rPr>
                <w:sz w:val="21"/>
                <w:szCs w:val="21"/>
              </w:rPr>
              <w:t>68.88</w:t>
            </w:r>
          </w:p>
        </w:tc>
        <w:tc>
          <w:tcPr>
            <w:tcW w:w="1252" w:type="pct"/>
          </w:tcPr>
          <w:p w14:paraId="53F5A01B" w14:textId="0DD25104" w:rsidR="009F151B" w:rsidRDefault="00A24E16">
            <w:pPr>
              <w:jc w:val="center"/>
              <w:rPr>
                <w:sz w:val="21"/>
                <w:szCs w:val="21"/>
              </w:rPr>
            </w:pPr>
            <w:r>
              <w:rPr>
                <w:sz w:val="21"/>
                <w:szCs w:val="21"/>
              </w:rPr>
              <w:t>61.11</w:t>
            </w:r>
          </w:p>
        </w:tc>
        <w:tc>
          <w:tcPr>
            <w:tcW w:w="1252" w:type="pct"/>
          </w:tcPr>
          <w:p w14:paraId="110C19A8" w14:textId="2093D10E" w:rsidR="009F151B" w:rsidRDefault="00A24E16">
            <w:pPr>
              <w:jc w:val="center"/>
              <w:rPr>
                <w:sz w:val="21"/>
                <w:szCs w:val="21"/>
              </w:rPr>
            </w:pPr>
            <w:r>
              <w:rPr>
                <w:sz w:val="21"/>
                <w:szCs w:val="21"/>
              </w:rPr>
              <w:t>73.19</w:t>
            </w:r>
          </w:p>
        </w:tc>
      </w:tr>
      <w:tr w:rsidR="009F151B" w14:paraId="307E9E70" w14:textId="77777777">
        <w:trPr>
          <w:cantSplit/>
          <w:tblHeader/>
          <w:jc w:val="center"/>
        </w:trPr>
        <w:tc>
          <w:tcPr>
            <w:tcW w:w="1244" w:type="pct"/>
          </w:tcPr>
          <w:p w14:paraId="10BAFB05" w14:textId="77777777" w:rsidR="009F151B" w:rsidRDefault="00A24E16">
            <w:pPr>
              <w:jc w:val="center"/>
              <w:rPr>
                <w:sz w:val="21"/>
                <w:szCs w:val="21"/>
              </w:rPr>
            </w:pPr>
            <w:r>
              <w:rPr>
                <w:sz w:val="21"/>
                <w:szCs w:val="21"/>
              </w:rPr>
              <w:t>FRSKD</w:t>
            </w:r>
          </w:p>
        </w:tc>
        <w:tc>
          <w:tcPr>
            <w:tcW w:w="1252" w:type="pct"/>
          </w:tcPr>
          <w:p w14:paraId="703CADFA" w14:textId="21842A6D" w:rsidR="009F151B" w:rsidRDefault="00A24E16">
            <w:pPr>
              <w:jc w:val="center"/>
              <w:rPr>
                <w:sz w:val="21"/>
                <w:szCs w:val="21"/>
              </w:rPr>
            </w:pPr>
            <w:r>
              <w:rPr>
                <w:sz w:val="21"/>
                <w:szCs w:val="21"/>
              </w:rPr>
              <w:t>69.60</w:t>
            </w:r>
          </w:p>
        </w:tc>
        <w:tc>
          <w:tcPr>
            <w:tcW w:w="1252" w:type="pct"/>
          </w:tcPr>
          <w:p w14:paraId="62EB54BE" w14:textId="587ABC53" w:rsidR="009F151B" w:rsidRDefault="00A24E16">
            <w:pPr>
              <w:jc w:val="center"/>
              <w:rPr>
                <w:sz w:val="21"/>
                <w:szCs w:val="21"/>
              </w:rPr>
            </w:pPr>
            <w:r>
              <w:rPr>
                <w:sz w:val="21"/>
                <w:szCs w:val="21"/>
              </w:rPr>
              <w:t>63.35</w:t>
            </w:r>
          </w:p>
        </w:tc>
        <w:tc>
          <w:tcPr>
            <w:tcW w:w="1252" w:type="pct"/>
          </w:tcPr>
          <w:p w14:paraId="791EDFDA" w14:textId="61C7DA9A" w:rsidR="009F151B" w:rsidRDefault="00A24E16">
            <w:pPr>
              <w:jc w:val="center"/>
              <w:rPr>
                <w:sz w:val="21"/>
                <w:szCs w:val="21"/>
              </w:rPr>
            </w:pPr>
            <w:r>
              <w:rPr>
                <w:rFonts w:hint="eastAsia"/>
                <w:sz w:val="21"/>
                <w:szCs w:val="21"/>
              </w:rPr>
              <w:t>7</w:t>
            </w:r>
            <w:r>
              <w:rPr>
                <w:sz w:val="21"/>
                <w:szCs w:val="21"/>
              </w:rPr>
              <w:t>4.00</w:t>
            </w:r>
          </w:p>
        </w:tc>
      </w:tr>
      <w:tr w:rsidR="009F151B" w14:paraId="0A36551B" w14:textId="77777777">
        <w:trPr>
          <w:cantSplit/>
          <w:tblHeader/>
          <w:jc w:val="center"/>
        </w:trPr>
        <w:tc>
          <w:tcPr>
            <w:tcW w:w="1244" w:type="pct"/>
            <w:tcBorders>
              <w:bottom w:val="single" w:sz="12" w:space="0" w:color="auto"/>
            </w:tcBorders>
          </w:tcPr>
          <w:p w14:paraId="04910C6D" w14:textId="77777777" w:rsidR="009F151B" w:rsidRDefault="00A24E16">
            <w:pPr>
              <w:jc w:val="center"/>
              <w:rPr>
                <w:sz w:val="21"/>
                <w:szCs w:val="21"/>
              </w:rPr>
            </w:pPr>
            <w:r>
              <w:rPr>
                <w:sz w:val="21"/>
                <w:szCs w:val="21"/>
              </w:rPr>
              <w:t>SKDSA</w:t>
            </w:r>
          </w:p>
        </w:tc>
        <w:tc>
          <w:tcPr>
            <w:tcW w:w="1252" w:type="pct"/>
            <w:tcBorders>
              <w:bottom w:val="single" w:sz="12" w:space="0" w:color="auto"/>
            </w:tcBorders>
          </w:tcPr>
          <w:p w14:paraId="4B966DFD" w14:textId="665C55DC" w:rsidR="009F151B" w:rsidRDefault="00A24E16">
            <w:pPr>
              <w:jc w:val="center"/>
              <w:rPr>
                <w:sz w:val="21"/>
                <w:szCs w:val="21"/>
              </w:rPr>
            </w:pPr>
            <w:r>
              <w:rPr>
                <w:b/>
                <w:bCs/>
                <w:sz w:val="21"/>
                <w:szCs w:val="21"/>
              </w:rPr>
              <w:t>71.10</w:t>
            </w:r>
          </w:p>
        </w:tc>
        <w:tc>
          <w:tcPr>
            <w:tcW w:w="1252" w:type="pct"/>
            <w:tcBorders>
              <w:bottom w:val="single" w:sz="12" w:space="0" w:color="auto"/>
            </w:tcBorders>
          </w:tcPr>
          <w:p w14:paraId="65066C2F" w14:textId="7797ACFE" w:rsidR="009F151B" w:rsidRDefault="00A24E16">
            <w:pPr>
              <w:jc w:val="center"/>
              <w:rPr>
                <w:sz w:val="21"/>
                <w:szCs w:val="21"/>
              </w:rPr>
            </w:pPr>
            <w:r>
              <w:rPr>
                <w:b/>
                <w:bCs/>
                <w:sz w:val="21"/>
                <w:szCs w:val="21"/>
              </w:rPr>
              <w:t>64.20</w:t>
            </w:r>
          </w:p>
        </w:tc>
        <w:tc>
          <w:tcPr>
            <w:tcW w:w="1252" w:type="pct"/>
            <w:tcBorders>
              <w:bottom w:val="single" w:sz="12" w:space="0" w:color="auto"/>
            </w:tcBorders>
          </w:tcPr>
          <w:p w14:paraId="427128C8" w14:textId="4B1A41F4" w:rsidR="009F151B" w:rsidRDefault="00A24E16">
            <w:pPr>
              <w:jc w:val="center"/>
              <w:rPr>
                <w:sz w:val="21"/>
                <w:szCs w:val="21"/>
              </w:rPr>
            </w:pPr>
            <w:r>
              <w:rPr>
                <w:rFonts w:hint="eastAsia"/>
                <w:b/>
                <w:bCs/>
                <w:sz w:val="21"/>
                <w:szCs w:val="21"/>
              </w:rPr>
              <w:t>7</w:t>
            </w:r>
            <w:r>
              <w:rPr>
                <w:b/>
                <w:bCs/>
                <w:sz w:val="21"/>
                <w:szCs w:val="21"/>
              </w:rPr>
              <w:t>4.50</w:t>
            </w:r>
          </w:p>
        </w:tc>
      </w:tr>
    </w:tbl>
    <w:p w14:paraId="616B951E" w14:textId="77777777" w:rsidR="009F151B" w:rsidRDefault="009F151B">
      <w:pPr>
        <w:rPr>
          <w:szCs w:val="21"/>
        </w:rPr>
      </w:pPr>
    </w:p>
    <w:p w14:paraId="1D26A97C" w14:textId="350E7F01" w:rsidR="009F151B" w:rsidRDefault="00A24E16">
      <w:pPr>
        <w:ind w:firstLineChars="200" w:firstLine="480"/>
        <w:rPr>
          <w:szCs w:val="21"/>
        </w:rPr>
      </w:pPr>
      <w:r>
        <w:rPr>
          <w:rFonts w:hint="eastAsia"/>
          <w:szCs w:val="21"/>
        </w:rPr>
        <w:t>从</w:t>
      </w:r>
      <w:r w:rsidR="00097CBC" w:rsidRPr="0010016D">
        <w:fldChar w:fldCharType="begin"/>
      </w:r>
      <w:r w:rsidR="00097CBC" w:rsidRPr="0010016D">
        <w:instrText xml:space="preserve"> </w:instrText>
      </w:r>
      <w:r w:rsidR="00097CBC" w:rsidRPr="0010016D">
        <w:rPr>
          <w:rFonts w:hint="eastAsia"/>
        </w:rPr>
        <w:instrText>REF _Ref100577769 \h</w:instrText>
      </w:r>
      <w:r w:rsidR="00097CBC" w:rsidRPr="0010016D">
        <w:instrText xml:space="preserve"> </w:instrText>
      </w:r>
      <w:r w:rsidR="00097CBC">
        <w:instrText xml:space="preserve"> \* MERGEFORMAT </w:instrText>
      </w:r>
      <w:r w:rsidR="00097CBC" w:rsidRPr="0010016D">
        <w:fldChar w:fldCharType="separate"/>
      </w:r>
      <w:r w:rsidR="00097CBC" w:rsidRPr="0010016D">
        <w:rPr>
          <w:rFonts w:eastAsiaTheme="minorEastAsia"/>
        </w:rPr>
        <w:t>表</w:t>
      </w:r>
      <w:r w:rsidR="00097CBC" w:rsidRPr="0010016D">
        <w:rPr>
          <w:rFonts w:eastAsiaTheme="minorEastAsia"/>
          <w:noProof/>
        </w:rPr>
        <w:t>4</w:t>
      </w:r>
      <w:r w:rsidR="00097CBC" w:rsidRPr="0010016D">
        <w:rPr>
          <w:rFonts w:eastAsiaTheme="minorEastAsia"/>
        </w:rPr>
        <w:t>.</w:t>
      </w:r>
      <w:r w:rsidR="00097CBC" w:rsidRPr="0010016D">
        <w:rPr>
          <w:rFonts w:eastAsiaTheme="minorEastAsia"/>
          <w:noProof/>
        </w:rPr>
        <w:t>5</w:t>
      </w:r>
      <w:r w:rsidR="00097CBC" w:rsidRPr="0010016D">
        <w:fldChar w:fldCharType="end"/>
      </w:r>
      <w:r>
        <w:rPr>
          <w:rFonts w:hint="eastAsia"/>
          <w:szCs w:val="21"/>
        </w:rPr>
        <w:t>还可以看出，在细粒度</w:t>
      </w:r>
      <w:r w:rsidR="009374A3">
        <w:rPr>
          <w:rFonts w:hint="eastAsia"/>
          <w:szCs w:val="21"/>
        </w:rPr>
        <w:t>图像</w:t>
      </w:r>
      <w:r>
        <w:rPr>
          <w:rFonts w:hint="eastAsia"/>
          <w:szCs w:val="21"/>
        </w:rPr>
        <w:t>数据集上，</w:t>
      </w:r>
      <w:r>
        <w:rPr>
          <w:rFonts w:hint="eastAsia"/>
          <w:szCs w:val="21"/>
        </w:rPr>
        <w:t>SKDSA</w:t>
      </w:r>
      <w:r>
        <w:rPr>
          <w:rFonts w:hint="eastAsia"/>
          <w:szCs w:val="21"/>
        </w:rPr>
        <w:t>模型和数据增强模型的结合（</w:t>
      </w:r>
      <w:r w:rsidR="00D74D8D">
        <w:rPr>
          <w:rFonts w:hint="eastAsia"/>
          <w:szCs w:val="21"/>
        </w:rPr>
        <w:t>“挖剪法”</w:t>
      </w:r>
      <w:r>
        <w:rPr>
          <w:rFonts w:hint="eastAsia"/>
          <w:szCs w:val="21"/>
        </w:rPr>
        <w:t>）具有比单一的</w:t>
      </w:r>
      <w:r>
        <w:rPr>
          <w:rFonts w:hint="eastAsia"/>
          <w:szCs w:val="21"/>
        </w:rPr>
        <w:t>SKDSA</w:t>
      </w:r>
      <w:r>
        <w:rPr>
          <w:rFonts w:hint="eastAsia"/>
          <w:szCs w:val="21"/>
        </w:rPr>
        <w:t>模型更卓越的性能。具体来说，使用残差网络框架在</w:t>
      </w:r>
      <w:r>
        <w:rPr>
          <w:szCs w:val="21"/>
        </w:rPr>
        <w:t>CUB200</w:t>
      </w:r>
      <w:r>
        <w:rPr>
          <w:rFonts w:hint="eastAsia"/>
          <w:szCs w:val="21"/>
        </w:rPr>
        <w:t>、</w:t>
      </w:r>
      <w:r>
        <w:rPr>
          <w:szCs w:val="21"/>
        </w:rPr>
        <w:t>MIT67</w:t>
      </w:r>
      <w:r>
        <w:rPr>
          <w:rFonts w:hint="eastAsia"/>
          <w:szCs w:val="21"/>
        </w:rPr>
        <w:t>、</w:t>
      </w:r>
      <w:r>
        <w:rPr>
          <w:szCs w:val="21"/>
        </w:rPr>
        <w:t>Dogs</w:t>
      </w:r>
      <w:r>
        <w:rPr>
          <w:rFonts w:hint="eastAsia"/>
          <w:szCs w:val="21"/>
        </w:rPr>
        <w:t>、</w:t>
      </w:r>
      <w:r>
        <w:rPr>
          <w:szCs w:val="21"/>
        </w:rPr>
        <w:t>Stanford40</w:t>
      </w:r>
      <w:r>
        <w:rPr>
          <w:rFonts w:hint="eastAsia"/>
          <w:szCs w:val="21"/>
        </w:rPr>
        <w:t>数据集上相比</w:t>
      </w:r>
      <w:r w:rsidR="00E02824">
        <w:rPr>
          <w:rFonts w:hint="eastAsia"/>
          <w:szCs w:val="21"/>
        </w:rPr>
        <w:t>交叉熵</w:t>
      </w:r>
      <w:r>
        <w:rPr>
          <w:rFonts w:hint="eastAsia"/>
          <w:szCs w:val="21"/>
        </w:rPr>
        <w:t>模型分别提升准确率</w:t>
      </w:r>
      <w:r>
        <w:rPr>
          <w:szCs w:val="21"/>
        </w:rPr>
        <w:t>14.31%, 9.70%, 8.09%</w:t>
      </w:r>
      <w:r>
        <w:rPr>
          <w:rFonts w:hint="eastAsia"/>
          <w:szCs w:val="21"/>
        </w:rPr>
        <w:t>和</w:t>
      </w:r>
      <w:r>
        <w:rPr>
          <w:szCs w:val="21"/>
        </w:rPr>
        <w:t>18.31%</w:t>
      </w:r>
      <w:r>
        <w:rPr>
          <w:rFonts w:hint="eastAsia"/>
          <w:szCs w:val="21"/>
        </w:rPr>
        <w:t>。</w:t>
      </w:r>
    </w:p>
    <w:p w14:paraId="6F40B6D0" w14:textId="7B16D2B9" w:rsidR="009F151B" w:rsidRDefault="00A24E16">
      <w:pPr>
        <w:pStyle w:val="3"/>
        <w:rPr>
          <w:rFonts w:eastAsiaTheme="minorEastAsia"/>
          <w:sz w:val="21"/>
          <w:szCs w:val="21"/>
        </w:rPr>
      </w:pPr>
      <w:r>
        <w:rPr>
          <w:rFonts w:eastAsiaTheme="minorEastAsia" w:hint="eastAsia"/>
          <w:sz w:val="21"/>
          <w:szCs w:val="21"/>
        </w:rPr>
        <w:t>不同自注意力</w:t>
      </w:r>
      <w:r w:rsidR="000F29A7">
        <w:rPr>
          <w:rFonts w:eastAsiaTheme="minorEastAsia" w:hint="eastAsia"/>
          <w:sz w:val="21"/>
          <w:szCs w:val="21"/>
        </w:rPr>
        <w:t>模型</w:t>
      </w:r>
      <w:r>
        <w:rPr>
          <w:rFonts w:eastAsiaTheme="minorEastAsia" w:hint="eastAsia"/>
          <w:sz w:val="21"/>
          <w:szCs w:val="21"/>
        </w:rPr>
        <w:t>的实验结果</w:t>
      </w:r>
    </w:p>
    <w:p w14:paraId="20B22F51" w14:textId="0BD0B030" w:rsidR="009F151B" w:rsidRDefault="00A24E16">
      <w:r>
        <w:rPr>
          <w:rFonts w:hint="eastAsia"/>
        </w:rPr>
        <w:t xml:space="preserve"> </w:t>
      </w:r>
      <w:r>
        <w:t xml:space="preserve">   </w:t>
      </w:r>
      <w:r>
        <w:rPr>
          <w:rFonts w:hint="eastAsia"/>
          <w:szCs w:val="21"/>
        </w:rPr>
        <w:t>为了比较</w:t>
      </w:r>
      <w:r>
        <w:rPr>
          <w:rFonts w:hint="eastAsia"/>
          <w:szCs w:val="21"/>
        </w:rPr>
        <w:t>SKDSA</w:t>
      </w:r>
      <w:r>
        <w:rPr>
          <w:rFonts w:hint="eastAsia"/>
          <w:szCs w:val="21"/>
        </w:rPr>
        <w:t>模型和两种注意力模型（</w:t>
      </w:r>
      <w:r>
        <w:rPr>
          <w:szCs w:val="21"/>
        </w:rPr>
        <w:t>DIANet, SAN</w:t>
      </w:r>
      <w:r>
        <w:rPr>
          <w:rFonts w:hint="eastAsia"/>
          <w:szCs w:val="21"/>
        </w:rPr>
        <w:t>）的性能，分别使用三种残差网络框架（</w:t>
      </w:r>
      <w:r>
        <w:rPr>
          <w:rFonts w:hint="eastAsia"/>
          <w:szCs w:val="21"/>
        </w:rPr>
        <w:t>R</w:t>
      </w:r>
      <w:r>
        <w:rPr>
          <w:szCs w:val="21"/>
        </w:rPr>
        <w:t>esNet18, ResNet34, ResNet50</w:t>
      </w:r>
      <w:r>
        <w:rPr>
          <w:rFonts w:hint="eastAsia"/>
          <w:szCs w:val="21"/>
        </w:rPr>
        <w:t>）在</w:t>
      </w:r>
      <w:r>
        <w:rPr>
          <w:rFonts w:hint="eastAsia"/>
          <w:szCs w:val="21"/>
        </w:rPr>
        <w:t>C</w:t>
      </w:r>
      <w:r>
        <w:rPr>
          <w:szCs w:val="21"/>
        </w:rPr>
        <w:t>IFAR-100</w:t>
      </w:r>
      <w:r>
        <w:rPr>
          <w:rFonts w:hint="eastAsia"/>
          <w:szCs w:val="21"/>
        </w:rPr>
        <w:t>数据集上进行实验，并且和其他两种注意力模型进行对比。</w:t>
      </w:r>
      <w:r>
        <w:rPr>
          <w:szCs w:val="21"/>
        </w:rPr>
        <w:t>每个实验都重复</w:t>
      </w:r>
      <w:r>
        <w:rPr>
          <w:szCs w:val="21"/>
        </w:rPr>
        <w:t>3</w:t>
      </w:r>
      <w:r>
        <w:rPr>
          <w:szCs w:val="21"/>
        </w:rPr>
        <w:t>次</w:t>
      </w:r>
      <w:r>
        <w:rPr>
          <w:rFonts w:hint="eastAsia"/>
          <w:szCs w:val="21"/>
        </w:rPr>
        <w:t>，实验结果</w:t>
      </w:r>
      <w:r>
        <w:rPr>
          <w:szCs w:val="21"/>
        </w:rPr>
        <w:t>记录最后</w:t>
      </w:r>
      <w:r w:rsidR="004C30A1">
        <w:rPr>
          <w:rFonts w:hint="eastAsia"/>
          <w:szCs w:val="21"/>
        </w:rPr>
        <w:t>轮次</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w:t>
      </w:r>
      <w:r w:rsidRPr="009952CE">
        <w:rPr>
          <w:rFonts w:hint="eastAsia"/>
        </w:rPr>
        <w:t>如</w:t>
      </w:r>
      <w:proofErr w:type="gramEnd"/>
      <w:r w:rsidR="009952CE" w:rsidRPr="009952CE">
        <w:fldChar w:fldCharType="begin"/>
      </w:r>
      <w:r w:rsidR="009952CE" w:rsidRPr="009952CE">
        <w:instrText xml:space="preserve"> </w:instrText>
      </w:r>
      <w:r w:rsidR="009952CE" w:rsidRPr="009952CE">
        <w:rPr>
          <w:rFonts w:hint="eastAsia"/>
        </w:rPr>
        <w:instrText>REF _Ref100577849 \h</w:instrText>
      </w:r>
      <w:r w:rsidR="009952CE" w:rsidRPr="009952CE">
        <w:instrText xml:space="preserve"> </w:instrText>
      </w:r>
      <w:r w:rsidR="009952CE">
        <w:instrText xml:space="preserve"> \* MERGEFORMAT </w:instrText>
      </w:r>
      <w:r w:rsidR="009952CE" w:rsidRPr="009952CE">
        <w:fldChar w:fldCharType="separate"/>
      </w:r>
      <w:r w:rsidR="009952CE" w:rsidRPr="009952CE">
        <w:rPr>
          <w:rFonts w:eastAsiaTheme="minorEastAsia"/>
        </w:rPr>
        <w:t>表</w:t>
      </w:r>
      <w:r w:rsidR="009952CE" w:rsidRPr="009952CE">
        <w:rPr>
          <w:rFonts w:eastAsiaTheme="minorEastAsia"/>
          <w:noProof/>
        </w:rPr>
        <w:t>4</w:t>
      </w:r>
      <w:r w:rsidR="009952CE" w:rsidRPr="009952CE">
        <w:rPr>
          <w:rFonts w:eastAsiaTheme="minorEastAsia"/>
        </w:rPr>
        <w:t>.</w:t>
      </w:r>
      <w:r w:rsidR="009952CE" w:rsidRPr="009952CE">
        <w:rPr>
          <w:rFonts w:eastAsiaTheme="minorEastAsia"/>
          <w:noProof/>
        </w:rPr>
        <w:t>7</w:t>
      </w:r>
      <w:r w:rsidR="009952CE" w:rsidRPr="009952CE">
        <w:fldChar w:fldCharType="end"/>
      </w:r>
      <w:r w:rsidRPr="009952CE">
        <w:rPr>
          <w:rFonts w:hint="eastAsia"/>
        </w:rPr>
        <w:t>所示</w:t>
      </w:r>
      <w:r>
        <w:rPr>
          <w:rFonts w:hint="eastAsia"/>
          <w:szCs w:val="21"/>
        </w:rPr>
        <w:t>，</w:t>
      </w:r>
      <w:r>
        <w:rPr>
          <w:szCs w:val="21"/>
        </w:rPr>
        <w:t>最</w:t>
      </w:r>
      <w:r>
        <w:rPr>
          <w:rFonts w:hint="eastAsia"/>
          <w:szCs w:val="21"/>
        </w:rPr>
        <w:t>优</w:t>
      </w:r>
      <w:r>
        <w:rPr>
          <w:szCs w:val="21"/>
        </w:rPr>
        <w:t>的结果用粗体标注。</w:t>
      </w:r>
    </w:p>
    <w:p w14:paraId="6ECE03AD" w14:textId="5BB6E025" w:rsidR="009F151B" w:rsidRDefault="00A24E16">
      <w:pPr>
        <w:ind w:firstLineChars="200" w:firstLine="420"/>
        <w:jc w:val="center"/>
        <w:rPr>
          <w:rFonts w:eastAsiaTheme="minorEastAsia"/>
          <w:sz w:val="21"/>
          <w:szCs w:val="21"/>
        </w:rPr>
      </w:pPr>
      <w:bookmarkStart w:id="818" w:name="_Ref100577849"/>
      <w:r>
        <w:rPr>
          <w:rFonts w:eastAsiaTheme="minorEastAsia"/>
          <w:sz w:val="21"/>
          <w:szCs w:val="21"/>
        </w:rPr>
        <w:t>表</w:t>
      </w:r>
      <w:r w:rsidR="00D5488C">
        <w:rPr>
          <w:rFonts w:eastAsiaTheme="minorEastAsia"/>
          <w:sz w:val="21"/>
          <w:szCs w:val="21"/>
        </w:rPr>
        <w:fldChar w:fldCharType="begin"/>
      </w:r>
      <w:r w:rsidR="00D5488C">
        <w:rPr>
          <w:rFonts w:eastAsiaTheme="minorEastAsia"/>
          <w:sz w:val="21"/>
          <w:szCs w:val="21"/>
        </w:rPr>
        <w:instrText xml:space="preserve"> STYLEREF 1 \s </w:instrText>
      </w:r>
      <w:r w:rsidR="00D5488C">
        <w:rPr>
          <w:rFonts w:eastAsiaTheme="minorEastAsia"/>
          <w:sz w:val="21"/>
          <w:szCs w:val="21"/>
        </w:rPr>
        <w:fldChar w:fldCharType="separate"/>
      </w:r>
      <w:r w:rsidR="00D5488C">
        <w:rPr>
          <w:rFonts w:eastAsiaTheme="minorEastAsia"/>
          <w:noProof/>
          <w:sz w:val="21"/>
          <w:szCs w:val="21"/>
        </w:rPr>
        <w:t>4</w:t>
      </w:r>
      <w:r w:rsidR="00D5488C">
        <w:rPr>
          <w:rFonts w:eastAsiaTheme="minorEastAsia"/>
          <w:sz w:val="21"/>
          <w:szCs w:val="21"/>
        </w:rPr>
        <w:fldChar w:fldCharType="end"/>
      </w:r>
      <w:r w:rsidR="00D5488C">
        <w:rPr>
          <w:rFonts w:eastAsiaTheme="minorEastAsia"/>
          <w:sz w:val="21"/>
          <w:szCs w:val="21"/>
        </w:rPr>
        <w:t>.</w:t>
      </w:r>
      <w:r w:rsidR="00D5488C">
        <w:rPr>
          <w:rFonts w:eastAsiaTheme="minorEastAsia"/>
          <w:sz w:val="21"/>
          <w:szCs w:val="21"/>
        </w:rPr>
        <w:fldChar w:fldCharType="begin"/>
      </w:r>
      <w:r w:rsidR="00D5488C">
        <w:rPr>
          <w:rFonts w:eastAsiaTheme="minorEastAsia"/>
          <w:sz w:val="21"/>
          <w:szCs w:val="21"/>
        </w:rPr>
        <w:instrText xml:space="preserve"> SEQ </w:instrText>
      </w:r>
      <w:r w:rsidR="00D5488C">
        <w:rPr>
          <w:rFonts w:eastAsiaTheme="minorEastAsia"/>
          <w:sz w:val="21"/>
          <w:szCs w:val="21"/>
        </w:rPr>
        <w:instrText>表格</w:instrText>
      </w:r>
      <w:r w:rsidR="00D5488C">
        <w:rPr>
          <w:rFonts w:eastAsiaTheme="minorEastAsia"/>
          <w:sz w:val="21"/>
          <w:szCs w:val="21"/>
        </w:rPr>
        <w:instrText xml:space="preserve"> \* ARABIC \s 1 </w:instrText>
      </w:r>
      <w:r w:rsidR="00D5488C">
        <w:rPr>
          <w:rFonts w:eastAsiaTheme="minorEastAsia"/>
          <w:sz w:val="21"/>
          <w:szCs w:val="21"/>
        </w:rPr>
        <w:fldChar w:fldCharType="separate"/>
      </w:r>
      <w:r w:rsidR="00D5488C">
        <w:rPr>
          <w:rFonts w:eastAsiaTheme="minorEastAsia"/>
          <w:noProof/>
          <w:sz w:val="21"/>
          <w:szCs w:val="21"/>
        </w:rPr>
        <w:t>7</w:t>
      </w:r>
      <w:r w:rsidR="00D5488C">
        <w:rPr>
          <w:rFonts w:eastAsiaTheme="minorEastAsia"/>
          <w:sz w:val="21"/>
          <w:szCs w:val="21"/>
        </w:rPr>
        <w:fldChar w:fldCharType="end"/>
      </w:r>
      <w:bookmarkEnd w:id="818"/>
      <w:r>
        <w:rPr>
          <w:rFonts w:eastAsiaTheme="minorEastAsia"/>
          <w:sz w:val="21"/>
          <w:szCs w:val="21"/>
        </w:rPr>
        <w:t xml:space="preserve">  </w:t>
      </w:r>
      <w:r w:rsidR="006B1B22">
        <w:rPr>
          <w:rFonts w:eastAsiaTheme="minorEastAsia" w:hint="eastAsia"/>
          <w:sz w:val="21"/>
          <w:szCs w:val="21"/>
        </w:rPr>
        <w:t>使用残差网络框架的</w:t>
      </w:r>
      <w:r>
        <w:rPr>
          <w:rFonts w:eastAsiaTheme="minorEastAsia" w:hint="eastAsia"/>
          <w:sz w:val="21"/>
          <w:szCs w:val="21"/>
        </w:rPr>
        <w:t>各模型</w:t>
      </w:r>
      <w:r>
        <w:rPr>
          <w:rFonts w:eastAsiaTheme="minorEastAsia"/>
          <w:sz w:val="21"/>
          <w:szCs w:val="21"/>
        </w:rPr>
        <w:t>在</w:t>
      </w:r>
      <w:r>
        <w:rPr>
          <w:rFonts w:eastAsiaTheme="minorEastAsia" w:hint="eastAsia"/>
          <w:sz w:val="21"/>
          <w:szCs w:val="21"/>
        </w:rPr>
        <w:t>通用图像</w:t>
      </w:r>
      <w:r>
        <w:rPr>
          <w:rFonts w:eastAsiaTheme="minorEastAsia"/>
          <w:sz w:val="21"/>
          <w:szCs w:val="21"/>
        </w:rPr>
        <w:t>数据集上的</w:t>
      </w:r>
      <w:r>
        <w:rPr>
          <w:rFonts w:eastAsiaTheme="minorEastAsia" w:hint="eastAsia"/>
          <w:sz w:val="21"/>
          <w:szCs w:val="21"/>
        </w:rPr>
        <w:t>分类准确率（</w:t>
      </w:r>
      <w:r w:rsidR="00FD2346">
        <w:rPr>
          <w:rFonts w:eastAsiaTheme="minorEastAsia" w:hint="eastAsia"/>
          <w:sz w:val="21"/>
          <w:szCs w:val="21"/>
        </w:rPr>
        <w:t>%</w:t>
      </w:r>
      <w:r>
        <w:rPr>
          <w:rFonts w:eastAsiaTheme="minorEastAsia"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2182"/>
        <w:gridCol w:w="2182"/>
        <w:gridCol w:w="2182"/>
      </w:tblGrid>
      <w:tr w:rsidR="009F151B" w14:paraId="0A0E1620" w14:textId="77777777">
        <w:trPr>
          <w:cantSplit/>
          <w:tblHeader/>
        </w:trPr>
        <w:tc>
          <w:tcPr>
            <w:tcW w:w="2175" w:type="dxa"/>
            <w:tcBorders>
              <w:top w:val="single" w:sz="12" w:space="0" w:color="auto"/>
              <w:bottom w:val="single" w:sz="4" w:space="0" w:color="auto"/>
            </w:tcBorders>
          </w:tcPr>
          <w:p w14:paraId="706FE819" w14:textId="77777777" w:rsidR="009F151B" w:rsidRDefault="00A24E16">
            <w:pPr>
              <w:jc w:val="center"/>
              <w:rPr>
                <w:sz w:val="21"/>
                <w:szCs w:val="21"/>
              </w:rPr>
            </w:pPr>
            <w:r>
              <w:rPr>
                <w:rFonts w:hint="eastAsia"/>
                <w:sz w:val="21"/>
                <w:szCs w:val="21"/>
              </w:rPr>
              <w:t>模型</w:t>
            </w:r>
          </w:p>
        </w:tc>
        <w:tc>
          <w:tcPr>
            <w:tcW w:w="2182" w:type="dxa"/>
            <w:tcBorders>
              <w:top w:val="single" w:sz="12" w:space="0" w:color="auto"/>
              <w:bottom w:val="single" w:sz="4" w:space="0" w:color="auto"/>
            </w:tcBorders>
          </w:tcPr>
          <w:p w14:paraId="102808C9" w14:textId="77777777" w:rsidR="009F151B" w:rsidRDefault="00A24E16">
            <w:pPr>
              <w:jc w:val="center"/>
              <w:rPr>
                <w:sz w:val="21"/>
                <w:szCs w:val="21"/>
              </w:rPr>
            </w:pPr>
            <w:r>
              <w:rPr>
                <w:sz w:val="21"/>
                <w:szCs w:val="21"/>
              </w:rPr>
              <w:t>SKDSA</w:t>
            </w:r>
          </w:p>
        </w:tc>
        <w:tc>
          <w:tcPr>
            <w:tcW w:w="2182" w:type="dxa"/>
            <w:tcBorders>
              <w:top w:val="single" w:sz="12" w:space="0" w:color="auto"/>
              <w:bottom w:val="single" w:sz="4" w:space="0" w:color="auto"/>
            </w:tcBorders>
          </w:tcPr>
          <w:p w14:paraId="6AE5CAAD" w14:textId="77777777" w:rsidR="009F151B" w:rsidRDefault="00A24E16">
            <w:pPr>
              <w:jc w:val="center"/>
              <w:rPr>
                <w:sz w:val="21"/>
                <w:szCs w:val="21"/>
              </w:rPr>
            </w:pPr>
            <w:r>
              <w:rPr>
                <w:sz w:val="21"/>
                <w:szCs w:val="21"/>
              </w:rPr>
              <w:t>SAN</w:t>
            </w:r>
          </w:p>
        </w:tc>
        <w:tc>
          <w:tcPr>
            <w:tcW w:w="2182" w:type="dxa"/>
            <w:tcBorders>
              <w:top w:val="single" w:sz="12" w:space="0" w:color="auto"/>
              <w:bottom w:val="single" w:sz="4" w:space="0" w:color="auto"/>
            </w:tcBorders>
          </w:tcPr>
          <w:p w14:paraId="0C9D4FE1" w14:textId="77777777" w:rsidR="009F151B" w:rsidRDefault="00A24E16">
            <w:pPr>
              <w:jc w:val="center"/>
              <w:rPr>
                <w:sz w:val="21"/>
                <w:szCs w:val="21"/>
              </w:rPr>
            </w:pPr>
            <w:r>
              <w:rPr>
                <w:sz w:val="21"/>
                <w:szCs w:val="21"/>
              </w:rPr>
              <w:t>DIANet</w:t>
            </w:r>
          </w:p>
        </w:tc>
      </w:tr>
      <w:tr w:rsidR="009F151B" w14:paraId="7FDC1806" w14:textId="77777777">
        <w:trPr>
          <w:cantSplit/>
          <w:tblHeader/>
        </w:trPr>
        <w:tc>
          <w:tcPr>
            <w:tcW w:w="2175" w:type="dxa"/>
            <w:tcBorders>
              <w:top w:val="single" w:sz="4" w:space="0" w:color="auto"/>
            </w:tcBorders>
          </w:tcPr>
          <w:p w14:paraId="5973839E" w14:textId="77777777" w:rsidR="009F151B" w:rsidRDefault="00A24E16">
            <w:pPr>
              <w:jc w:val="center"/>
              <w:rPr>
                <w:sz w:val="21"/>
                <w:szCs w:val="21"/>
              </w:rPr>
            </w:pPr>
            <w:r>
              <w:rPr>
                <w:sz w:val="21"/>
                <w:szCs w:val="21"/>
              </w:rPr>
              <w:t>ResNet18</w:t>
            </w:r>
          </w:p>
        </w:tc>
        <w:tc>
          <w:tcPr>
            <w:tcW w:w="2182" w:type="dxa"/>
            <w:tcBorders>
              <w:top w:val="single" w:sz="4" w:space="0" w:color="auto"/>
            </w:tcBorders>
          </w:tcPr>
          <w:p w14:paraId="3F8D34DE" w14:textId="2BD6985B" w:rsidR="009F151B" w:rsidRDefault="00A24E16">
            <w:pPr>
              <w:jc w:val="center"/>
              <w:rPr>
                <w:sz w:val="21"/>
                <w:szCs w:val="21"/>
              </w:rPr>
            </w:pPr>
            <w:r>
              <w:rPr>
                <w:b/>
                <w:bCs/>
                <w:sz w:val="21"/>
                <w:szCs w:val="21"/>
              </w:rPr>
              <w:t>80.51</w:t>
            </w:r>
          </w:p>
        </w:tc>
        <w:tc>
          <w:tcPr>
            <w:tcW w:w="2182" w:type="dxa"/>
            <w:tcBorders>
              <w:top w:val="single" w:sz="4" w:space="0" w:color="auto"/>
            </w:tcBorders>
          </w:tcPr>
          <w:p w14:paraId="2731F4C7" w14:textId="710AA16C" w:rsidR="009F151B" w:rsidRDefault="00A24E16">
            <w:pPr>
              <w:jc w:val="center"/>
              <w:rPr>
                <w:sz w:val="21"/>
                <w:szCs w:val="21"/>
              </w:rPr>
            </w:pPr>
            <w:r>
              <w:rPr>
                <w:sz w:val="21"/>
                <w:szCs w:val="21"/>
              </w:rPr>
              <w:t>75.90</w:t>
            </w:r>
          </w:p>
        </w:tc>
        <w:tc>
          <w:tcPr>
            <w:tcW w:w="2182" w:type="dxa"/>
            <w:tcBorders>
              <w:top w:val="single" w:sz="4" w:space="0" w:color="auto"/>
            </w:tcBorders>
          </w:tcPr>
          <w:p w14:paraId="42883EC0" w14:textId="7E4A8862" w:rsidR="009F151B" w:rsidRDefault="00A24E16">
            <w:pPr>
              <w:jc w:val="center"/>
              <w:rPr>
                <w:sz w:val="21"/>
                <w:szCs w:val="21"/>
              </w:rPr>
            </w:pPr>
            <w:r>
              <w:rPr>
                <w:sz w:val="21"/>
                <w:szCs w:val="21"/>
              </w:rPr>
              <w:t>76.62</w:t>
            </w:r>
          </w:p>
        </w:tc>
      </w:tr>
      <w:tr w:rsidR="009F151B" w14:paraId="1E66A7F0" w14:textId="77777777">
        <w:trPr>
          <w:cantSplit/>
          <w:tblHeader/>
        </w:trPr>
        <w:tc>
          <w:tcPr>
            <w:tcW w:w="2175" w:type="dxa"/>
          </w:tcPr>
          <w:p w14:paraId="39929AF0" w14:textId="77777777" w:rsidR="009F151B" w:rsidRDefault="00A24E16">
            <w:pPr>
              <w:jc w:val="center"/>
              <w:rPr>
                <w:sz w:val="21"/>
                <w:szCs w:val="21"/>
              </w:rPr>
            </w:pPr>
            <w:r>
              <w:rPr>
                <w:sz w:val="21"/>
                <w:szCs w:val="21"/>
              </w:rPr>
              <w:t>ResNet34</w:t>
            </w:r>
          </w:p>
        </w:tc>
        <w:tc>
          <w:tcPr>
            <w:tcW w:w="2182" w:type="dxa"/>
          </w:tcPr>
          <w:p w14:paraId="484EAD4C" w14:textId="629FA011" w:rsidR="009F151B" w:rsidRDefault="00A24E16">
            <w:pPr>
              <w:jc w:val="center"/>
              <w:rPr>
                <w:sz w:val="21"/>
                <w:szCs w:val="21"/>
              </w:rPr>
            </w:pPr>
            <w:r>
              <w:rPr>
                <w:b/>
                <w:bCs/>
                <w:sz w:val="21"/>
                <w:szCs w:val="21"/>
              </w:rPr>
              <w:t>80.81</w:t>
            </w:r>
          </w:p>
        </w:tc>
        <w:tc>
          <w:tcPr>
            <w:tcW w:w="2182" w:type="dxa"/>
          </w:tcPr>
          <w:p w14:paraId="0D5B1AB9" w14:textId="3FDFA89E" w:rsidR="009F151B" w:rsidRDefault="00A24E16">
            <w:pPr>
              <w:jc w:val="center"/>
              <w:rPr>
                <w:sz w:val="21"/>
                <w:szCs w:val="21"/>
              </w:rPr>
            </w:pPr>
            <w:r>
              <w:rPr>
                <w:sz w:val="21"/>
                <w:szCs w:val="21"/>
              </w:rPr>
              <w:t>76.40</w:t>
            </w:r>
          </w:p>
        </w:tc>
        <w:tc>
          <w:tcPr>
            <w:tcW w:w="2182" w:type="dxa"/>
          </w:tcPr>
          <w:p w14:paraId="7B1CE413" w14:textId="0C5F1F74" w:rsidR="009F151B" w:rsidRDefault="00A24E16">
            <w:pPr>
              <w:jc w:val="center"/>
              <w:rPr>
                <w:sz w:val="21"/>
                <w:szCs w:val="21"/>
              </w:rPr>
            </w:pPr>
            <w:r>
              <w:rPr>
                <w:sz w:val="21"/>
                <w:szCs w:val="21"/>
              </w:rPr>
              <w:t>77.10</w:t>
            </w:r>
          </w:p>
        </w:tc>
      </w:tr>
      <w:tr w:rsidR="009F151B" w14:paraId="76989110" w14:textId="77777777">
        <w:trPr>
          <w:cantSplit/>
          <w:tblHeader/>
        </w:trPr>
        <w:tc>
          <w:tcPr>
            <w:tcW w:w="2175" w:type="dxa"/>
            <w:tcBorders>
              <w:bottom w:val="single" w:sz="12" w:space="0" w:color="auto"/>
            </w:tcBorders>
          </w:tcPr>
          <w:p w14:paraId="63455F8D" w14:textId="77777777" w:rsidR="009F151B" w:rsidRDefault="00A24E16">
            <w:pPr>
              <w:jc w:val="center"/>
              <w:rPr>
                <w:sz w:val="21"/>
                <w:szCs w:val="21"/>
              </w:rPr>
            </w:pPr>
            <w:r>
              <w:rPr>
                <w:sz w:val="21"/>
                <w:szCs w:val="21"/>
              </w:rPr>
              <w:t>ResNet50</w:t>
            </w:r>
          </w:p>
        </w:tc>
        <w:tc>
          <w:tcPr>
            <w:tcW w:w="2182" w:type="dxa"/>
            <w:tcBorders>
              <w:bottom w:val="single" w:sz="12" w:space="0" w:color="auto"/>
            </w:tcBorders>
          </w:tcPr>
          <w:p w14:paraId="776F9B5B" w14:textId="20CC912E" w:rsidR="009F151B" w:rsidRDefault="00A24E16">
            <w:pPr>
              <w:jc w:val="center"/>
              <w:rPr>
                <w:sz w:val="21"/>
                <w:szCs w:val="21"/>
              </w:rPr>
            </w:pPr>
            <w:r>
              <w:rPr>
                <w:b/>
                <w:bCs/>
                <w:sz w:val="21"/>
                <w:szCs w:val="21"/>
              </w:rPr>
              <w:t>81.13</w:t>
            </w:r>
          </w:p>
        </w:tc>
        <w:tc>
          <w:tcPr>
            <w:tcW w:w="2182" w:type="dxa"/>
            <w:tcBorders>
              <w:bottom w:val="single" w:sz="12" w:space="0" w:color="auto"/>
            </w:tcBorders>
          </w:tcPr>
          <w:p w14:paraId="0FA7EAEC" w14:textId="02547CF6" w:rsidR="009F151B" w:rsidRDefault="00A24E16">
            <w:pPr>
              <w:jc w:val="center"/>
              <w:rPr>
                <w:sz w:val="21"/>
                <w:szCs w:val="21"/>
              </w:rPr>
            </w:pPr>
            <w:r>
              <w:rPr>
                <w:sz w:val="21"/>
                <w:szCs w:val="21"/>
              </w:rPr>
              <w:t>77.20</w:t>
            </w:r>
          </w:p>
        </w:tc>
        <w:tc>
          <w:tcPr>
            <w:tcW w:w="2182" w:type="dxa"/>
            <w:tcBorders>
              <w:bottom w:val="single" w:sz="12" w:space="0" w:color="auto"/>
            </w:tcBorders>
          </w:tcPr>
          <w:p w14:paraId="37EC12C3" w14:textId="38465552" w:rsidR="009F151B" w:rsidRDefault="00A24E16">
            <w:pPr>
              <w:jc w:val="center"/>
              <w:rPr>
                <w:sz w:val="21"/>
                <w:szCs w:val="21"/>
              </w:rPr>
            </w:pPr>
            <w:r>
              <w:rPr>
                <w:sz w:val="21"/>
                <w:szCs w:val="21"/>
              </w:rPr>
              <w:t>78.60</w:t>
            </w:r>
          </w:p>
        </w:tc>
      </w:tr>
    </w:tbl>
    <w:p w14:paraId="2DC88B71" w14:textId="0E67E3B1" w:rsidR="009F151B" w:rsidRDefault="00A24E16">
      <w:pPr>
        <w:ind w:firstLineChars="200" w:firstLine="480"/>
      </w:pPr>
      <w:r>
        <w:rPr>
          <w:rFonts w:hint="eastAsia"/>
          <w:szCs w:val="21"/>
        </w:rPr>
        <w:t>从</w:t>
      </w:r>
      <w:r w:rsidR="008A1C24" w:rsidRPr="009952CE">
        <w:fldChar w:fldCharType="begin"/>
      </w:r>
      <w:r w:rsidR="008A1C24" w:rsidRPr="009952CE">
        <w:instrText xml:space="preserve"> </w:instrText>
      </w:r>
      <w:r w:rsidR="008A1C24" w:rsidRPr="009952CE">
        <w:rPr>
          <w:rFonts w:hint="eastAsia"/>
        </w:rPr>
        <w:instrText>REF _Ref100577849 \h</w:instrText>
      </w:r>
      <w:r w:rsidR="008A1C24" w:rsidRPr="009952CE">
        <w:instrText xml:space="preserve"> </w:instrText>
      </w:r>
      <w:r w:rsidR="008A1C24">
        <w:instrText xml:space="preserve"> \* MERGEFORMAT </w:instrText>
      </w:r>
      <w:r w:rsidR="008A1C24" w:rsidRPr="009952CE">
        <w:fldChar w:fldCharType="separate"/>
      </w:r>
      <w:r w:rsidR="008A1C24" w:rsidRPr="009952CE">
        <w:rPr>
          <w:rFonts w:eastAsiaTheme="minorEastAsia"/>
        </w:rPr>
        <w:t>表</w:t>
      </w:r>
      <w:r w:rsidR="008A1C24" w:rsidRPr="009952CE">
        <w:rPr>
          <w:rFonts w:eastAsiaTheme="minorEastAsia"/>
          <w:noProof/>
        </w:rPr>
        <w:t>4</w:t>
      </w:r>
      <w:r w:rsidR="008A1C24" w:rsidRPr="009952CE">
        <w:rPr>
          <w:rFonts w:eastAsiaTheme="minorEastAsia"/>
        </w:rPr>
        <w:t>.</w:t>
      </w:r>
      <w:r w:rsidR="008A1C24" w:rsidRPr="009952CE">
        <w:rPr>
          <w:rFonts w:eastAsiaTheme="minorEastAsia"/>
          <w:noProof/>
        </w:rPr>
        <w:t>7</w:t>
      </w:r>
      <w:r w:rsidR="008A1C24" w:rsidRPr="009952CE">
        <w:fldChar w:fldCharType="end"/>
      </w:r>
      <w:r>
        <w:rPr>
          <w:rFonts w:hint="eastAsia"/>
          <w:szCs w:val="21"/>
        </w:rPr>
        <w:t>可以看出，在</w:t>
      </w:r>
      <w:r>
        <w:rPr>
          <w:rFonts w:hint="eastAsia"/>
          <w:szCs w:val="21"/>
        </w:rPr>
        <w:t>CIFAR-</w:t>
      </w:r>
      <w:r>
        <w:rPr>
          <w:szCs w:val="21"/>
        </w:rPr>
        <w:t>100</w:t>
      </w:r>
      <w:r>
        <w:rPr>
          <w:rFonts w:hint="eastAsia"/>
          <w:szCs w:val="21"/>
        </w:rPr>
        <w:t>数据集上</w:t>
      </w:r>
      <w:r>
        <w:rPr>
          <w:szCs w:val="21"/>
        </w:rPr>
        <w:t>，</w:t>
      </w:r>
      <w:r>
        <w:rPr>
          <w:rFonts w:hint="eastAsia"/>
          <w:szCs w:val="21"/>
        </w:rPr>
        <w:t>SKDSA</w:t>
      </w:r>
      <w:r>
        <w:rPr>
          <w:rFonts w:hint="eastAsia"/>
          <w:szCs w:val="21"/>
        </w:rPr>
        <w:t>模型具有比</w:t>
      </w:r>
      <w:r>
        <w:rPr>
          <w:szCs w:val="21"/>
        </w:rPr>
        <w:t>其他两种注意力</w:t>
      </w:r>
      <w:r>
        <w:rPr>
          <w:rFonts w:hint="eastAsia"/>
          <w:szCs w:val="21"/>
        </w:rPr>
        <w:t>模型更优异的性能。具体来说，</w:t>
      </w:r>
      <w:r>
        <w:rPr>
          <w:rFonts w:hint="eastAsia"/>
          <w:szCs w:val="21"/>
        </w:rPr>
        <w:t>SKDSA</w:t>
      </w:r>
      <w:r>
        <w:rPr>
          <w:rFonts w:hint="eastAsia"/>
          <w:szCs w:val="21"/>
        </w:rPr>
        <w:t>模型使用</w:t>
      </w:r>
      <w:r>
        <w:rPr>
          <w:szCs w:val="21"/>
        </w:rPr>
        <w:t>ResNet18</w:t>
      </w:r>
      <w:r>
        <w:rPr>
          <w:rFonts w:hint="eastAsia"/>
          <w:szCs w:val="21"/>
        </w:rPr>
        <w:t>框架相比</w:t>
      </w:r>
      <w:r>
        <w:rPr>
          <w:rFonts w:hint="eastAsia"/>
          <w:szCs w:val="21"/>
        </w:rPr>
        <w:t>SAN</w:t>
      </w:r>
      <w:r>
        <w:rPr>
          <w:rFonts w:hint="eastAsia"/>
          <w:szCs w:val="21"/>
        </w:rPr>
        <w:t>和</w:t>
      </w:r>
      <w:r>
        <w:rPr>
          <w:rFonts w:hint="eastAsia"/>
          <w:szCs w:val="21"/>
        </w:rPr>
        <w:t>D</w:t>
      </w:r>
      <w:r>
        <w:rPr>
          <w:szCs w:val="21"/>
        </w:rPr>
        <w:t>IANet</w:t>
      </w:r>
      <w:r>
        <w:rPr>
          <w:rFonts w:hint="eastAsia"/>
          <w:szCs w:val="21"/>
        </w:rPr>
        <w:t>分别提升准确率</w:t>
      </w:r>
      <w:r>
        <w:rPr>
          <w:szCs w:val="21"/>
        </w:rPr>
        <w:t>4.61%</w:t>
      </w:r>
      <w:r>
        <w:rPr>
          <w:rFonts w:hint="eastAsia"/>
          <w:szCs w:val="21"/>
        </w:rPr>
        <w:t>和</w:t>
      </w:r>
      <w:r>
        <w:rPr>
          <w:szCs w:val="21"/>
        </w:rPr>
        <w:t>3.89%</w:t>
      </w:r>
      <w:r>
        <w:rPr>
          <w:rFonts w:hint="eastAsia"/>
          <w:szCs w:val="21"/>
        </w:rPr>
        <w:t>，使用</w:t>
      </w:r>
      <w:r>
        <w:rPr>
          <w:szCs w:val="21"/>
        </w:rPr>
        <w:t>ResNet34</w:t>
      </w:r>
      <w:r>
        <w:rPr>
          <w:rFonts w:hint="eastAsia"/>
          <w:szCs w:val="21"/>
        </w:rPr>
        <w:t>框架相比</w:t>
      </w:r>
      <w:r>
        <w:rPr>
          <w:rFonts w:hint="eastAsia"/>
          <w:szCs w:val="21"/>
        </w:rPr>
        <w:t>SAN</w:t>
      </w:r>
      <w:r>
        <w:rPr>
          <w:rFonts w:hint="eastAsia"/>
          <w:szCs w:val="21"/>
        </w:rPr>
        <w:t>和</w:t>
      </w:r>
      <w:r>
        <w:rPr>
          <w:rFonts w:hint="eastAsia"/>
          <w:szCs w:val="21"/>
        </w:rPr>
        <w:t>D</w:t>
      </w:r>
      <w:r>
        <w:rPr>
          <w:szCs w:val="21"/>
        </w:rPr>
        <w:t>IANet</w:t>
      </w:r>
      <w:r>
        <w:rPr>
          <w:rFonts w:hint="eastAsia"/>
          <w:szCs w:val="21"/>
        </w:rPr>
        <w:t>分别提升准确率</w:t>
      </w:r>
      <w:r>
        <w:rPr>
          <w:szCs w:val="21"/>
        </w:rPr>
        <w:t>4.41%</w:t>
      </w:r>
      <w:r>
        <w:rPr>
          <w:rFonts w:hint="eastAsia"/>
          <w:szCs w:val="21"/>
        </w:rPr>
        <w:t>和</w:t>
      </w:r>
      <w:r>
        <w:rPr>
          <w:szCs w:val="21"/>
        </w:rPr>
        <w:t>3.71%</w:t>
      </w:r>
      <w:r>
        <w:rPr>
          <w:rFonts w:hint="eastAsia"/>
          <w:szCs w:val="21"/>
        </w:rPr>
        <w:t>，使用</w:t>
      </w:r>
      <w:r>
        <w:rPr>
          <w:rFonts w:hint="eastAsia"/>
          <w:szCs w:val="21"/>
        </w:rPr>
        <w:t>R</w:t>
      </w:r>
      <w:r>
        <w:rPr>
          <w:szCs w:val="21"/>
        </w:rPr>
        <w:t>esNet50</w:t>
      </w:r>
      <w:r>
        <w:rPr>
          <w:rFonts w:hint="eastAsia"/>
          <w:szCs w:val="21"/>
        </w:rPr>
        <w:t>框架相比</w:t>
      </w:r>
      <w:r>
        <w:rPr>
          <w:rFonts w:hint="eastAsia"/>
          <w:szCs w:val="21"/>
        </w:rPr>
        <w:t>SAN</w:t>
      </w:r>
      <w:r>
        <w:rPr>
          <w:rFonts w:hint="eastAsia"/>
          <w:szCs w:val="21"/>
        </w:rPr>
        <w:t>和</w:t>
      </w:r>
      <w:r>
        <w:rPr>
          <w:rFonts w:hint="eastAsia"/>
          <w:szCs w:val="21"/>
        </w:rPr>
        <w:t>D</w:t>
      </w:r>
      <w:r>
        <w:rPr>
          <w:szCs w:val="21"/>
        </w:rPr>
        <w:t>IANet</w:t>
      </w:r>
      <w:r>
        <w:rPr>
          <w:rFonts w:hint="eastAsia"/>
          <w:szCs w:val="21"/>
        </w:rPr>
        <w:t>分别提升准确率</w:t>
      </w:r>
      <w:r>
        <w:rPr>
          <w:szCs w:val="21"/>
        </w:rPr>
        <w:t>3.93%</w:t>
      </w:r>
      <w:r>
        <w:rPr>
          <w:rFonts w:hint="eastAsia"/>
          <w:szCs w:val="21"/>
        </w:rPr>
        <w:t>和</w:t>
      </w:r>
      <w:r>
        <w:rPr>
          <w:szCs w:val="21"/>
        </w:rPr>
        <w:t>2.53%</w:t>
      </w:r>
      <w:r>
        <w:rPr>
          <w:rFonts w:hint="eastAsia"/>
          <w:szCs w:val="21"/>
        </w:rPr>
        <w:t>。</w:t>
      </w:r>
    </w:p>
    <w:p w14:paraId="019A3E74" w14:textId="65E23C3E" w:rsidR="009F151B" w:rsidRDefault="00A24E16">
      <w:pPr>
        <w:pStyle w:val="2"/>
      </w:pPr>
      <w:bookmarkStart w:id="819" w:name="_Toc97905712"/>
      <w:bookmarkStart w:id="820" w:name="_Toc99472893"/>
      <w:bookmarkStart w:id="821" w:name="_Ref100337875"/>
      <w:bookmarkStart w:id="822" w:name="_Ref100337982"/>
      <w:bookmarkStart w:id="823" w:name="_Toc100573211"/>
      <w:r>
        <w:lastRenderedPageBreak/>
        <w:t>消融</w:t>
      </w:r>
      <w:bookmarkEnd w:id="819"/>
      <w:bookmarkEnd w:id="820"/>
      <w:bookmarkEnd w:id="821"/>
      <w:bookmarkEnd w:id="822"/>
      <w:r w:rsidR="00A24E43">
        <w:rPr>
          <w:rFonts w:hint="eastAsia"/>
        </w:rPr>
        <w:t>研究</w:t>
      </w:r>
      <w:bookmarkEnd w:id="823"/>
    </w:p>
    <w:p w14:paraId="155A97CC" w14:textId="062DA2A5" w:rsidR="009F151B" w:rsidRDefault="00A24E16">
      <w:pPr>
        <w:pStyle w:val="3"/>
      </w:pPr>
      <w:bookmarkStart w:id="824" w:name="_Ref99821084"/>
      <w:r>
        <w:rPr>
          <w:szCs w:val="21"/>
        </w:rPr>
        <w:t>自注意力</w:t>
      </w:r>
      <w:r w:rsidR="00425C3A">
        <w:rPr>
          <w:rFonts w:hint="eastAsia"/>
          <w:szCs w:val="21"/>
        </w:rPr>
        <w:t>模块</w:t>
      </w:r>
      <w:r>
        <w:rPr>
          <w:szCs w:val="21"/>
        </w:rPr>
        <w:t>的重要性</w:t>
      </w:r>
      <w:bookmarkEnd w:id="824"/>
    </w:p>
    <w:p w14:paraId="23969DAF" w14:textId="70C4863E" w:rsidR="006B6C4C" w:rsidRDefault="00081039" w:rsidP="006B6C4C">
      <w:pPr>
        <w:keepNext/>
        <w:jc w:val="center"/>
      </w:pPr>
      <w:r w:rsidRPr="00081039">
        <w:rPr>
          <w:noProof/>
        </w:rPr>
        <w:t xml:space="preserve"> </w:t>
      </w:r>
      <w:r>
        <w:rPr>
          <w:noProof/>
        </w:rPr>
        <w:drawing>
          <wp:inline distT="0" distB="0" distL="0" distR="0" wp14:anchorId="430FF5BB" wp14:editId="16A1786B">
            <wp:extent cx="4956357" cy="2994478"/>
            <wp:effectExtent l="0" t="0" r="15875" b="15875"/>
            <wp:docPr id="36" name="图表 36">
              <a:extLst xmlns:a="http://schemas.openxmlformats.org/drawingml/2006/main">
                <a:ext uri="{FF2B5EF4-FFF2-40B4-BE49-F238E27FC236}">
                  <a16:creationId xmlns:a16="http://schemas.microsoft.com/office/drawing/2014/main" id="{887FA62D-9888-48D9-8F3D-68419C91BA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327D0FFF" w14:textId="2EB14E72" w:rsidR="00E03248" w:rsidRPr="0066056F" w:rsidRDefault="006B6C4C" w:rsidP="009E1A82">
      <w:pPr>
        <w:pStyle w:val="a8"/>
        <w:ind w:left="210" w:hanging="210"/>
        <w:jc w:val="center"/>
        <w:rPr>
          <w:color w:val="FF0000"/>
          <w:szCs w:val="21"/>
          <w:rPrChange w:id="825" w:author="微软用户" w:date="2022-04-11T21:13:00Z">
            <w:rPr>
              <w:szCs w:val="21"/>
            </w:rPr>
          </w:rPrChange>
        </w:rPr>
      </w:pPr>
      <w:bookmarkStart w:id="826" w:name="_Ref99735837"/>
      <w:r w:rsidRPr="00970FD1">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1</w:t>
      </w:r>
      <w:r w:rsidR="000945CF">
        <w:rPr>
          <w:rFonts w:ascii="Times New Roman" w:eastAsiaTheme="minorEastAsia" w:hAnsi="Times New Roman"/>
          <w:sz w:val="21"/>
          <w:szCs w:val="21"/>
        </w:rPr>
        <w:fldChar w:fldCharType="end"/>
      </w:r>
      <w:bookmarkEnd w:id="826"/>
      <w:r w:rsidRPr="00970FD1">
        <w:rPr>
          <w:rFonts w:ascii="Times New Roman" w:eastAsiaTheme="minorEastAsia" w:hAnsi="Times New Roman"/>
          <w:sz w:val="21"/>
          <w:szCs w:val="21"/>
        </w:rPr>
        <w:t xml:space="preserve">  </w:t>
      </w:r>
      <w:r w:rsidR="0019038D" w:rsidRPr="00970FD1">
        <w:rPr>
          <w:rFonts w:ascii="Times New Roman" w:eastAsiaTheme="minorEastAsia" w:hAnsi="Times New Roman"/>
          <w:sz w:val="21"/>
          <w:szCs w:val="21"/>
        </w:rPr>
        <w:t>SKDS</w:t>
      </w:r>
      <w:r w:rsidR="0019038D" w:rsidRPr="0066056F">
        <w:rPr>
          <w:rFonts w:ascii="Times New Roman" w:eastAsiaTheme="minorEastAsia" w:hAnsi="Times New Roman"/>
          <w:color w:val="FF0000"/>
          <w:sz w:val="21"/>
          <w:szCs w:val="21"/>
          <w:rPrChange w:id="827" w:author="微软用户" w:date="2022-04-11T21:13:00Z">
            <w:rPr>
              <w:rFonts w:ascii="Times New Roman" w:eastAsiaTheme="minorEastAsia" w:hAnsi="Times New Roman"/>
              <w:sz w:val="21"/>
              <w:szCs w:val="21"/>
            </w:rPr>
          </w:rPrChange>
        </w:rPr>
        <w:t>A</w:t>
      </w:r>
      <w:r w:rsidR="0019038D" w:rsidRPr="0066056F">
        <w:rPr>
          <w:rFonts w:ascii="Times New Roman" w:eastAsiaTheme="minorEastAsia" w:hAnsi="Times New Roman" w:hint="eastAsia"/>
          <w:color w:val="FF0000"/>
          <w:sz w:val="21"/>
          <w:szCs w:val="21"/>
          <w:rPrChange w:id="828" w:author="微软用户" w:date="2022-04-11T21:13:00Z">
            <w:rPr>
              <w:rFonts w:ascii="Times New Roman" w:eastAsiaTheme="minorEastAsia" w:hAnsi="Times New Roman" w:hint="eastAsia"/>
              <w:sz w:val="21"/>
              <w:szCs w:val="21"/>
            </w:rPr>
          </w:rPrChange>
        </w:rPr>
        <w:t>模型添加和不添加自注意力模块在</w:t>
      </w:r>
      <w:r w:rsidR="0019038D" w:rsidRPr="0066056F">
        <w:rPr>
          <w:rFonts w:ascii="Times New Roman" w:eastAsiaTheme="minorEastAsia" w:hAnsi="Times New Roman"/>
          <w:color w:val="FF0000"/>
          <w:sz w:val="21"/>
          <w:szCs w:val="21"/>
          <w:rPrChange w:id="829" w:author="微软用户" w:date="2022-04-11T21:13:00Z">
            <w:rPr>
              <w:rFonts w:ascii="Times New Roman" w:eastAsiaTheme="minorEastAsia" w:hAnsi="Times New Roman"/>
              <w:sz w:val="21"/>
              <w:szCs w:val="21"/>
            </w:rPr>
          </w:rPrChange>
        </w:rPr>
        <w:t>CIFAR-100</w:t>
      </w:r>
      <w:r w:rsidR="0019038D" w:rsidRPr="0066056F">
        <w:rPr>
          <w:rFonts w:ascii="Times New Roman" w:eastAsiaTheme="minorEastAsia" w:hAnsi="Times New Roman" w:hint="eastAsia"/>
          <w:color w:val="FF0000"/>
          <w:sz w:val="21"/>
          <w:szCs w:val="21"/>
          <w:rPrChange w:id="830" w:author="微软用户" w:date="2022-04-11T21:13:00Z">
            <w:rPr>
              <w:rFonts w:ascii="Times New Roman" w:eastAsiaTheme="minorEastAsia" w:hAnsi="Times New Roman" w:hint="eastAsia"/>
              <w:sz w:val="21"/>
              <w:szCs w:val="21"/>
            </w:rPr>
          </w:rPrChange>
        </w:rPr>
        <w:t>上的</w:t>
      </w:r>
      <w:r w:rsidR="00D03391" w:rsidRPr="0066056F">
        <w:rPr>
          <w:rFonts w:ascii="Times New Roman" w:eastAsiaTheme="minorEastAsia" w:hAnsi="Times New Roman" w:hint="eastAsia"/>
          <w:color w:val="FF0000"/>
          <w:sz w:val="21"/>
          <w:szCs w:val="21"/>
          <w:rPrChange w:id="831" w:author="微软用户" w:date="2022-04-11T21:13:00Z">
            <w:rPr>
              <w:rFonts w:ascii="Times New Roman" w:eastAsiaTheme="minorEastAsia" w:hAnsi="Times New Roman" w:hint="eastAsia"/>
              <w:sz w:val="21"/>
              <w:szCs w:val="21"/>
            </w:rPr>
          </w:rPrChange>
        </w:rPr>
        <w:t>性能</w:t>
      </w:r>
      <w:r w:rsidR="009F0536" w:rsidRPr="0066056F">
        <w:rPr>
          <w:rFonts w:ascii="Times New Roman" w:eastAsiaTheme="minorEastAsia" w:hAnsi="Times New Roman" w:hint="eastAsia"/>
          <w:color w:val="FF0000"/>
          <w:sz w:val="21"/>
          <w:szCs w:val="21"/>
          <w:rPrChange w:id="832" w:author="微软用户" w:date="2022-04-11T21:13:00Z">
            <w:rPr>
              <w:rFonts w:ascii="Times New Roman" w:eastAsiaTheme="minorEastAsia" w:hAnsi="Times New Roman" w:hint="eastAsia"/>
              <w:sz w:val="21"/>
              <w:szCs w:val="21"/>
            </w:rPr>
          </w:rPrChange>
        </w:rPr>
        <w:t>对比</w:t>
      </w:r>
    </w:p>
    <w:p w14:paraId="33E900F3" w14:textId="6EFE4AB6" w:rsidR="004A440D" w:rsidRDefault="00C41621" w:rsidP="004A440D">
      <w:pPr>
        <w:keepNext/>
        <w:jc w:val="center"/>
      </w:pPr>
      <w:r>
        <w:rPr>
          <w:noProof/>
        </w:rPr>
        <w:drawing>
          <wp:inline distT="0" distB="0" distL="0" distR="0" wp14:anchorId="6AFA9E31" wp14:editId="16D154B9">
            <wp:extent cx="4977584" cy="2986052"/>
            <wp:effectExtent l="0" t="0" r="13970" b="5080"/>
            <wp:docPr id="38" name="图表 38">
              <a:extLst xmlns:a="http://schemas.openxmlformats.org/drawingml/2006/main">
                <a:ext uri="{FF2B5EF4-FFF2-40B4-BE49-F238E27FC236}">
                  <a16:creationId xmlns:a16="http://schemas.microsoft.com/office/drawing/2014/main" id="{F2BECA36-AAC8-4485-B221-2649108A5B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797B12D3" w14:textId="6D3E1E59" w:rsidR="00197A96" w:rsidRPr="008E4376" w:rsidRDefault="004A440D" w:rsidP="004A440D">
      <w:pPr>
        <w:pStyle w:val="a8"/>
        <w:ind w:left="210" w:hanging="210"/>
        <w:jc w:val="center"/>
        <w:rPr>
          <w:rFonts w:ascii="Times New Roman" w:eastAsiaTheme="minorEastAsia" w:hAnsi="Times New Roman"/>
          <w:sz w:val="21"/>
          <w:szCs w:val="21"/>
        </w:rPr>
      </w:pPr>
      <w:bookmarkStart w:id="833" w:name="_Ref99735919"/>
      <w:r w:rsidRPr="008E4376">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2</w:t>
      </w:r>
      <w:r w:rsidR="000945CF">
        <w:rPr>
          <w:rFonts w:ascii="Times New Roman" w:eastAsiaTheme="minorEastAsia" w:hAnsi="Times New Roman"/>
          <w:sz w:val="21"/>
          <w:szCs w:val="21"/>
        </w:rPr>
        <w:fldChar w:fldCharType="end"/>
      </w:r>
      <w:bookmarkEnd w:id="833"/>
      <w:r w:rsidRPr="008E4376">
        <w:rPr>
          <w:rFonts w:ascii="Times New Roman" w:eastAsiaTheme="minorEastAsia" w:hAnsi="Times New Roman"/>
          <w:sz w:val="21"/>
          <w:szCs w:val="21"/>
        </w:rPr>
        <w:t xml:space="preserve">  SKDSA</w:t>
      </w:r>
      <w:r w:rsidRPr="008E4376">
        <w:rPr>
          <w:rFonts w:ascii="Times New Roman" w:eastAsiaTheme="minorEastAsia" w:hAnsi="Times New Roman"/>
          <w:sz w:val="21"/>
          <w:szCs w:val="21"/>
        </w:rPr>
        <w:t>模型添加和不添加自注意力模块在</w:t>
      </w:r>
      <w:r w:rsidR="001A0876" w:rsidRPr="008E4376">
        <w:rPr>
          <w:rFonts w:ascii="Times New Roman" w:eastAsiaTheme="minorEastAsia" w:hAnsi="Times New Roman"/>
          <w:sz w:val="21"/>
          <w:szCs w:val="21"/>
        </w:rPr>
        <w:t>Tiny ImageNet</w:t>
      </w:r>
      <w:r w:rsidRPr="008E4376">
        <w:rPr>
          <w:rFonts w:ascii="Times New Roman" w:eastAsiaTheme="minorEastAsia" w:hAnsi="Times New Roman"/>
          <w:sz w:val="21"/>
          <w:szCs w:val="21"/>
        </w:rPr>
        <w:t>上的</w:t>
      </w:r>
      <w:r w:rsidR="00F73B15">
        <w:rPr>
          <w:rFonts w:ascii="Times New Roman" w:eastAsiaTheme="minorEastAsia" w:hAnsi="Times New Roman" w:hint="eastAsia"/>
          <w:sz w:val="21"/>
          <w:szCs w:val="21"/>
        </w:rPr>
        <w:t>性能</w:t>
      </w:r>
      <w:r w:rsidR="00B947E8">
        <w:rPr>
          <w:rFonts w:ascii="Times New Roman" w:eastAsiaTheme="minorEastAsia" w:hAnsi="Times New Roman" w:hint="eastAsia"/>
          <w:sz w:val="21"/>
          <w:szCs w:val="21"/>
        </w:rPr>
        <w:t>对比</w:t>
      </w:r>
    </w:p>
    <w:p w14:paraId="00B8B7D4" w14:textId="2EB2CC12" w:rsidR="003669FA" w:rsidRDefault="003669FA">
      <w:pPr>
        <w:ind w:firstLineChars="200" w:firstLine="480"/>
      </w:pPr>
      <w:r>
        <w:rPr>
          <w:rFonts w:hint="eastAsia"/>
          <w:szCs w:val="21"/>
        </w:rPr>
        <w:t>为了证明自注意力模块对于</w:t>
      </w:r>
      <w:r>
        <w:rPr>
          <w:rFonts w:hint="eastAsia"/>
          <w:szCs w:val="21"/>
        </w:rPr>
        <w:t>SKDSA</w:t>
      </w:r>
      <w:r>
        <w:rPr>
          <w:rFonts w:hint="eastAsia"/>
          <w:szCs w:val="21"/>
        </w:rPr>
        <w:t>模型的重要性，分别使用基于残差网络框架、宽残差网络框架的去掉注意力机制的</w:t>
      </w:r>
      <w:r>
        <w:rPr>
          <w:rFonts w:hint="eastAsia"/>
          <w:szCs w:val="21"/>
        </w:rPr>
        <w:t>SKDSA</w:t>
      </w:r>
      <w:r>
        <w:rPr>
          <w:rFonts w:hint="eastAsia"/>
          <w:szCs w:val="21"/>
        </w:rPr>
        <w:t>模型、</w:t>
      </w:r>
      <w:r>
        <w:rPr>
          <w:rFonts w:hint="eastAsia"/>
          <w:szCs w:val="21"/>
        </w:rPr>
        <w:t>SKDSA</w:t>
      </w:r>
      <w:r>
        <w:rPr>
          <w:rFonts w:hint="eastAsia"/>
          <w:szCs w:val="21"/>
        </w:rPr>
        <w:t>模型在</w:t>
      </w:r>
      <w:r>
        <w:rPr>
          <w:rFonts w:hint="eastAsia"/>
          <w:szCs w:val="21"/>
        </w:rPr>
        <w:t>CIFAR-</w:t>
      </w:r>
      <w:r>
        <w:rPr>
          <w:szCs w:val="21"/>
        </w:rPr>
        <w:t>100</w:t>
      </w:r>
      <w:r>
        <w:rPr>
          <w:rFonts w:hint="eastAsia"/>
          <w:szCs w:val="21"/>
        </w:rPr>
        <w:lastRenderedPageBreak/>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sidR="00D30E3D">
        <w:rPr>
          <w:rFonts w:hint="eastAsia"/>
          <w:szCs w:val="21"/>
        </w:rPr>
        <w:t>轮次</w:t>
      </w:r>
      <w:r>
        <w:rPr>
          <w:szCs w:val="21"/>
        </w:rPr>
        <w:t>的</w:t>
      </w:r>
      <w:r>
        <w:rPr>
          <w:rFonts w:hint="eastAsia"/>
          <w:szCs w:val="21"/>
        </w:rPr>
        <w:t>分类准确率的平均数</w:t>
      </w:r>
      <w:r>
        <w:rPr>
          <w:szCs w:val="21"/>
        </w:rPr>
        <w:t>。</w:t>
      </w:r>
      <w:r>
        <w:rPr>
          <w:rFonts w:hint="eastAsia"/>
          <w:szCs w:val="21"/>
        </w:rPr>
        <w:t>实验结果如</w:t>
      </w:r>
      <w:r w:rsidRPr="00F13FA1">
        <w:fldChar w:fldCharType="begin"/>
      </w:r>
      <w:r w:rsidRPr="00F13FA1">
        <w:instrText xml:space="preserve"> REF _Ref99735837 \h </w:instrText>
      </w:r>
      <w:r>
        <w:instrText xml:space="preserve"> \* MERGEFORMAT </w:instrText>
      </w:r>
      <w:r w:rsidRPr="00F13FA1">
        <w:fldChar w:fldCharType="separate"/>
      </w:r>
      <w:r w:rsidRPr="00F13FA1">
        <w:rPr>
          <w:rFonts w:eastAsiaTheme="minorEastAsia"/>
        </w:rPr>
        <w:t>图</w:t>
      </w:r>
      <w:r w:rsidRPr="00F13FA1">
        <w:rPr>
          <w:rFonts w:eastAsiaTheme="minorEastAsia"/>
          <w:noProof/>
        </w:rPr>
        <w:t>4</w:t>
      </w:r>
      <w:r w:rsidRPr="00F13FA1">
        <w:rPr>
          <w:rFonts w:eastAsiaTheme="minorEastAsia"/>
        </w:rPr>
        <w:t>.</w:t>
      </w:r>
      <w:r w:rsidRPr="00F13FA1">
        <w:rPr>
          <w:rFonts w:eastAsiaTheme="minorEastAsia"/>
          <w:noProof/>
        </w:rPr>
        <w:t>1</w:t>
      </w:r>
      <w:r w:rsidRPr="00F13FA1">
        <w:fldChar w:fldCharType="end"/>
      </w:r>
      <w:r>
        <w:rPr>
          <w:rFonts w:hint="eastAsia"/>
          <w:szCs w:val="21"/>
        </w:rPr>
        <w:t>和</w:t>
      </w:r>
      <w:r>
        <w:rPr>
          <w:szCs w:val="21"/>
        </w:rPr>
        <w:fldChar w:fldCharType="begin"/>
      </w:r>
      <w:r>
        <w:rPr>
          <w:szCs w:val="21"/>
        </w:rPr>
        <w:instrText xml:space="preserve"> </w:instrText>
      </w:r>
      <w:r>
        <w:rPr>
          <w:rFonts w:hint="eastAsia"/>
          <w:szCs w:val="21"/>
        </w:rPr>
        <w:instrText>REF _Ref99735919 \h</w:instrText>
      </w:r>
      <w:r>
        <w:rPr>
          <w:szCs w:val="21"/>
        </w:rPr>
        <w:instrText xml:space="preserve"> </w:instrText>
      </w:r>
      <w:r>
        <w:rPr>
          <w:szCs w:val="21"/>
        </w:rPr>
      </w:r>
      <w:r>
        <w:rPr>
          <w:szCs w:val="21"/>
        </w:rPr>
        <w:fldChar w:fldCharType="separate"/>
      </w:r>
      <w:r w:rsidRPr="00D05C60">
        <w:rPr>
          <w:rFonts w:eastAsiaTheme="minorEastAsia"/>
        </w:rPr>
        <w:t>图</w:t>
      </w:r>
      <w:r w:rsidRPr="00D05C60">
        <w:rPr>
          <w:rFonts w:eastAsiaTheme="minorEastAsia"/>
          <w:noProof/>
        </w:rPr>
        <w:t>4</w:t>
      </w:r>
      <w:r w:rsidRPr="00D05C60">
        <w:rPr>
          <w:rFonts w:eastAsiaTheme="minorEastAsia"/>
        </w:rPr>
        <w:t>.</w:t>
      </w:r>
      <w:r w:rsidRPr="00D05C60">
        <w:rPr>
          <w:rFonts w:eastAsiaTheme="minorEastAsia"/>
          <w:noProof/>
        </w:rPr>
        <w:t>2</w:t>
      </w:r>
      <w:r>
        <w:rPr>
          <w:szCs w:val="21"/>
        </w:rPr>
        <w:fldChar w:fldCharType="end"/>
      </w:r>
      <w:r>
        <w:rPr>
          <w:rFonts w:hint="eastAsia"/>
          <w:szCs w:val="21"/>
        </w:rPr>
        <w:t>所示，</w:t>
      </w:r>
      <w:r>
        <w:rPr>
          <w:szCs w:val="21"/>
        </w:rPr>
        <w:t>最</w:t>
      </w:r>
      <w:r>
        <w:rPr>
          <w:rFonts w:hint="eastAsia"/>
          <w:szCs w:val="21"/>
        </w:rPr>
        <w:t>优</w:t>
      </w:r>
      <w:r>
        <w:rPr>
          <w:szCs w:val="21"/>
        </w:rPr>
        <w:t>的实验结果用粗体字标注。</w:t>
      </w:r>
    </w:p>
    <w:p w14:paraId="3D661B22" w14:textId="12772AFC" w:rsidR="009F151B" w:rsidRDefault="00A24E16">
      <w:pPr>
        <w:ind w:firstLineChars="200" w:firstLine="480"/>
        <w:rPr>
          <w:szCs w:val="21"/>
        </w:rPr>
      </w:pPr>
      <w:r w:rsidRPr="008B48D8">
        <w:rPr>
          <w:rFonts w:hint="eastAsia"/>
        </w:rPr>
        <w:t>从</w:t>
      </w:r>
      <w:r w:rsidR="00E85785" w:rsidRPr="008B48D8">
        <w:fldChar w:fldCharType="begin"/>
      </w:r>
      <w:r w:rsidR="00E85785" w:rsidRPr="008B48D8">
        <w:instrText xml:space="preserve"> </w:instrText>
      </w:r>
      <w:r w:rsidR="00E85785" w:rsidRPr="008B48D8">
        <w:rPr>
          <w:rFonts w:hint="eastAsia"/>
        </w:rPr>
        <w:instrText>REF _Ref99735837 \h</w:instrText>
      </w:r>
      <w:r w:rsidR="00E85785" w:rsidRPr="008B48D8">
        <w:instrText xml:space="preserve"> </w:instrText>
      </w:r>
      <w:r w:rsidR="00DB660C" w:rsidRPr="008B48D8">
        <w:instrText xml:space="preserve"> \* MERGEFORMAT </w:instrText>
      </w:r>
      <w:r w:rsidR="00E85785" w:rsidRPr="008B48D8">
        <w:fldChar w:fldCharType="separate"/>
      </w:r>
      <w:r w:rsidR="00E85785" w:rsidRPr="008B48D8">
        <w:rPr>
          <w:rFonts w:eastAsiaTheme="minorEastAsia"/>
        </w:rPr>
        <w:t>图</w:t>
      </w:r>
      <w:r w:rsidR="00E85785" w:rsidRPr="008B48D8">
        <w:rPr>
          <w:rFonts w:eastAsiaTheme="minorEastAsia"/>
          <w:noProof/>
        </w:rPr>
        <w:t>4</w:t>
      </w:r>
      <w:r w:rsidR="00E85785" w:rsidRPr="008B48D8">
        <w:rPr>
          <w:rFonts w:eastAsiaTheme="minorEastAsia"/>
        </w:rPr>
        <w:t>.</w:t>
      </w:r>
      <w:r w:rsidR="00E85785" w:rsidRPr="008B48D8">
        <w:rPr>
          <w:rFonts w:eastAsiaTheme="minorEastAsia"/>
          <w:noProof/>
        </w:rPr>
        <w:t>1</w:t>
      </w:r>
      <w:r w:rsidR="00E85785" w:rsidRPr="008B48D8">
        <w:fldChar w:fldCharType="end"/>
      </w:r>
      <w:r w:rsidRPr="008B48D8">
        <w:rPr>
          <w:rFonts w:hint="eastAsia"/>
        </w:rPr>
        <w:t>和</w:t>
      </w:r>
      <w:r w:rsidR="00DB660C" w:rsidRPr="008B48D8">
        <w:fldChar w:fldCharType="begin"/>
      </w:r>
      <w:r w:rsidR="00DB660C" w:rsidRPr="008B48D8">
        <w:instrText xml:space="preserve"> </w:instrText>
      </w:r>
      <w:r w:rsidR="00DB660C" w:rsidRPr="008B48D8">
        <w:rPr>
          <w:rFonts w:hint="eastAsia"/>
        </w:rPr>
        <w:instrText>REF _Ref99735919 \h</w:instrText>
      </w:r>
      <w:r w:rsidR="00DB660C" w:rsidRPr="008B48D8">
        <w:instrText xml:space="preserve">  \* MERGEFORMAT </w:instrText>
      </w:r>
      <w:r w:rsidR="00DB660C" w:rsidRPr="008B48D8">
        <w:fldChar w:fldCharType="separate"/>
      </w:r>
      <w:r w:rsidR="00DB660C" w:rsidRPr="008B48D8">
        <w:rPr>
          <w:rFonts w:eastAsiaTheme="minorEastAsia"/>
        </w:rPr>
        <w:t>图</w:t>
      </w:r>
      <w:r w:rsidR="00DB660C" w:rsidRPr="008B48D8">
        <w:rPr>
          <w:rFonts w:eastAsiaTheme="minorEastAsia"/>
          <w:noProof/>
        </w:rPr>
        <w:t>4</w:t>
      </w:r>
      <w:r w:rsidR="00DB660C" w:rsidRPr="008B48D8">
        <w:rPr>
          <w:rFonts w:eastAsiaTheme="minorEastAsia"/>
        </w:rPr>
        <w:t>.</w:t>
      </w:r>
      <w:r w:rsidR="00DB660C" w:rsidRPr="008B48D8">
        <w:rPr>
          <w:rFonts w:eastAsiaTheme="minorEastAsia"/>
          <w:noProof/>
        </w:rPr>
        <w:t>2</w:t>
      </w:r>
      <w:r w:rsidR="00DB660C" w:rsidRPr="008B48D8">
        <w:fldChar w:fldCharType="end"/>
      </w:r>
      <w:r w:rsidRPr="008B48D8">
        <w:rPr>
          <w:rFonts w:hint="eastAsia"/>
        </w:rPr>
        <w:t>可</w:t>
      </w:r>
      <w:r>
        <w:rPr>
          <w:rFonts w:hint="eastAsia"/>
          <w:szCs w:val="21"/>
        </w:rPr>
        <w:t>以看出，在通用</w:t>
      </w:r>
      <w:r w:rsidR="004A3E04">
        <w:rPr>
          <w:rFonts w:hint="eastAsia"/>
          <w:szCs w:val="21"/>
        </w:rPr>
        <w:t>图像</w:t>
      </w:r>
      <w:r>
        <w:rPr>
          <w:rFonts w:hint="eastAsia"/>
          <w:szCs w:val="21"/>
        </w:rPr>
        <w:t>数据集上，一个模型在添加自注意力模块后具有比原模型更优异的性能</w:t>
      </w:r>
      <w:r>
        <w:rPr>
          <w:szCs w:val="21"/>
        </w:rPr>
        <w:t>。</w:t>
      </w:r>
      <w:r>
        <w:rPr>
          <w:rFonts w:hint="eastAsia"/>
          <w:szCs w:val="21"/>
        </w:rPr>
        <w:t>具体来说，</w:t>
      </w:r>
      <w:r w:rsidR="00927AE0">
        <w:rPr>
          <w:rFonts w:hint="eastAsia"/>
          <w:szCs w:val="21"/>
        </w:rPr>
        <w:t>在</w:t>
      </w:r>
      <w:r w:rsidR="00BC6555">
        <w:rPr>
          <w:rFonts w:hint="eastAsia"/>
          <w:szCs w:val="21"/>
        </w:rPr>
        <w:t>CIFAR-</w:t>
      </w:r>
      <w:r w:rsidR="00BC6555">
        <w:rPr>
          <w:szCs w:val="21"/>
        </w:rPr>
        <w:t>100</w:t>
      </w:r>
      <w:r w:rsidR="00BC6555">
        <w:rPr>
          <w:rFonts w:hint="eastAsia"/>
          <w:szCs w:val="21"/>
        </w:rPr>
        <w:t>数据集上</w:t>
      </w:r>
      <w:r>
        <w:rPr>
          <w:rFonts w:hint="eastAsia"/>
          <w:szCs w:val="21"/>
        </w:rPr>
        <w:t>，</w:t>
      </w:r>
      <w:r>
        <w:rPr>
          <w:rFonts w:hint="eastAsia"/>
          <w:szCs w:val="21"/>
        </w:rPr>
        <w:t>SKDSA</w:t>
      </w:r>
      <w:r>
        <w:rPr>
          <w:rFonts w:hint="eastAsia"/>
          <w:szCs w:val="21"/>
        </w:rPr>
        <w:t>模型在</w:t>
      </w:r>
      <w:r w:rsidR="00BA6F20">
        <w:rPr>
          <w:rFonts w:hint="eastAsia"/>
          <w:szCs w:val="21"/>
        </w:rPr>
        <w:t>使用残差网络框架</w:t>
      </w:r>
      <w:r>
        <w:rPr>
          <w:rFonts w:hint="eastAsia"/>
          <w:szCs w:val="21"/>
        </w:rPr>
        <w:t>和</w:t>
      </w:r>
      <w:r w:rsidR="007A249E">
        <w:rPr>
          <w:rFonts w:hint="eastAsia"/>
          <w:szCs w:val="21"/>
        </w:rPr>
        <w:t>宽残差网络框架</w:t>
      </w:r>
      <w:r>
        <w:rPr>
          <w:rFonts w:hint="eastAsia"/>
          <w:szCs w:val="21"/>
        </w:rPr>
        <w:t>比去掉自注意力模块的</w:t>
      </w:r>
      <w:r>
        <w:rPr>
          <w:rFonts w:hint="eastAsia"/>
          <w:szCs w:val="21"/>
        </w:rPr>
        <w:t>SKDSA</w:t>
      </w:r>
      <w:r>
        <w:rPr>
          <w:rFonts w:hint="eastAsia"/>
          <w:szCs w:val="21"/>
        </w:rPr>
        <w:t>模型分别提升准确率</w:t>
      </w:r>
      <w:r>
        <w:rPr>
          <w:szCs w:val="21"/>
        </w:rPr>
        <w:t>2.71%</w:t>
      </w:r>
      <w:r>
        <w:rPr>
          <w:rFonts w:hint="eastAsia"/>
          <w:szCs w:val="21"/>
        </w:rPr>
        <w:t>和</w:t>
      </w:r>
      <w:r w:rsidR="003E2935">
        <w:rPr>
          <w:szCs w:val="21"/>
        </w:rPr>
        <w:t>3.09</w:t>
      </w:r>
      <w:r w:rsidR="003E2935">
        <w:rPr>
          <w:rFonts w:hint="eastAsia"/>
          <w:szCs w:val="21"/>
        </w:rPr>
        <w:t>%</w:t>
      </w:r>
      <w:r>
        <w:rPr>
          <w:rFonts w:hint="eastAsia"/>
          <w:szCs w:val="21"/>
        </w:rPr>
        <w:t>；</w:t>
      </w:r>
      <w:r w:rsidR="00DE03B4">
        <w:rPr>
          <w:rFonts w:hint="eastAsia"/>
          <w:szCs w:val="21"/>
        </w:rPr>
        <w:t>在</w:t>
      </w:r>
      <w:r w:rsidR="00DE03B4">
        <w:rPr>
          <w:rFonts w:hint="eastAsia"/>
          <w:szCs w:val="21"/>
        </w:rPr>
        <w:t>T</w:t>
      </w:r>
      <w:r w:rsidR="00DE03B4">
        <w:rPr>
          <w:szCs w:val="21"/>
        </w:rPr>
        <w:t>iny ImageNet</w:t>
      </w:r>
      <w:r w:rsidR="00DE03B4">
        <w:rPr>
          <w:rFonts w:hint="eastAsia"/>
          <w:szCs w:val="21"/>
        </w:rPr>
        <w:t>数据集上</w:t>
      </w:r>
      <w:r>
        <w:rPr>
          <w:rFonts w:hint="eastAsia"/>
          <w:szCs w:val="21"/>
        </w:rPr>
        <w:t>，</w:t>
      </w:r>
      <w:r>
        <w:rPr>
          <w:rFonts w:hint="eastAsia"/>
          <w:szCs w:val="21"/>
        </w:rPr>
        <w:t>SKDSA</w:t>
      </w:r>
      <w:r>
        <w:rPr>
          <w:rFonts w:hint="eastAsia"/>
          <w:szCs w:val="21"/>
        </w:rPr>
        <w:t>模型在</w:t>
      </w:r>
      <w:r w:rsidR="00D71445">
        <w:rPr>
          <w:rFonts w:hint="eastAsia"/>
          <w:szCs w:val="21"/>
        </w:rPr>
        <w:t>使用残差网络框架和宽残差网络框架</w:t>
      </w:r>
      <w:r>
        <w:rPr>
          <w:rFonts w:hint="eastAsia"/>
          <w:szCs w:val="21"/>
        </w:rPr>
        <w:t>比去掉自注意力模块的</w:t>
      </w:r>
      <w:r>
        <w:rPr>
          <w:rFonts w:hint="eastAsia"/>
          <w:szCs w:val="21"/>
        </w:rPr>
        <w:t>SKDSA</w:t>
      </w:r>
      <w:r>
        <w:rPr>
          <w:rFonts w:hint="eastAsia"/>
          <w:szCs w:val="21"/>
        </w:rPr>
        <w:t>模型分别提升准确率</w:t>
      </w:r>
      <w:r w:rsidR="007955FF">
        <w:rPr>
          <w:szCs w:val="21"/>
        </w:rPr>
        <w:t>2.82%</w:t>
      </w:r>
      <w:r>
        <w:rPr>
          <w:rFonts w:hint="eastAsia"/>
          <w:szCs w:val="21"/>
        </w:rPr>
        <w:t>和</w:t>
      </w:r>
      <w:r>
        <w:rPr>
          <w:szCs w:val="21"/>
        </w:rPr>
        <w:t>1.29%</w:t>
      </w:r>
      <w:r>
        <w:rPr>
          <w:rFonts w:hint="eastAsia"/>
          <w:szCs w:val="21"/>
        </w:rPr>
        <w:t>。</w:t>
      </w:r>
    </w:p>
    <w:p w14:paraId="112BB3EE" w14:textId="30823A22" w:rsidR="009F151B" w:rsidRDefault="00A24E16">
      <w:pPr>
        <w:ind w:firstLineChars="200" w:firstLine="480"/>
        <w:rPr>
          <w:szCs w:val="21"/>
        </w:rPr>
      </w:pPr>
      <w:r>
        <w:rPr>
          <w:rFonts w:hint="eastAsia"/>
          <w:szCs w:val="21"/>
        </w:rPr>
        <w:t>以上结果说明，自注意力模块在</w:t>
      </w:r>
      <w:r>
        <w:rPr>
          <w:rFonts w:hint="eastAsia"/>
          <w:szCs w:val="21"/>
        </w:rPr>
        <w:t>SKDSA</w:t>
      </w:r>
      <w:r>
        <w:rPr>
          <w:rFonts w:hint="eastAsia"/>
          <w:szCs w:val="21"/>
        </w:rPr>
        <w:t>模型中起到了重要作用，对模型性能的发挥不可或缺。</w:t>
      </w:r>
    </w:p>
    <w:p w14:paraId="51C75E58" w14:textId="77777777" w:rsidR="00405ECC" w:rsidRDefault="00405ECC" w:rsidP="00405ECC">
      <w:pPr>
        <w:pStyle w:val="3"/>
      </w:pPr>
      <w:bookmarkStart w:id="834" w:name="_Ref99804011"/>
      <w:r>
        <w:rPr>
          <w:rFonts w:hint="eastAsia"/>
          <w:szCs w:val="21"/>
        </w:rPr>
        <w:t>自注意力模块中的知识蒸馏模块的重要性</w:t>
      </w:r>
      <w:bookmarkEnd w:id="834"/>
    </w:p>
    <w:p w14:paraId="687B4922" w14:textId="1FBCEA82" w:rsidR="00405ECC" w:rsidRDefault="00405ECC" w:rsidP="00405ECC">
      <w:pPr>
        <w:ind w:firstLineChars="200" w:firstLine="480"/>
        <w:rPr>
          <w:szCs w:val="21"/>
        </w:rPr>
      </w:pPr>
      <w:r>
        <w:rPr>
          <w:szCs w:val="21"/>
        </w:rPr>
        <w:t>为了</w:t>
      </w:r>
      <w:r>
        <w:rPr>
          <w:rFonts w:hint="eastAsia"/>
          <w:szCs w:val="21"/>
        </w:rPr>
        <w:t>证明自注意力模块中的知识蒸馏模块对</w:t>
      </w:r>
      <w:r>
        <w:rPr>
          <w:rFonts w:hint="eastAsia"/>
          <w:szCs w:val="21"/>
        </w:rPr>
        <w:t>SKDSA</w:t>
      </w:r>
      <w:r>
        <w:rPr>
          <w:rFonts w:hint="eastAsia"/>
          <w:szCs w:val="21"/>
        </w:rPr>
        <w:t>模型性能</w:t>
      </w:r>
      <w:r>
        <w:rPr>
          <w:szCs w:val="21"/>
        </w:rPr>
        <w:t>的</w:t>
      </w:r>
      <w:r>
        <w:rPr>
          <w:rFonts w:hint="eastAsia"/>
          <w:szCs w:val="21"/>
        </w:rPr>
        <w:t>重要性，使用基于残差网络框架的</w:t>
      </w:r>
      <w:r>
        <w:rPr>
          <w:rFonts w:hint="eastAsia"/>
          <w:szCs w:val="21"/>
        </w:rPr>
        <w:t>SKDSA</w:t>
      </w:r>
      <w:r>
        <w:rPr>
          <w:rFonts w:hint="eastAsia"/>
          <w:szCs w:val="21"/>
        </w:rPr>
        <w:t>模型在</w:t>
      </w:r>
      <w:r>
        <w:rPr>
          <w:rFonts w:hint="eastAsia"/>
          <w:szCs w:val="21"/>
        </w:rPr>
        <w:t>C</w:t>
      </w:r>
      <w:r>
        <w:rPr>
          <w:szCs w:val="21"/>
        </w:rPr>
        <w:t>IFAR-100</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r>
        <w:rPr>
          <w:rFonts w:hint="eastAsia"/>
          <w:szCs w:val="21"/>
        </w:rPr>
        <w:t>实验结果</w:t>
      </w:r>
      <w:r w:rsidRPr="002870BB">
        <w:t>如</w:t>
      </w:r>
      <w:r w:rsidRPr="002870BB">
        <w:fldChar w:fldCharType="begin"/>
      </w:r>
      <w:r w:rsidRPr="002870BB">
        <w:instrText xml:space="preserve"> REF _Ref99736087 \h </w:instrText>
      </w:r>
      <w:r>
        <w:instrText xml:space="preserve"> \* MERGEFORMAT </w:instrText>
      </w:r>
      <w:r w:rsidRPr="002870BB">
        <w:fldChar w:fldCharType="separate"/>
      </w:r>
      <w:r w:rsidRPr="000E5426">
        <w:rPr>
          <w:rFonts w:eastAsiaTheme="minorEastAsia"/>
        </w:rPr>
        <w:t>图</w:t>
      </w:r>
      <w:r w:rsidRPr="000E5426">
        <w:rPr>
          <w:rFonts w:eastAsiaTheme="minorEastAsia"/>
        </w:rPr>
        <w:t>4.5</w:t>
      </w:r>
      <w:r w:rsidRPr="002870BB">
        <w:fldChar w:fldCharType="end"/>
      </w:r>
      <w:r w:rsidRPr="002870BB">
        <w:t>所示</w:t>
      </w:r>
      <w:r>
        <w:rPr>
          <w:szCs w:val="21"/>
        </w:rPr>
        <w:t>，</w:t>
      </w:r>
      <w:r>
        <w:rPr>
          <w:rFonts w:hint="eastAsia"/>
          <w:szCs w:val="21"/>
        </w:rPr>
        <w:t>其中横坐标代表自注意力模块的</w:t>
      </w:r>
      <w:r>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Pr>
          <w:rFonts w:hint="eastAsia"/>
          <w:szCs w:val="21"/>
        </w:rPr>
        <w:t>，绿柱代表分类器蒸馏温度</w:t>
      </w:r>
      <m:oMath>
        <m:r>
          <w:rPr>
            <w:rFonts w:ascii="Cambria Math"/>
            <w:szCs w:val="21"/>
          </w:rPr>
          <m:t>T=1</m:t>
        </m:r>
      </m:oMath>
      <w:r>
        <w:rPr>
          <w:rFonts w:hint="eastAsia"/>
          <w:szCs w:val="21"/>
        </w:rPr>
        <w:t>，黄柱代表分类器蒸馏温度</w:t>
      </w:r>
      <m:oMath>
        <m:r>
          <w:rPr>
            <w:rFonts w:ascii="Cambria Math"/>
            <w:szCs w:val="21"/>
          </w:rPr>
          <m:t>T=4</m:t>
        </m:r>
      </m:oMath>
      <w:r>
        <w:rPr>
          <w:rFonts w:hint="eastAsia"/>
          <w:szCs w:val="21"/>
        </w:rPr>
        <w:t>。需要说明的，温度设为</w:t>
      </w:r>
      <w:r>
        <w:rPr>
          <w:rFonts w:hint="eastAsia"/>
          <w:szCs w:val="21"/>
        </w:rPr>
        <w:t>1</w:t>
      </w:r>
      <w:r>
        <w:rPr>
          <w:rFonts w:hint="eastAsia"/>
          <w:szCs w:val="21"/>
        </w:rPr>
        <w:t>等价于不使用知识蒸馏模型。</w:t>
      </w:r>
    </w:p>
    <w:p w14:paraId="1C07CF1E" w14:textId="6C318FCE" w:rsidR="00852EA1" w:rsidRDefault="00852EA1" w:rsidP="00852EA1">
      <w:pPr>
        <w:ind w:firstLineChars="200" w:firstLine="480"/>
        <w:rPr>
          <w:szCs w:val="21"/>
        </w:rPr>
      </w:pPr>
      <w:r>
        <w:rPr>
          <w:rFonts w:hint="eastAsia"/>
          <w:szCs w:val="21"/>
        </w:rPr>
        <w:t>从</w:t>
      </w:r>
      <w:r w:rsidRPr="002870BB">
        <w:fldChar w:fldCharType="begin"/>
      </w:r>
      <w:r w:rsidRPr="002870BB">
        <w:instrText xml:space="preserve"> REF _Ref99736087 \h </w:instrText>
      </w:r>
      <w:r>
        <w:instrText xml:space="preserve"> \* MERGEFORMAT </w:instrText>
      </w:r>
      <w:r w:rsidRPr="002870BB">
        <w:fldChar w:fldCharType="separate"/>
      </w:r>
      <w:r w:rsidRPr="002870BB">
        <w:rPr>
          <w:rFonts w:eastAsiaTheme="minorEastAsia"/>
        </w:rPr>
        <w:t>图</w:t>
      </w:r>
      <w:r w:rsidRPr="002870BB">
        <w:rPr>
          <w:rFonts w:eastAsiaTheme="minorEastAsia"/>
          <w:noProof/>
        </w:rPr>
        <w:t>4</w:t>
      </w:r>
      <w:r w:rsidRPr="002870BB">
        <w:rPr>
          <w:rFonts w:eastAsiaTheme="minorEastAsia"/>
        </w:rPr>
        <w:t>.</w:t>
      </w:r>
      <w:r w:rsidRPr="002870BB">
        <w:rPr>
          <w:rFonts w:eastAsiaTheme="minorEastAsia"/>
          <w:noProof/>
        </w:rPr>
        <w:t>3</w:t>
      </w:r>
      <w:r w:rsidRPr="002870BB">
        <w:fldChar w:fldCharType="end"/>
      </w:r>
      <w:r>
        <w:rPr>
          <w:rFonts w:hint="eastAsia"/>
          <w:szCs w:val="21"/>
        </w:rPr>
        <w:t>中可以看出，自注意力模块在添加知识蒸馏模块后具有比原模型更优异的性能。具体来说，在不使用分类器蒸馏时（</w:t>
      </w:r>
      <w:r w:rsidR="004B675B">
        <w:rPr>
          <w:rFonts w:hint="eastAsia"/>
          <w:szCs w:val="21"/>
        </w:rPr>
        <w:t>深色</w:t>
      </w:r>
      <w:r>
        <w:rPr>
          <w:rFonts w:hint="eastAsia"/>
          <w:szCs w:val="21"/>
        </w:rPr>
        <w:t>柱），</w:t>
      </w:r>
      <w:r>
        <w:rPr>
          <w:rFonts w:hint="eastAsia"/>
          <w:szCs w:val="21"/>
        </w:rPr>
        <w:t>SKDSA</w:t>
      </w:r>
      <w:r>
        <w:rPr>
          <w:rFonts w:hint="eastAsia"/>
          <w:szCs w:val="21"/>
        </w:rPr>
        <w:t>模型在自注意力模块</w:t>
      </w:r>
      <w:r>
        <w:rPr>
          <w:szCs w:val="21"/>
        </w:rPr>
        <w:t>蒸馏温度</w:t>
      </w:r>
      <w:r>
        <w:rPr>
          <w:position w:val="-4"/>
          <w:szCs w:val="21"/>
        </w:rPr>
        <w:object w:dxaOrig="260" w:dyaOrig="260" w14:anchorId="36C23B10">
          <v:shape id="_x0000_i1032" type="#_x0000_t75" style="width:12pt;height:12pt" o:ole="">
            <v:imagedata r:id="rId57" o:title=""/>
          </v:shape>
          <o:OLEObject Type="Embed" ProgID="Equation.3" ShapeID="_x0000_i1032" DrawAspect="Content" ObjectID="_1711303290" r:id="rId58"/>
        </w:object>
      </w:r>
      <w:r>
        <w:rPr>
          <w:rFonts w:hint="eastAsia"/>
          <w:szCs w:val="21"/>
        </w:rPr>
        <w:t>为</w:t>
      </w:r>
      <w:r>
        <w:rPr>
          <w:szCs w:val="21"/>
        </w:rPr>
        <w:t>2, 3</w:t>
      </w:r>
      <w:r>
        <w:rPr>
          <w:rFonts w:hint="eastAsia"/>
          <w:szCs w:val="21"/>
        </w:rPr>
        <w:t>和</w:t>
      </w:r>
      <w:r>
        <w:rPr>
          <w:szCs w:val="21"/>
        </w:rPr>
        <w:t>4</w:t>
      </w:r>
      <w:r>
        <w:rPr>
          <w:rFonts w:hint="eastAsia"/>
          <w:szCs w:val="21"/>
        </w:rPr>
        <w:t>时比不使用自注意力模块</w:t>
      </w:r>
      <w:r>
        <w:rPr>
          <w:szCs w:val="21"/>
        </w:rPr>
        <w:t>蒸馏</w:t>
      </w:r>
      <w:r>
        <w:rPr>
          <w:rFonts w:hint="eastAsia"/>
          <w:szCs w:val="21"/>
        </w:rPr>
        <w:t>分别提升准确率</w:t>
      </w:r>
      <w:r w:rsidRPr="00375E73">
        <w:rPr>
          <w:szCs w:val="21"/>
        </w:rPr>
        <w:t>1.85</w:t>
      </w:r>
      <w:r>
        <w:rPr>
          <w:rFonts w:hint="eastAsia"/>
          <w:szCs w:val="21"/>
        </w:rPr>
        <w:t>%</w:t>
      </w:r>
      <w:r>
        <w:rPr>
          <w:szCs w:val="21"/>
        </w:rPr>
        <w:t xml:space="preserve">, </w:t>
      </w:r>
      <w:r w:rsidRPr="00375E73">
        <w:rPr>
          <w:szCs w:val="21"/>
        </w:rPr>
        <w:t>1.52</w:t>
      </w:r>
      <w:r>
        <w:rPr>
          <w:rFonts w:hint="eastAsia"/>
          <w:szCs w:val="21"/>
        </w:rPr>
        <w:t>%</w:t>
      </w:r>
      <w:r>
        <w:rPr>
          <w:rFonts w:hint="eastAsia"/>
          <w:szCs w:val="21"/>
        </w:rPr>
        <w:t>和</w:t>
      </w:r>
      <w:r w:rsidRPr="00375E73">
        <w:rPr>
          <w:szCs w:val="21"/>
        </w:rPr>
        <w:t>2.18</w:t>
      </w:r>
      <w:r>
        <w:rPr>
          <w:rFonts w:hint="eastAsia"/>
          <w:szCs w:val="21"/>
        </w:rPr>
        <w:t>%</w:t>
      </w:r>
      <w:r>
        <w:rPr>
          <w:rFonts w:hint="eastAsia"/>
          <w:szCs w:val="21"/>
        </w:rPr>
        <w:t>；在使用分类器蒸馏时（</w:t>
      </w:r>
      <w:r w:rsidR="005C4D10">
        <w:rPr>
          <w:rFonts w:hint="eastAsia"/>
          <w:szCs w:val="21"/>
        </w:rPr>
        <w:t>浅色</w:t>
      </w:r>
      <w:r>
        <w:rPr>
          <w:rFonts w:hint="eastAsia"/>
          <w:szCs w:val="21"/>
        </w:rPr>
        <w:t>柱），</w:t>
      </w:r>
      <w:r>
        <w:rPr>
          <w:rFonts w:hint="eastAsia"/>
          <w:szCs w:val="21"/>
        </w:rPr>
        <w:t>SKDSA</w:t>
      </w:r>
      <w:r>
        <w:rPr>
          <w:rFonts w:hint="eastAsia"/>
          <w:szCs w:val="21"/>
        </w:rPr>
        <w:t>模型在自注意力模块的</w:t>
      </w:r>
      <w:r>
        <w:rPr>
          <w:szCs w:val="21"/>
        </w:rPr>
        <w:t>蒸馏温度</w:t>
      </w:r>
      <w:r>
        <w:rPr>
          <w:position w:val="-4"/>
          <w:szCs w:val="21"/>
        </w:rPr>
        <w:object w:dxaOrig="260" w:dyaOrig="260" w14:anchorId="5460AE33">
          <v:shape id="_x0000_i1033" type="#_x0000_t75" style="width:12pt;height:12pt" o:ole="">
            <v:imagedata r:id="rId57" o:title=""/>
          </v:shape>
          <o:OLEObject Type="Embed" ProgID="Equation.3" ShapeID="_x0000_i1033" DrawAspect="Content" ObjectID="_1711303291" r:id="rId59"/>
        </w:object>
      </w:r>
      <w:r>
        <w:rPr>
          <w:rFonts w:hint="eastAsia"/>
          <w:szCs w:val="21"/>
        </w:rPr>
        <w:t>为</w:t>
      </w:r>
      <w:r>
        <w:rPr>
          <w:szCs w:val="21"/>
        </w:rPr>
        <w:t>2, 3</w:t>
      </w:r>
      <w:r>
        <w:rPr>
          <w:rFonts w:hint="eastAsia"/>
          <w:szCs w:val="21"/>
        </w:rPr>
        <w:t>和</w:t>
      </w:r>
      <w:r>
        <w:rPr>
          <w:szCs w:val="21"/>
        </w:rPr>
        <w:t>4</w:t>
      </w:r>
      <w:r>
        <w:rPr>
          <w:rFonts w:hint="eastAsia"/>
          <w:szCs w:val="21"/>
        </w:rPr>
        <w:t>时比不使用自注意力</w:t>
      </w:r>
      <w:r>
        <w:rPr>
          <w:szCs w:val="21"/>
        </w:rPr>
        <w:t>蒸馏</w:t>
      </w:r>
      <w:r>
        <w:rPr>
          <w:rFonts w:hint="eastAsia"/>
          <w:szCs w:val="21"/>
        </w:rPr>
        <w:t>分别提升准确率</w:t>
      </w:r>
      <w:r w:rsidRPr="00685BB5">
        <w:rPr>
          <w:szCs w:val="21"/>
        </w:rPr>
        <w:t>1.73</w:t>
      </w:r>
      <w:r>
        <w:rPr>
          <w:rFonts w:hint="eastAsia"/>
          <w:szCs w:val="21"/>
        </w:rPr>
        <w:t>%</w:t>
      </w:r>
      <w:r>
        <w:rPr>
          <w:szCs w:val="21"/>
        </w:rPr>
        <w:t xml:space="preserve">, </w:t>
      </w:r>
      <w:r w:rsidRPr="00685BB5">
        <w:rPr>
          <w:szCs w:val="21"/>
        </w:rPr>
        <w:t>1.76</w:t>
      </w:r>
      <w:r>
        <w:rPr>
          <w:szCs w:val="21"/>
        </w:rPr>
        <w:t>%</w:t>
      </w:r>
      <w:r>
        <w:rPr>
          <w:rFonts w:hint="eastAsia"/>
          <w:szCs w:val="21"/>
        </w:rPr>
        <w:t>和</w:t>
      </w:r>
      <w:r w:rsidRPr="00685BB5">
        <w:rPr>
          <w:szCs w:val="21"/>
        </w:rPr>
        <w:t>2.38</w:t>
      </w:r>
      <w:r>
        <w:rPr>
          <w:szCs w:val="21"/>
        </w:rPr>
        <w:t>%</w:t>
      </w:r>
      <w:r>
        <w:rPr>
          <w:rFonts w:hint="eastAsia"/>
          <w:szCs w:val="21"/>
        </w:rPr>
        <w:t>。</w:t>
      </w:r>
    </w:p>
    <w:p w14:paraId="2D7D30B4" w14:textId="20F74286" w:rsidR="00852EA1" w:rsidRPr="00641F99" w:rsidRDefault="00641F99" w:rsidP="00E322FB">
      <w:pPr>
        <w:rPr>
          <w:szCs w:val="21"/>
        </w:rPr>
      </w:pPr>
      <w:r>
        <w:rPr>
          <w:rFonts w:hint="eastAsia"/>
        </w:rPr>
        <w:t xml:space="preserve"> </w:t>
      </w:r>
      <w:r>
        <w:t xml:space="preserve">   </w:t>
      </w:r>
      <w:r>
        <w:rPr>
          <w:rFonts w:hint="eastAsia"/>
          <w:szCs w:val="21"/>
        </w:rPr>
        <w:t>以上结果说明，自注意力模块中的蒸馏模块在</w:t>
      </w:r>
      <w:r>
        <w:rPr>
          <w:rFonts w:hint="eastAsia"/>
          <w:szCs w:val="21"/>
        </w:rPr>
        <w:t>SKDSA</w:t>
      </w:r>
      <w:r>
        <w:rPr>
          <w:rFonts w:hint="eastAsia"/>
          <w:szCs w:val="21"/>
        </w:rPr>
        <w:t>模型中起到了重要作用，对模型性能的提升不可或缺。</w:t>
      </w:r>
    </w:p>
    <w:p w14:paraId="5CB17E28" w14:textId="77777777" w:rsidR="00405ECC" w:rsidRDefault="00405ECC" w:rsidP="00405ECC">
      <w:pPr>
        <w:keepNext/>
        <w:ind w:firstLineChars="200" w:firstLine="480"/>
        <w:jc w:val="center"/>
      </w:pPr>
      <w:r>
        <w:rPr>
          <w:noProof/>
        </w:rPr>
        <w:lastRenderedPageBreak/>
        <w:drawing>
          <wp:inline distT="0" distB="0" distL="0" distR="0" wp14:anchorId="33399205" wp14:editId="42A397AB">
            <wp:extent cx="4769395" cy="2978416"/>
            <wp:effectExtent l="0" t="0" r="12700" b="12700"/>
            <wp:docPr id="37" name="图表 37">
              <a:extLst xmlns:a="http://schemas.openxmlformats.org/drawingml/2006/main">
                <a:ext uri="{FF2B5EF4-FFF2-40B4-BE49-F238E27FC236}">
                  <a16:creationId xmlns:a16="http://schemas.microsoft.com/office/drawing/2014/main" id="{19FC6700-4CD5-472E-BCEF-D214E9C535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2041B873" w14:textId="0E4A0E0F" w:rsidR="00405ECC" w:rsidRPr="00C92793" w:rsidRDefault="00405ECC" w:rsidP="00405ECC">
      <w:pPr>
        <w:pStyle w:val="a8"/>
        <w:ind w:left="210" w:hanging="210"/>
        <w:jc w:val="center"/>
        <w:rPr>
          <w:rFonts w:ascii="Times New Roman" w:eastAsiaTheme="minorEastAsia" w:hAnsi="Times New Roman"/>
          <w:sz w:val="21"/>
          <w:szCs w:val="21"/>
        </w:rPr>
      </w:pPr>
      <w:bookmarkStart w:id="835" w:name="_Ref99736087"/>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44249F">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44249F">
        <w:rPr>
          <w:rFonts w:ascii="Times New Roman" w:eastAsiaTheme="minorEastAsia" w:hAnsi="Times New Roman"/>
          <w:noProof/>
          <w:sz w:val="21"/>
          <w:szCs w:val="21"/>
        </w:rPr>
        <w:t>3</w:t>
      </w:r>
      <w:r>
        <w:rPr>
          <w:rFonts w:ascii="Times New Roman" w:eastAsiaTheme="minorEastAsia" w:hAnsi="Times New Roman"/>
          <w:sz w:val="21"/>
          <w:szCs w:val="21"/>
        </w:rPr>
        <w:fldChar w:fldCharType="end"/>
      </w:r>
      <w:bookmarkEnd w:id="835"/>
      <w:r>
        <w:rPr>
          <w:rFonts w:ascii="Times New Roman" w:eastAsiaTheme="minorEastAsia" w:hAnsi="Times New Roman"/>
          <w:sz w:val="21"/>
          <w:szCs w:val="21"/>
        </w:rPr>
        <w:t xml:space="preserve">  </w:t>
      </w:r>
      <w:r>
        <w:rPr>
          <w:rFonts w:ascii="Times New Roman" w:eastAsiaTheme="minorEastAsia" w:hAnsi="Times New Roman" w:hint="eastAsia"/>
          <w:sz w:val="21"/>
          <w:szCs w:val="21"/>
        </w:rPr>
        <w:t>SKDSA</w:t>
      </w:r>
      <w:r>
        <w:rPr>
          <w:rFonts w:ascii="Times New Roman" w:eastAsiaTheme="minorEastAsia" w:hAnsi="Times New Roman" w:hint="eastAsia"/>
          <w:sz w:val="21"/>
          <w:szCs w:val="21"/>
        </w:rPr>
        <w:t>模型在不同知识蒸馏温度下的分类准确率</w:t>
      </w:r>
    </w:p>
    <w:p w14:paraId="54A27D5D" w14:textId="1925DAC9" w:rsidR="009F151B" w:rsidRDefault="00E770D1">
      <w:pPr>
        <w:pStyle w:val="3"/>
        <w:rPr>
          <w:szCs w:val="21"/>
        </w:rPr>
      </w:pPr>
      <w:r>
        <w:rPr>
          <w:rFonts w:hint="eastAsia"/>
          <w:szCs w:val="21"/>
        </w:rPr>
        <w:t>SKDSA</w:t>
      </w:r>
      <w:r>
        <w:rPr>
          <w:rFonts w:hint="eastAsia"/>
          <w:szCs w:val="21"/>
        </w:rPr>
        <w:t>模型</w:t>
      </w:r>
      <w:r w:rsidR="00A24E16">
        <w:rPr>
          <w:szCs w:val="21"/>
        </w:rPr>
        <w:t>与数据增强</w:t>
      </w:r>
      <w:r w:rsidR="00A24E16">
        <w:rPr>
          <w:rFonts w:hint="eastAsia"/>
          <w:szCs w:val="21"/>
        </w:rPr>
        <w:t>模型</w:t>
      </w:r>
      <w:r w:rsidR="00A24E16">
        <w:rPr>
          <w:szCs w:val="21"/>
        </w:rPr>
        <w:t>的相容性</w:t>
      </w:r>
    </w:p>
    <w:p w14:paraId="78B032B2" w14:textId="7B02D327" w:rsidR="009F151B" w:rsidRDefault="00A24E16" w:rsidP="00FC46A7">
      <w:pPr>
        <w:ind w:firstLine="480"/>
        <w:rPr>
          <w:szCs w:val="21"/>
        </w:rPr>
      </w:pPr>
      <w:r>
        <w:rPr>
          <w:rFonts w:hint="eastAsia"/>
          <w:szCs w:val="21"/>
        </w:rPr>
        <w:t>为了证明</w:t>
      </w:r>
      <w:r w:rsidR="00507D4C">
        <w:rPr>
          <w:rFonts w:hint="eastAsia"/>
          <w:szCs w:val="21"/>
        </w:rPr>
        <w:t>SKDSA</w:t>
      </w:r>
      <w:r>
        <w:rPr>
          <w:rFonts w:hint="eastAsia"/>
          <w:szCs w:val="21"/>
        </w:rPr>
        <w:t>模型和数据增强模型的相容性，分别使用基于残差网络框架、宽残差网络框架的</w:t>
      </w:r>
      <w:r w:rsidR="002858D1">
        <w:rPr>
          <w:szCs w:val="21"/>
        </w:rPr>
        <w:t>mixup</w:t>
      </w:r>
      <w:r>
        <w:rPr>
          <w:rFonts w:hint="eastAsia"/>
          <w:szCs w:val="21"/>
        </w:rPr>
        <w:t>模型</w:t>
      </w:r>
      <w:r w:rsidR="00014439">
        <w:rPr>
          <w:rFonts w:hint="eastAsia"/>
          <w:szCs w:val="21"/>
        </w:rPr>
        <w:t>与</w:t>
      </w:r>
      <w:r w:rsidR="00D92BF8">
        <w:rPr>
          <w:rFonts w:hint="eastAsia"/>
          <w:szCs w:val="21"/>
        </w:rPr>
        <w:t>交叉熵</w:t>
      </w:r>
      <w:r w:rsidR="00014439">
        <w:rPr>
          <w:rFonts w:hint="eastAsia"/>
          <w:szCs w:val="21"/>
        </w:rPr>
        <w:t>模型的结合</w:t>
      </w:r>
      <w:r>
        <w:rPr>
          <w:rFonts w:hint="eastAsia"/>
          <w:szCs w:val="21"/>
        </w:rPr>
        <w:t>、</w:t>
      </w:r>
      <w:r w:rsidR="00594107">
        <w:rPr>
          <w:szCs w:val="21"/>
        </w:rPr>
        <w:t>mixup</w:t>
      </w:r>
      <w:r>
        <w:rPr>
          <w:rFonts w:hint="eastAsia"/>
          <w:szCs w:val="21"/>
        </w:rPr>
        <w:t>模型</w:t>
      </w:r>
      <w:r w:rsidR="00BA6568">
        <w:rPr>
          <w:rFonts w:hint="eastAsia"/>
          <w:szCs w:val="21"/>
        </w:rPr>
        <w:t>与</w:t>
      </w:r>
      <w:r w:rsidR="00E91129">
        <w:rPr>
          <w:rFonts w:hint="eastAsia"/>
          <w:szCs w:val="21"/>
        </w:rPr>
        <w:t>SKDSA</w:t>
      </w:r>
      <w:r w:rsidR="00E91129">
        <w:rPr>
          <w:rFonts w:hint="eastAsia"/>
          <w:szCs w:val="21"/>
        </w:rPr>
        <w:t>模型的结合</w:t>
      </w:r>
      <w:r>
        <w:rPr>
          <w:rFonts w:hint="eastAsia"/>
          <w:szCs w:val="21"/>
        </w:rPr>
        <w:t>、</w:t>
      </w:r>
      <w:r>
        <w:rPr>
          <w:rFonts w:hint="eastAsia"/>
          <w:szCs w:val="21"/>
        </w:rPr>
        <w:t>SLA</w:t>
      </w:r>
      <w:r>
        <w:rPr>
          <w:rFonts w:hint="eastAsia"/>
          <w:szCs w:val="21"/>
        </w:rPr>
        <w:t>模型</w:t>
      </w:r>
      <w:r w:rsidR="00011D8D">
        <w:rPr>
          <w:rFonts w:hint="eastAsia"/>
          <w:szCs w:val="21"/>
        </w:rPr>
        <w:t>与</w:t>
      </w:r>
      <w:r w:rsidR="00440988">
        <w:rPr>
          <w:rFonts w:hint="eastAsia"/>
          <w:szCs w:val="21"/>
        </w:rPr>
        <w:t>交叉熵</w:t>
      </w:r>
      <w:r w:rsidR="00011D8D">
        <w:rPr>
          <w:rFonts w:hint="eastAsia"/>
          <w:szCs w:val="21"/>
        </w:rPr>
        <w:t>模型的结合</w:t>
      </w:r>
      <w:r>
        <w:rPr>
          <w:rFonts w:hint="eastAsia"/>
          <w:szCs w:val="21"/>
        </w:rPr>
        <w:t>、</w:t>
      </w:r>
      <w:r>
        <w:rPr>
          <w:rFonts w:hint="eastAsia"/>
          <w:szCs w:val="21"/>
        </w:rPr>
        <w:t>SLA</w:t>
      </w:r>
      <w:r>
        <w:rPr>
          <w:rFonts w:hint="eastAsia"/>
          <w:szCs w:val="21"/>
        </w:rPr>
        <w:t>模型</w:t>
      </w:r>
      <w:r w:rsidR="00B362DD">
        <w:rPr>
          <w:rFonts w:hint="eastAsia"/>
          <w:szCs w:val="21"/>
        </w:rPr>
        <w:t>与</w:t>
      </w:r>
      <w:r w:rsidR="004B25E5">
        <w:rPr>
          <w:rFonts w:hint="eastAsia"/>
          <w:szCs w:val="21"/>
        </w:rPr>
        <w:t>交叉熵</w:t>
      </w:r>
      <w:r w:rsidR="00B362DD">
        <w:rPr>
          <w:rFonts w:hint="eastAsia"/>
          <w:szCs w:val="21"/>
        </w:rPr>
        <w:t>模型的结合</w:t>
      </w:r>
      <w:r>
        <w:rPr>
          <w:rFonts w:hint="eastAsia"/>
          <w:szCs w:val="21"/>
        </w:rPr>
        <w:t>在</w:t>
      </w:r>
      <w:r>
        <w:rPr>
          <w:rFonts w:hint="eastAsia"/>
          <w:szCs w:val="21"/>
        </w:rPr>
        <w:t>CIFAR-</w:t>
      </w:r>
      <w:r>
        <w:rPr>
          <w:szCs w:val="21"/>
        </w:rPr>
        <w:t>100</w:t>
      </w:r>
      <w:r>
        <w:rPr>
          <w:rFonts w:hint="eastAsia"/>
          <w:szCs w:val="21"/>
        </w:rPr>
        <w:t>和</w:t>
      </w:r>
      <w:r>
        <w:rPr>
          <w:rFonts w:hint="eastAsia"/>
          <w:szCs w:val="21"/>
        </w:rPr>
        <w:t>T</w:t>
      </w:r>
      <w:r>
        <w:rPr>
          <w:szCs w:val="21"/>
        </w:rPr>
        <w:t>iny</w:t>
      </w:r>
      <w:r w:rsidR="00AD326B">
        <w:rPr>
          <w:szCs w:val="21"/>
        </w:rPr>
        <w:t xml:space="preserve"> </w:t>
      </w:r>
      <w:r>
        <w:rPr>
          <w:szCs w:val="21"/>
        </w:rPr>
        <w:t>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sidR="00675AAE">
        <w:rPr>
          <w:rFonts w:hint="eastAsia"/>
          <w:szCs w:val="21"/>
        </w:rPr>
        <w:t>轮次</w:t>
      </w:r>
      <w:r>
        <w:rPr>
          <w:szCs w:val="21"/>
        </w:rPr>
        <w:t>的</w:t>
      </w:r>
      <w:r>
        <w:rPr>
          <w:rFonts w:hint="eastAsia"/>
          <w:szCs w:val="21"/>
        </w:rPr>
        <w:t>分类准确率的平均数</w:t>
      </w:r>
      <w:r>
        <w:rPr>
          <w:szCs w:val="21"/>
        </w:rPr>
        <w:t>。</w:t>
      </w:r>
      <w:r>
        <w:rPr>
          <w:rFonts w:hint="eastAsia"/>
          <w:szCs w:val="21"/>
        </w:rPr>
        <w:t>实验结</w:t>
      </w:r>
      <w:r w:rsidRPr="00E854D0">
        <w:rPr>
          <w:rFonts w:hint="eastAsia"/>
        </w:rPr>
        <w:t>果如</w:t>
      </w:r>
      <w:r w:rsidR="00811062" w:rsidRPr="00E854D0">
        <w:fldChar w:fldCharType="begin"/>
      </w:r>
      <w:r w:rsidR="00811062" w:rsidRPr="00E854D0">
        <w:instrText xml:space="preserve"> </w:instrText>
      </w:r>
      <w:r w:rsidR="00811062" w:rsidRPr="00E854D0">
        <w:rPr>
          <w:rFonts w:hint="eastAsia"/>
        </w:rPr>
        <w:instrText>REF _Ref99785805 \h</w:instrText>
      </w:r>
      <w:r w:rsidR="00811062" w:rsidRPr="00E854D0">
        <w:instrText xml:space="preserve"> </w:instrText>
      </w:r>
      <w:r w:rsidR="00E854D0">
        <w:instrText xml:space="preserve"> \* MERGEFORMAT </w:instrText>
      </w:r>
      <w:r w:rsidR="00811062" w:rsidRPr="00E854D0">
        <w:fldChar w:fldCharType="separate"/>
      </w:r>
      <w:r w:rsidR="00B73A64" w:rsidRPr="00B73A64">
        <w:rPr>
          <w:rFonts w:eastAsiaTheme="minorEastAsia"/>
        </w:rPr>
        <w:t>图</w:t>
      </w:r>
      <w:r w:rsidR="00B73A64" w:rsidRPr="00B73A64">
        <w:rPr>
          <w:rFonts w:eastAsiaTheme="minorEastAsia"/>
        </w:rPr>
        <w:t>4.4</w:t>
      </w:r>
      <w:r w:rsidR="00811062" w:rsidRPr="00E854D0">
        <w:fldChar w:fldCharType="end"/>
      </w:r>
      <w:r w:rsidRPr="00E854D0">
        <w:rPr>
          <w:rFonts w:hint="eastAsia"/>
        </w:rPr>
        <w:t>和</w:t>
      </w:r>
      <w:r w:rsidR="00E854D0" w:rsidRPr="00E854D0">
        <w:fldChar w:fldCharType="begin"/>
      </w:r>
      <w:r w:rsidR="00E854D0" w:rsidRPr="00E854D0">
        <w:instrText xml:space="preserve"> </w:instrText>
      </w:r>
      <w:r w:rsidR="00E854D0" w:rsidRPr="00E854D0">
        <w:rPr>
          <w:rFonts w:hint="eastAsia"/>
        </w:rPr>
        <w:instrText>REF _Ref99785825 \h</w:instrText>
      </w:r>
      <w:r w:rsidR="00E854D0" w:rsidRPr="00E854D0">
        <w:instrText xml:space="preserve"> </w:instrText>
      </w:r>
      <w:r w:rsidR="00E854D0">
        <w:instrText xml:space="preserve"> \* MERGEFORMAT </w:instrText>
      </w:r>
      <w:r w:rsidR="00E854D0" w:rsidRPr="00E854D0">
        <w:fldChar w:fldCharType="separate"/>
      </w:r>
      <w:r w:rsidR="00B73A64" w:rsidRPr="00B73A64">
        <w:rPr>
          <w:rFonts w:eastAsiaTheme="minorEastAsia"/>
        </w:rPr>
        <w:t>图</w:t>
      </w:r>
      <w:r w:rsidR="00B73A64" w:rsidRPr="00B73A64">
        <w:rPr>
          <w:rFonts w:eastAsiaTheme="minorEastAsia"/>
        </w:rPr>
        <w:t>4.5</w:t>
      </w:r>
      <w:r w:rsidR="00E854D0" w:rsidRPr="00E854D0">
        <w:fldChar w:fldCharType="end"/>
      </w:r>
      <w:r w:rsidRPr="00E854D0">
        <w:rPr>
          <w:rFonts w:hint="eastAsia"/>
        </w:rPr>
        <w:t>所</w:t>
      </w:r>
      <w:r>
        <w:rPr>
          <w:rFonts w:hint="eastAsia"/>
          <w:szCs w:val="21"/>
        </w:rPr>
        <w:t>示</w:t>
      </w:r>
      <w:r>
        <w:rPr>
          <w:szCs w:val="21"/>
        </w:rPr>
        <w:t>。</w:t>
      </w:r>
    </w:p>
    <w:p w14:paraId="3AA5D3F9" w14:textId="7565921B" w:rsidR="00FC46A7" w:rsidRDefault="00FC46A7" w:rsidP="00FC46A7">
      <w:pPr>
        <w:ind w:firstLineChars="200" w:firstLine="480"/>
        <w:rPr>
          <w:szCs w:val="21"/>
        </w:rPr>
      </w:pPr>
      <w:r w:rsidRPr="006C2226">
        <w:rPr>
          <w:rFonts w:hint="eastAsia"/>
        </w:rPr>
        <w:t>从</w:t>
      </w:r>
      <w:r w:rsidRPr="006C2226">
        <w:fldChar w:fldCharType="begin"/>
      </w:r>
      <w:r w:rsidRPr="006C2226">
        <w:instrText xml:space="preserve"> REF _Ref99785805 \h </w:instrText>
      </w:r>
      <w:r>
        <w:instrText xml:space="preserve"> \* MERGEFORMAT </w:instrText>
      </w:r>
      <w:r w:rsidRPr="006C2226">
        <w:fldChar w:fldCharType="separate"/>
      </w:r>
      <w:r w:rsidR="00210EA7" w:rsidRPr="00210EA7">
        <w:rPr>
          <w:rFonts w:eastAsiaTheme="minorEastAsia"/>
        </w:rPr>
        <w:t>图</w:t>
      </w:r>
      <w:r w:rsidR="00210EA7" w:rsidRPr="00210EA7">
        <w:rPr>
          <w:rFonts w:eastAsiaTheme="minorEastAsia"/>
        </w:rPr>
        <w:t>4.4</w:t>
      </w:r>
      <w:r w:rsidRPr="006C2226">
        <w:fldChar w:fldCharType="end"/>
      </w:r>
      <w:r w:rsidRPr="006C2226">
        <w:rPr>
          <w:rFonts w:hint="eastAsia"/>
        </w:rPr>
        <w:t>和</w:t>
      </w:r>
      <w:r w:rsidRPr="006C2226">
        <w:fldChar w:fldCharType="begin"/>
      </w:r>
      <w:r w:rsidRPr="006C2226">
        <w:instrText xml:space="preserve"> </w:instrText>
      </w:r>
      <w:r w:rsidRPr="006C2226">
        <w:rPr>
          <w:rFonts w:hint="eastAsia"/>
        </w:rPr>
        <w:instrText>REF _Ref99785825 \h</w:instrText>
      </w:r>
      <w:r w:rsidRPr="006C2226">
        <w:instrText xml:space="preserve"> </w:instrText>
      </w:r>
      <w:r>
        <w:instrText xml:space="preserve"> \* MERGEFORMAT </w:instrText>
      </w:r>
      <w:r w:rsidRPr="006C2226">
        <w:fldChar w:fldCharType="separate"/>
      </w:r>
      <w:r w:rsidR="00210EA7" w:rsidRPr="00210EA7">
        <w:rPr>
          <w:rFonts w:eastAsiaTheme="minorEastAsia"/>
        </w:rPr>
        <w:t>图</w:t>
      </w:r>
      <w:r w:rsidR="00210EA7" w:rsidRPr="00210EA7">
        <w:rPr>
          <w:rFonts w:eastAsiaTheme="minorEastAsia"/>
        </w:rPr>
        <w:t>4.5</w:t>
      </w:r>
      <w:r w:rsidRPr="006C2226">
        <w:fldChar w:fldCharType="end"/>
      </w:r>
      <w:r w:rsidRPr="006C2226">
        <w:rPr>
          <w:rFonts w:hint="eastAsia"/>
        </w:rPr>
        <w:t>可以看</w:t>
      </w:r>
      <w:r>
        <w:rPr>
          <w:rFonts w:hint="eastAsia"/>
          <w:szCs w:val="21"/>
        </w:rPr>
        <w:t>出，数据增强模型结合</w:t>
      </w:r>
      <w:r>
        <w:rPr>
          <w:rFonts w:hint="eastAsia"/>
          <w:szCs w:val="21"/>
        </w:rPr>
        <w:t>SKDSA</w:t>
      </w:r>
      <w:r>
        <w:rPr>
          <w:rFonts w:hint="eastAsia"/>
          <w:szCs w:val="21"/>
        </w:rPr>
        <w:t>模型具有</w:t>
      </w:r>
      <w:proofErr w:type="gramStart"/>
      <w:r>
        <w:rPr>
          <w:rFonts w:hint="eastAsia"/>
          <w:szCs w:val="21"/>
        </w:rPr>
        <w:t>比结合交叉熵</w:t>
      </w:r>
      <w:proofErr w:type="gramEnd"/>
      <w:r>
        <w:rPr>
          <w:rFonts w:hint="eastAsia"/>
          <w:szCs w:val="21"/>
        </w:rPr>
        <w:t>模型更优异的性能</w:t>
      </w:r>
      <w:r>
        <w:rPr>
          <w:szCs w:val="21"/>
        </w:rPr>
        <w:t>。</w:t>
      </w:r>
      <w:r>
        <w:rPr>
          <w:rFonts w:hint="eastAsia"/>
          <w:szCs w:val="21"/>
        </w:rPr>
        <w:t>具体来说，在</w:t>
      </w:r>
      <w:r>
        <w:rPr>
          <w:rFonts w:hint="eastAsia"/>
          <w:szCs w:val="21"/>
        </w:rPr>
        <w:t>CIFAR-</w:t>
      </w:r>
      <w:r>
        <w:rPr>
          <w:szCs w:val="21"/>
        </w:rPr>
        <w:t>100</w:t>
      </w:r>
      <w:r>
        <w:rPr>
          <w:rFonts w:hint="eastAsia"/>
          <w:szCs w:val="21"/>
        </w:rPr>
        <w:t>数据集上，结合</w:t>
      </w:r>
      <w:r>
        <w:rPr>
          <w:rFonts w:hint="eastAsia"/>
          <w:szCs w:val="21"/>
        </w:rPr>
        <w:t>SKDSA</w:t>
      </w:r>
      <w:r>
        <w:rPr>
          <w:rFonts w:hint="eastAsia"/>
          <w:szCs w:val="21"/>
        </w:rPr>
        <w:t>模型的</w:t>
      </w:r>
      <w:r>
        <w:rPr>
          <w:rFonts w:hint="eastAsia"/>
          <w:szCs w:val="21"/>
        </w:rPr>
        <w:t>m</w:t>
      </w:r>
      <w:r>
        <w:rPr>
          <w:szCs w:val="21"/>
        </w:rPr>
        <w:t>ixup</w:t>
      </w:r>
      <w:r>
        <w:rPr>
          <w:rFonts w:hint="eastAsia"/>
          <w:szCs w:val="21"/>
        </w:rPr>
        <w:t>模型使用残差网络框架和宽残差网络框架比结合交叉熵模型的</w:t>
      </w:r>
      <w:r>
        <w:rPr>
          <w:szCs w:val="21"/>
        </w:rPr>
        <w:t>mixup</w:t>
      </w:r>
      <w:r>
        <w:rPr>
          <w:rFonts w:hint="eastAsia"/>
          <w:szCs w:val="21"/>
        </w:rPr>
        <w:t>模型分别提升准确率</w:t>
      </w:r>
      <w:r w:rsidRPr="006D6815">
        <w:rPr>
          <w:szCs w:val="21"/>
        </w:rPr>
        <w:t>3.08</w:t>
      </w:r>
      <w:r>
        <w:rPr>
          <w:szCs w:val="21"/>
        </w:rPr>
        <w:t>%</w:t>
      </w:r>
      <w:r>
        <w:rPr>
          <w:rFonts w:hint="eastAsia"/>
          <w:szCs w:val="21"/>
        </w:rPr>
        <w:t>和</w:t>
      </w:r>
      <w:r w:rsidRPr="006D6815">
        <w:rPr>
          <w:szCs w:val="21"/>
        </w:rPr>
        <w:t>4.52</w:t>
      </w:r>
      <w:r>
        <w:rPr>
          <w:rFonts w:hint="eastAsia"/>
          <w:szCs w:val="21"/>
        </w:rPr>
        <w:t>%</w:t>
      </w:r>
      <w:r>
        <w:rPr>
          <w:rFonts w:hint="eastAsia"/>
          <w:szCs w:val="21"/>
        </w:rPr>
        <w:t>，结合</w:t>
      </w:r>
      <w:r>
        <w:rPr>
          <w:rFonts w:hint="eastAsia"/>
          <w:szCs w:val="21"/>
        </w:rPr>
        <w:t>SKDSA</w:t>
      </w:r>
      <w:r>
        <w:rPr>
          <w:rFonts w:hint="eastAsia"/>
          <w:szCs w:val="21"/>
        </w:rPr>
        <w:t>模型的</w:t>
      </w:r>
      <w:r>
        <w:rPr>
          <w:rFonts w:hint="eastAsia"/>
          <w:szCs w:val="21"/>
        </w:rPr>
        <w:t>SLA</w:t>
      </w:r>
      <w:r>
        <w:rPr>
          <w:rFonts w:hint="eastAsia"/>
          <w:szCs w:val="21"/>
        </w:rPr>
        <w:t>模型使用残差网络框架和宽残差网络框架比结合交叉熵模型的</w:t>
      </w:r>
      <w:r>
        <w:rPr>
          <w:rFonts w:hint="eastAsia"/>
          <w:szCs w:val="21"/>
        </w:rPr>
        <w:t>SLA</w:t>
      </w:r>
      <w:r>
        <w:rPr>
          <w:rFonts w:hint="eastAsia"/>
          <w:szCs w:val="21"/>
        </w:rPr>
        <w:t>模型分别提升准确率</w:t>
      </w:r>
      <w:r w:rsidRPr="00A968D0">
        <w:rPr>
          <w:szCs w:val="21"/>
        </w:rPr>
        <w:t>5.29</w:t>
      </w:r>
      <w:r>
        <w:rPr>
          <w:szCs w:val="21"/>
        </w:rPr>
        <w:t>%</w:t>
      </w:r>
      <w:r>
        <w:rPr>
          <w:rFonts w:hint="eastAsia"/>
          <w:szCs w:val="21"/>
        </w:rPr>
        <w:t>和</w:t>
      </w:r>
      <w:r w:rsidRPr="00A968D0">
        <w:rPr>
          <w:szCs w:val="21"/>
        </w:rPr>
        <w:t>3.83</w:t>
      </w:r>
      <w:r>
        <w:rPr>
          <w:szCs w:val="21"/>
        </w:rPr>
        <w:t>%</w:t>
      </w:r>
      <w:r>
        <w:rPr>
          <w:rFonts w:hint="eastAsia"/>
          <w:szCs w:val="21"/>
        </w:rPr>
        <w:t>；在</w:t>
      </w:r>
      <w:r>
        <w:rPr>
          <w:rFonts w:hint="eastAsia"/>
          <w:szCs w:val="21"/>
        </w:rPr>
        <w:t>T</w:t>
      </w:r>
      <w:r>
        <w:rPr>
          <w:szCs w:val="21"/>
        </w:rPr>
        <w:t>iny ImageNet</w:t>
      </w:r>
      <w:r>
        <w:rPr>
          <w:rFonts w:hint="eastAsia"/>
          <w:szCs w:val="21"/>
        </w:rPr>
        <w:t>数据集上，结合</w:t>
      </w:r>
      <w:r>
        <w:rPr>
          <w:rFonts w:hint="eastAsia"/>
          <w:szCs w:val="21"/>
        </w:rPr>
        <w:t>SKDSA</w:t>
      </w:r>
      <w:r>
        <w:rPr>
          <w:rFonts w:hint="eastAsia"/>
          <w:szCs w:val="21"/>
        </w:rPr>
        <w:t>模型的</w:t>
      </w:r>
      <w:r>
        <w:rPr>
          <w:szCs w:val="21"/>
        </w:rPr>
        <w:t>mixup</w:t>
      </w:r>
      <w:r>
        <w:rPr>
          <w:rFonts w:hint="eastAsia"/>
          <w:szCs w:val="21"/>
        </w:rPr>
        <w:t>模型使用残差网络框架和宽残差网络框架比结合交叉熵模型的</w:t>
      </w:r>
      <w:r>
        <w:rPr>
          <w:szCs w:val="21"/>
        </w:rPr>
        <w:t>mixup</w:t>
      </w:r>
      <w:r>
        <w:rPr>
          <w:rFonts w:hint="eastAsia"/>
          <w:szCs w:val="21"/>
        </w:rPr>
        <w:t>模型分别提升准确率</w:t>
      </w:r>
      <w:r w:rsidRPr="00DA4695">
        <w:rPr>
          <w:szCs w:val="21"/>
        </w:rPr>
        <w:t>3.01</w:t>
      </w:r>
      <w:r>
        <w:rPr>
          <w:rFonts w:hint="eastAsia"/>
          <w:szCs w:val="21"/>
        </w:rPr>
        <w:t>%</w:t>
      </w:r>
      <w:r>
        <w:rPr>
          <w:rFonts w:hint="eastAsia"/>
          <w:szCs w:val="21"/>
        </w:rPr>
        <w:t>和</w:t>
      </w:r>
      <w:r w:rsidRPr="00DA4695">
        <w:rPr>
          <w:szCs w:val="21"/>
        </w:rPr>
        <w:t>0.86</w:t>
      </w:r>
      <w:r>
        <w:rPr>
          <w:rFonts w:hint="eastAsia"/>
          <w:szCs w:val="21"/>
        </w:rPr>
        <w:t>%</w:t>
      </w:r>
      <w:r>
        <w:rPr>
          <w:rFonts w:hint="eastAsia"/>
          <w:szCs w:val="21"/>
        </w:rPr>
        <w:t>，结合</w:t>
      </w:r>
      <w:r>
        <w:rPr>
          <w:rFonts w:hint="eastAsia"/>
          <w:szCs w:val="21"/>
        </w:rPr>
        <w:t>SKDSA</w:t>
      </w:r>
      <w:r>
        <w:rPr>
          <w:rFonts w:hint="eastAsia"/>
          <w:szCs w:val="21"/>
        </w:rPr>
        <w:t>模型的</w:t>
      </w:r>
      <w:r>
        <w:rPr>
          <w:rFonts w:hint="eastAsia"/>
          <w:szCs w:val="21"/>
        </w:rPr>
        <w:t>SLA</w:t>
      </w:r>
      <w:r>
        <w:rPr>
          <w:rFonts w:hint="eastAsia"/>
          <w:szCs w:val="21"/>
        </w:rPr>
        <w:t>模型使用残差网络框架和宽残差网络框架比结合交叉熵模型的</w:t>
      </w:r>
      <w:r>
        <w:rPr>
          <w:rFonts w:hint="eastAsia"/>
          <w:szCs w:val="21"/>
        </w:rPr>
        <w:t>SLA</w:t>
      </w:r>
      <w:r>
        <w:rPr>
          <w:rFonts w:hint="eastAsia"/>
          <w:szCs w:val="21"/>
        </w:rPr>
        <w:t>模型分别提升准确率</w:t>
      </w:r>
      <w:r w:rsidRPr="007806A0">
        <w:rPr>
          <w:szCs w:val="21"/>
        </w:rPr>
        <w:t>4.54</w:t>
      </w:r>
      <w:r>
        <w:rPr>
          <w:rFonts w:hint="eastAsia"/>
          <w:szCs w:val="21"/>
        </w:rPr>
        <w:t>%</w:t>
      </w:r>
      <w:r>
        <w:rPr>
          <w:rFonts w:hint="eastAsia"/>
          <w:szCs w:val="21"/>
        </w:rPr>
        <w:t>和</w:t>
      </w:r>
      <w:r w:rsidRPr="007806A0">
        <w:rPr>
          <w:szCs w:val="21"/>
        </w:rPr>
        <w:t>3.12</w:t>
      </w:r>
      <w:r>
        <w:rPr>
          <w:rFonts w:hint="eastAsia"/>
          <w:szCs w:val="21"/>
        </w:rPr>
        <w:t>%</w:t>
      </w:r>
      <w:r>
        <w:rPr>
          <w:rFonts w:hint="eastAsia"/>
          <w:szCs w:val="21"/>
        </w:rPr>
        <w:t>。</w:t>
      </w:r>
    </w:p>
    <w:p w14:paraId="052A4F35" w14:textId="77777777" w:rsidR="00FC46A7" w:rsidRPr="00FC46A7" w:rsidRDefault="00FC46A7" w:rsidP="00FC46A7">
      <w:pPr>
        <w:ind w:firstLine="480"/>
      </w:pPr>
    </w:p>
    <w:p w14:paraId="683E137D" w14:textId="53C49FC1" w:rsidR="00744161" w:rsidRDefault="008B3F77" w:rsidP="00E53BE6">
      <w:pPr>
        <w:keepNext/>
        <w:ind w:firstLine="420"/>
      </w:pPr>
      <w:r>
        <w:rPr>
          <w:noProof/>
        </w:rPr>
        <w:drawing>
          <wp:inline distT="0" distB="0" distL="0" distR="0" wp14:anchorId="367C7615" wp14:editId="12198345">
            <wp:extent cx="5085299" cy="2988129"/>
            <wp:effectExtent l="0" t="0" r="17780" b="3175"/>
            <wp:docPr id="39" name="图表 39">
              <a:extLst xmlns:a="http://schemas.openxmlformats.org/drawingml/2006/main">
                <a:ext uri="{FF2B5EF4-FFF2-40B4-BE49-F238E27FC236}">
                  <a16:creationId xmlns:a16="http://schemas.microsoft.com/office/drawing/2014/main" id="{E59CDD29-6544-4552-9B2B-DB9D431EAF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15B5B175" w14:textId="4D91D7EF" w:rsidR="00DA4D59" w:rsidRDefault="00744161" w:rsidP="008A22FD">
      <w:pPr>
        <w:pStyle w:val="a8"/>
        <w:ind w:left="210" w:hanging="210"/>
        <w:jc w:val="center"/>
        <w:rPr>
          <w:szCs w:val="21"/>
        </w:rPr>
      </w:pPr>
      <w:bookmarkStart w:id="836" w:name="_Ref99785805"/>
      <w:r w:rsidRPr="006B3C5B">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F7063D">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F7063D">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bookmarkEnd w:id="836"/>
      <w:r w:rsidRPr="006B3C5B">
        <w:rPr>
          <w:rFonts w:ascii="Times New Roman" w:eastAsiaTheme="minorEastAsia" w:hAnsi="Times New Roman"/>
          <w:sz w:val="21"/>
          <w:szCs w:val="21"/>
        </w:rPr>
        <w:t xml:space="preserve">  </w:t>
      </w:r>
      <w:r w:rsidR="0068325D" w:rsidRPr="0068325D">
        <w:rPr>
          <w:rFonts w:ascii="Times New Roman" w:eastAsiaTheme="minorEastAsia" w:hAnsi="Times New Roman" w:hint="eastAsia"/>
          <w:sz w:val="21"/>
          <w:szCs w:val="21"/>
        </w:rPr>
        <w:t>数据增强</w:t>
      </w:r>
      <w:r w:rsidR="00C515A4">
        <w:rPr>
          <w:rFonts w:ascii="Times New Roman" w:eastAsiaTheme="minorEastAsia" w:hAnsi="Times New Roman" w:hint="eastAsia"/>
          <w:sz w:val="21"/>
          <w:szCs w:val="21"/>
        </w:rPr>
        <w:t>分别</w:t>
      </w:r>
      <w:r w:rsidR="003511EA">
        <w:rPr>
          <w:rFonts w:ascii="Times New Roman" w:eastAsiaTheme="minorEastAsia" w:hAnsi="Times New Roman" w:hint="eastAsia"/>
          <w:sz w:val="21"/>
          <w:szCs w:val="21"/>
        </w:rPr>
        <w:t>结合</w:t>
      </w:r>
      <w:r w:rsidR="00365645">
        <w:rPr>
          <w:rFonts w:ascii="Times New Roman" w:eastAsiaTheme="minorEastAsia" w:hAnsi="Times New Roman" w:hint="eastAsia"/>
          <w:sz w:val="21"/>
          <w:szCs w:val="21"/>
        </w:rPr>
        <w:t>交叉熵</w:t>
      </w:r>
      <w:r w:rsidR="003511EA">
        <w:rPr>
          <w:rFonts w:ascii="Times New Roman" w:eastAsiaTheme="minorEastAsia" w:hAnsi="Times New Roman" w:hint="eastAsia"/>
          <w:sz w:val="21"/>
          <w:szCs w:val="21"/>
        </w:rPr>
        <w:t>模型</w:t>
      </w:r>
      <w:r w:rsidR="0068325D" w:rsidRPr="0068325D">
        <w:rPr>
          <w:rFonts w:ascii="Times New Roman" w:eastAsiaTheme="minorEastAsia" w:hAnsi="Times New Roman" w:hint="eastAsia"/>
          <w:sz w:val="21"/>
          <w:szCs w:val="21"/>
        </w:rPr>
        <w:t>和</w:t>
      </w:r>
      <w:r w:rsidR="00975490">
        <w:rPr>
          <w:rFonts w:ascii="Times New Roman" w:eastAsiaTheme="minorEastAsia" w:hAnsi="Times New Roman" w:hint="eastAsia"/>
          <w:sz w:val="21"/>
          <w:szCs w:val="21"/>
        </w:rPr>
        <w:t>S</w:t>
      </w:r>
      <w:r w:rsidR="00975490">
        <w:rPr>
          <w:rFonts w:ascii="Times New Roman" w:eastAsiaTheme="minorEastAsia" w:hAnsi="Times New Roman"/>
          <w:sz w:val="21"/>
          <w:szCs w:val="21"/>
        </w:rPr>
        <w:t>KDSA</w:t>
      </w:r>
      <w:r w:rsidR="00975490">
        <w:rPr>
          <w:rFonts w:ascii="Times New Roman" w:eastAsiaTheme="minorEastAsia" w:hAnsi="Times New Roman" w:hint="eastAsia"/>
          <w:sz w:val="21"/>
          <w:szCs w:val="21"/>
        </w:rPr>
        <w:t>模型</w:t>
      </w:r>
      <w:r w:rsidR="00475DBA">
        <w:rPr>
          <w:rFonts w:ascii="Times New Roman" w:eastAsiaTheme="minorEastAsia" w:hAnsi="Times New Roman" w:hint="eastAsia"/>
          <w:sz w:val="21"/>
          <w:szCs w:val="21"/>
        </w:rPr>
        <w:t>在</w:t>
      </w:r>
      <w:r w:rsidR="00475DBA">
        <w:rPr>
          <w:rFonts w:ascii="Times New Roman" w:eastAsiaTheme="minorEastAsia" w:hAnsi="Times New Roman" w:hint="eastAsia"/>
          <w:sz w:val="21"/>
          <w:szCs w:val="21"/>
        </w:rPr>
        <w:t>C</w:t>
      </w:r>
      <w:r w:rsidR="00475DBA">
        <w:rPr>
          <w:rFonts w:ascii="Times New Roman" w:eastAsiaTheme="minorEastAsia" w:hAnsi="Times New Roman"/>
          <w:sz w:val="21"/>
          <w:szCs w:val="21"/>
        </w:rPr>
        <w:t>IFAR-100</w:t>
      </w:r>
      <w:r w:rsidR="00734775">
        <w:rPr>
          <w:rFonts w:ascii="Times New Roman" w:eastAsiaTheme="minorEastAsia" w:hAnsi="Times New Roman" w:hint="eastAsia"/>
          <w:sz w:val="21"/>
          <w:szCs w:val="21"/>
        </w:rPr>
        <w:t>上</w:t>
      </w:r>
      <w:r w:rsidR="0068325D" w:rsidRPr="0068325D">
        <w:rPr>
          <w:rFonts w:ascii="Times New Roman" w:eastAsiaTheme="minorEastAsia" w:hAnsi="Times New Roman" w:hint="eastAsia"/>
          <w:sz w:val="21"/>
          <w:szCs w:val="21"/>
        </w:rPr>
        <w:t>的</w:t>
      </w:r>
      <w:r w:rsidR="00EB1745">
        <w:rPr>
          <w:rFonts w:ascii="Times New Roman" w:eastAsiaTheme="minorEastAsia" w:hAnsi="Times New Roman" w:hint="eastAsia"/>
          <w:sz w:val="21"/>
          <w:szCs w:val="21"/>
        </w:rPr>
        <w:t>性能</w:t>
      </w:r>
      <w:r w:rsidR="00B23466">
        <w:rPr>
          <w:rFonts w:ascii="Times New Roman" w:eastAsiaTheme="minorEastAsia" w:hAnsi="Times New Roman" w:hint="eastAsia"/>
          <w:sz w:val="21"/>
          <w:szCs w:val="21"/>
        </w:rPr>
        <w:t>对比</w:t>
      </w:r>
    </w:p>
    <w:p w14:paraId="0D8BB171" w14:textId="4197826C" w:rsidR="000945CF" w:rsidRDefault="000C11B5" w:rsidP="00B33A04">
      <w:pPr>
        <w:keepNext/>
        <w:ind w:firstLine="420"/>
      </w:pPr>
      <w:r>
        <w:rPr>
          <w:noProof/>
        </w:rPr>
        <w:drawing>
          <wp:inline distT="0" distB="0" distL="0" distR="0" wp14:anchorId="2DCD6544" wp14:editId="6BC9E177">
            <wp:extent cx="5078186" cy="3046034"/>
            <wp:effectExtent l="0" t="0" r="8255" b="2540"/>
            <wp:docPr id="40" name="图表 40">
              <a:extLst xmlns:a="http://schemas.openxmlformats.org/drawingml/2006/main">
                <a:ext uri="{FF2B5EF4-FFF2-40B4-BE49-F238E27FC236}">
                  <a16:creationId xmlns:a16="http://schemas.microsoft.com/office/drawing/2014/main" id="{30C90A00-E9C4-4681-93A2-AB77A44F58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02AD9BC1" w14:textId="34890688" w:rsidR="00024C10" w:rsidRDefault="000945CF" w:rsidP="008A22FD">
      <w:pPr>
        <w:pStyle w:val="a8"/>
        <w:ind w:left="210" w:hanging="210"/>
        <w:jc w:val="center"/>
        <w:rPr>
          <w:szCs w:val="21"/>
        </w:rPr>
      </w:pPr>
      <w:bookmarkStart w:id="837" w:name="_Ref99785825"/>
      <w:r w:rsidRPr="005E3F7E">
        <w:rPr>
          <w:rFonts w:ascii="Times New Roman" w:eastAsiaTheme="minorEastAsia" w:hAnsi="Times New Roman"/>
          <w:sz w:val="21"/>
          <w:szCs w:val="21"/>
        </w:rPr>
        <w:t>图</w:t>
      </w:r>
      <w:r w:rsidRPr="005E3F7E">
        <w:rPr>
          <w:rFonts w:ascii="Times New Roman" w:eastAsiaTheme="minorEastAsia" w:hAnsi="Times New Roman"/>
          <w:sz w:val="21"/>
          <w:szCs w:val="21"/>
        </w:rPr>
        <w:fldChar w:fldCharType="begin"/>
      </w:r>
      <w:r w:rsidRPr="005E3F7E">
        <w:rPr>
          <w:rFonts w:ascii="Times New Roman" w:eastAsiaTheme="minorEastAsia" w:hAnsi="Times New Roman"/>
          <w:sz w:val="21"/>
          <w:szCs w:val="21"/>
        </w:rPr>
        <w:instrText xml:space="preserve"> STYLEREF 1 \s </w:instrText>
      </w:r>
      <w:r w:rsidRPr="005E3F7E">
        <w:rPr>
          <w:rFonts w:ascii="Times New Roman" w:eastAsiaTheme="minorEastAsia" w:hAnsi="Times New Roman"/>
          <w:sz w:val="21"/>
          <w:szCs w:val="21"/>
        </w:rPr>
        <w:fldChar w:fldCharType="separate"/>
      </w:r>
      <w:r w:rsidR="00F7063D">
        <w:rPr>
          <w:rFonts w:ascii="Times New Roman" w:eastAsiaTheme="minorEastAsia" w:hAnsi="Times New Roman"/>
          <w:noProof/>
          <w:sz w:val="21"/>
          <w:szCs w:val="21"/>
        </w:rPr>
        <w:t>4</w:t>
      </w:r>
      <w:r w:rsidRPr="005E3F7E">
        <w:rPr>
          <w:rFonts w:ascii="Times New Roman" w:eastAsiaTheme="minorEastAsia" w:hAnsi="Times New Roman"/>
          <w:sz w:val="21"/>
          <w:szCs w:val="21"/>
        </w:rPr>
        <w:fldChar w:fldCharType="end"/>
      </w:r>
      <w:r w:rsidRPr="005E3F7E">
        <w:rPr>
          <w:rFonts w:ascii="Times New Roman" w:eastAsiaTheme="minorEastAsia" w:hAnsi="Times New Roman"/>
          <w:sz w:val="21"/>
          <w:szCs w:val="21"/>
        </w:rPr>
        <w:t>.</w:t>
      </w:r>
      <w:r w:rsidRPr="005E3F7E">
        <w:rPr>
          <w:rFonts w:ascii="Times New Roman" w:eastAsiaTheme="minorEastAsia" w:hAnsi="Times New Roman"/>
          <w:sz w:val="21"/>
          <w:szCs w:val="21"/>
        </w:rPr>
        <w:fldChar w:fldCharType="begin"/>
      </w:r>
      <w:r w:rsidRPr="005E3F7E">
        <w:rPr>
          <w:rFonts w:ascii="Times New Roman" w:eastAsiaTheme="minorEastAsia" w:hAnsi="Times New Roman"/>
          <w:sz w:val="21"/>
          <w:szCs w:val="21"/>
        </w:rPr>
        <w:instrText xml:space="preserve"> SEQ </w:instrText>
      </w:r>
      <w:r w:rsidRPr="005E3F7E">
        <w:rPr>
          <w:rFonts w:ascii="Times New Roman" w:eastAsiaTheme="minorEastAsia" w:hAnsi="Times New Roman"/>
          <w:sz w:val="21"/>
          <w:szCs w:val="21"/>
        </w:rPr>
        <w:instrText>图表</w:instrText>
      </w:r>
      <w:r w:rsidRPr="005E3F7E">
        <w:rPr>
          <w:rFonts w:ascii="Times New Roman" w:eastAsiaTheme="minorEastAsia" w:hAnsi="Times New Roman"/>
          <w:sz w:val="21"/>
          <w:szCs w:val="21"/>
        </w:rPr>
        <w:instrText xml:space="preserve"> \* ARABIC \s 1 </w:instrText>
      </w:r>
      <w:r w:rsidRPr="005E3F7E">
        <w:rPr>
          <w:rFonts w:ascii="Times New Roman" w:eastAsiaTheme="minorEastAsia" w:hAnsi="Times New Roman"/>
          <w:sz w:val="21"/>
          <w:szCs w:val="21"/>
        </w:rPr>
        <w:fldChar w:fldCharType="separate"/>
      </w:r>
      <w:r w:rsidR="00F7063D">
        <w:rPr>
          <w:rFonts w:ascii="Times New Roman" w:eastAsiaTheme="minorEastAsia" w:hAnsi="Times New Roman"/>
          <w:noProof/>
          <w:sz w:val="21"/>
          <w:szCs w:val="21"/>
        </w:rPr>
        <w:t>5</w:t>
      </w:r>
      <w:r w:rsidRPr="005E3F7E">
        <w:rPr>
          <w:rFonts w:ascii="Times New Roman" w:eastAsiaTheme="minorEastAsia" w:hAnsi="Times New Roman"/>
          <w:sz w:val="21"/>
          <w:szCs w:val="21"/>
        </w:rPr>
        <w:fldChar w:fldCharType="end"/>
      </w:r>
      <w:bookmarkEnd w:id="837"/>
      <w:r w:rsidRPr="005E3F7E">
        <w:rPr>
          <w:rFonts w:ascii="Times New Roman" w:eastAsiaTheme="minorEastAsia" w:hAnsi="Times New Roman"/>
          <w:sz w:val="21"/>
          <w:szCs w:val="21"/>
        </w:rPr>
        <w:t xml:space="preserve">  </w:t>
      </w:r>
      <w:r w:rsidRPr="005E3F7E">
        <w:rPr>
          <w:rFonts w:ascii="Times New Roman" w:eastAsiaTheme="minorEastAsia" w:hAnsi="Times New Roman"/>
          <w:sz w:val="21"/>
          <w:szCs w:val="21"/>
        </w:rPr>
        <w:t>数据增强</w:t>
      </w:r>
      <w:r w:rsidR="008345A4">
        <w:rPr>
          <w:rFonts w:ascii="Times New Roman" w:eastAsiaTheme="minorEastAsia" w:hAnsi="Times New Roman" w:hint="eastAsia"/>
          <w:sz w:val="21"/>
          <w:szCs w:val="21"/>
        </w:rPr>
        <w:t>分别</w:t>
      </w:r>
      <w:r w:rsidRPr="005E3F7E">
        <w:rPr>
          <w:rFonts w:ascii="Times New Roman" w:eastAsiaTheme="minorEastAsia" w:hAnsi="Times New Roman"/>
          <w:sz w:val="21"/>
          <w:szCs w:val="21"/>
        </w:rPr>
        <w:t>结合</w:t>
      </w:r>
      <w:r w:rsidR="00281677">
        <w:rPr>
          <w:rFonts w:ascii="Times New Roman" w:eastAsiaTheme="minorEastAsia" w:hAnsi="Times New Roman" w:hint="eastAsia"/>
          <w:sz w:val="21"/>
          <w:szCs w:val="21"/>
        </w:rPr>
        <w:t>交叉熵</w:t>
      </w:r>
      <w:r w:rsidRPr="005E3F7E">
        <w:rPr>
          <w:rFonts w:ascii="Times New Roman" w:eastAsiaTheme="minorEastAsia" w:hAnsi="Times New Roman"/>
          <w:sz w:val="21"/>
          <w:szCs w:val="21"/>
        </w:rPr>
        <w:t>模型和</w:t>
      </w:r>
      <w:r w:rsidRPr="005E3F7E">
        <w:rPr>
          <w:rFonts w:ascii="Times New Roman" w:eastAsiaTheme="minorEastAsia" w:hAnsi="Times New Roman"/>
          <w:sz w:val="21"/>
          <w:szCs w:val="21"/>
        </w:rPr>
        <w:t>SKDSA</w:t>
      </w:r>
      <w:r w:rsidRPr="005E3F7E">
        <w:rPr>
          <w:rFonts w:ascii="Times New Roman" w:eastAsiaTheme="minorEastAsia" w:hAnsi="Times New Roman"/>
          <w:sz w:val="21"/>
          <w:szCs w:val="21"/>
        </w:rPr>
        <w:t>模型在</w:t>
      </w:r>
      <w:r w:rsidR="00126BE4" w:rsidRPr="005E3F7E">
        <w:rPr>
          <w:rFonts w:ascii="Times New Roman" w:eastAsiaTheme="minorEastAsia" w:hAnsi="Times New Roman"/>
          <w:sz w:val="21"/>
          <w:szCs w:val="21"/>
        </w:rPr>
        <w:t>Tiny ImageNet</w:t>
      </w:r>
      <w:r w:rsidR="004633BB" w:rsidRPr="005E3F7E">
        <w:rPr>
          <w:rFonts w:ascii="Times New Roman" w:eastAsiaTheme="minorEastAsia" w:hAnsi="Times New Roman"/>
          <w:sz w:val="21"/>
          <w:szCs w:val="21"/>
        </w:rPr>
        <w:t>上</w:t>
      </w:r>
      <w:r w:rsidRPr="005E3F7E">
        <w:rPr>
          <w:rFonts w:ascii="Times New Roman" w:eastAsiaTheme="minorEastAsia" w:hAnsi="Times New Roman"/>
          <w:sz w:val="21"/>
          <w:szCs w:val="21"/>
        </w:rPr>
        <w:t>的</w:t>
      </w:r>
      <w:r w:rsidR="00A95F41">
        <w:rPr>
          <w:rFonts w:ascii="Times New Roman" w:eastAsiaTheme="minorEastAsia" w:hAnsi="Times New Roman" w:hint="eastAsia"/>
          <w:sz w:val="21"/>
          <w:szCs w:val="21"/>
        </w:rPr>
        <w:t>性能</w:t>
      </w:r>
      <w:r w:rsidR="00D66548">
        <w:rPr>
          <w:rFonts w:ascii="Times New Roman" w:eastAsiaTheme="minorEastAsia" w:hAnsi="Times New Roman" w:hint="eastAsia"/>
          <w:sz w:val="21"/>
          <w:szCs w:val="21"/>
        </w:rPr>
        <w:t>对比</w:t>
      </w:r>
    </w:p>
    <w:p w14:paraId="128AE5EC" w14:textId="5818A5C3" w:rsidR="009F151B" w:rsidRDefault="00A24E16">
      <w:pPr>
        <w:ind w:firstLineChars="200" w:firstLine="480"/>
        <w:rPr>
          <w:szCs w:val="21"/>
        </w:rPr>
      </w:pPr>
      <w:r>
        <w:rPr>
          <w:rFonts w:hint="eastAsia"/>
          <w:szCs w:val="21"/>
        </w:rPr>
        <w:t>以上结果说明，</w:t>
      </w:r>
      <w:r w:rsidR="00F76045">
        <w:rPr>
          <w:rFonts w:hint="eastAsia"/>
          <w:szCs w:val="21"/>
        </w:rPr>
        <w:t>SKDSA</w:t>
      </w:r>
      <w:r w:rsidR="00F76045">
        <w:rPr>
          <w:rFonts w:hint="eastAsia"/>
          <w:szCs w:val="21"/>
        </w:rPr>
        <w:t>模型</w:t>
      </w:r>
      <w:r>
        <w:rPr>
          <w:rFonts w:hint="eastAsia"/>
          <w:szCs w:val="21"/>
        </w:rPr>
        <w:t>可以广泛地提升其他基于数据增强模型的性能。这证实了</w:t>
      </w:r>
      <w:r w:rsidR="004E79F0">
        <w:rPr>
          <w:rFonts w:hint="eastAsia"/>
          <w:szCs w:val="21"/>
        </w:rPr>
        <w:t>SKDSA</w:t>
      </w:r>
      <w:r>
        <w:rPr>
          <w:rFonts w:hint="eastAsia"/>
          <w:szCs w:val="21"/>
        </w:rPr>
        <w:t>模型和数据增强模型的相容性。</w:t>
      </w:r>
    </w:p>
    <w:p w14:paraId="0CEC708F" w14:textId="77777777" w:rsidR="009F151B" w:rsidRDefault="00A24E16">
      <w:pPr>
        <w:pStyle w:val="3"/>
      </w:pPr>
      <w:bookmarkStart w:id="838" w:name="_Ref99806328"/>
      <w:r>
        <w:rPr>
          <w:szCs w:val="21"/>
        </w:rPr>
        <w:lastRenderedPageBreak/>
        <w:t>敏感性分析</w:t>
      </w:r>
      <w:bookmarkEnd w:id="838"/>
    </w:p>
    <w:p w14:paraId="65A6D6E5" w14:textId="4EE0A23C" w:rsidR="009F151B" w:rsidRDefault="008010C3" w:rsidP="00F43D36">
      <w:pPr>
        <w:ind w:firstLineChars="200" w:firstLine="480"/>
        <w:rPr>
          <w:szCs w:val="21"/>
        </w:rPr>
      </w:pPr>
      <w:r>
        <w:rPr>
          <w:rFonts w:hint="eastAsia"/>
          <w:szCs w:val="21"/>
        </w:rPr>
        <w:t>为了</w:t>
      </w:r>
      <w:r w:rsidR="00A24E16">
        <w:rPr>
          <w:szCs w:val="21"/>
        </w:rPr>
        <w:t>测试了超参数</w:t>
      </w:r>
      <m:oMath>
        <m:r>
          <w:rPr>
            <w:rFonts w:ascii="Cambria Math"/>
            <w:szCs w:val="21"/>
          </w:rPr>
          <m:t>λ</m:t>
        </m:r>
      </m:oMath>
      <w:r w:rsidR="00A24E16">
        <w:rPr>
          <w:szCs w:val="21"/>
        </w:rPr>
        <w:t>在不同取值下</w:t>
      </w:r>
      <w:r w:rsidR="00642DE9">
        <w:rPr>
          <w:rFonts w:hint="eastAsia"/>
          <w:szCs w:val="21"/>
        </w:rPr>
        <w:t>对</w:t>
      </w:r>
      <w:r w:rsidR="00642DE9">
        <w:rPr>
          <w:rFonts w:hint="eastAsia"/>
          <w:szCs w:val="21"/>
        </w:rPr>
        <w:t>SKDSA</w:t>
      </w:r>
      <w:r w:rsidR="00642DE9">
        <w:rPr>
          <w:rFonts w:hint="eastAsia"/>
          <w:szCs w:val="21"/>
        </w:rPr>
        <w:t>模型性能</w:t>
      </w:r>
      <w:r w:rsidR="00A24E16">
        <w:rPr>
          <w:szCs w:val="21"/>
        </w:rPr>
        <w:t>的影响</w:t>
      </w:r>
      <w:r w:rsidR="009779C5">
        <w:rPr>
          <w:rFonts w:hint="eastAsia"/>
          <w:szCs w:val="21"/>
        </w:rPr>
        <w:t>，使用</w:t>
      </w:r>
      <w:r w:rsidR="004E35E2">
        <w:rPr>
          <w:rFonts w:hint="eastAsia"/>
          <w:szCs w:val="21"/>
        </w:rPr>
        <w:t>基于</w:t>
      </w:r>
      <w:r w:rsidR="000378E1">
        <w:rPr>
          <w:rFonts w:hint="eastAsia"/>
          <w:szCs w:val="21"/>
        </w:rPr>
        <w:t>残差网络框架</w:t>
      </w:r>
      <w:r w:rsidR="008D525E">
        <w:rPr>
          <w:rFonts w:hint="eastAsia"/>
          <w:szCs w:val="21"/>
        </w:rPr>
        <w:t>的</w:t>
      </w:r>
      <w:r w:rsidR="008D525E">
        <w:rPr>
          <w:rFonts w:hint="eastAsia"/>
          <w:szCs w:val="21"/>
        </w:rPr>
        <w:t>SKDSA</w:t>
      </w:r>
      <w:r w:rsidR="008D525E">
        <w:rPr>
          <w:rFonts w:hint="eastAsia"/>
          <w:szCs w:val="21"/>
        </w:rPr>
        <w:t>模型在</w:t>
      </w:r>
      <w:r w:rsidR="00162DC8">
        <w:rPr>
          <w:szCs w:val="21"/>
        </w:rPr>
        <w:t>CIFAR-100</w:t>
      </w:r>
      <w:r w:rsidR="00162DC8">
        <w:rPr>
          <w:rFonts w:hint="eastAsia"/>
          <w:szCs w:val="21"/>
        </w:rPr>
        <w:t>数据集上进行实验</w:t>
      </w:r>
      <w:r w:rsidR="00E76C72">
        <w:rPr>
          <w:rFonts w:hint="eastAsia"/>
          <w:szCs w:val="21"/>
        </w:rPr>
        <w:t>。</w:t>
      </w:r>
      <w:r w:rsidR="00A24E16">
        <w:rPr>
          <w:szCs w:val="21"/>
        </w:rPr>
        <w:t>测试</w:t>
      </w:r>
      <w:r w:rsidR="00A24E16">
        <w:rPr>
          <w:rFonts w:hint="eastAsia"/>
          <w:szCs w:val="21"/>
        </w:rPr>
        <w:t>的</w:t>
      </w:r>
      <m:oMath>
        <m:r>
          <w:rPr>
            <w:rFonts w:ascii="Cambria Math"/>
            <w:szCs w:val="21"/>
          </w:rPr>
          <m:t>λ</m:t>
        </m:r>
      </m:oMath>
      <w:r w:rsidR="00A24E16">
        <w:rPr>
          <w:szCs w:val="21"/>
        </w:rPr>
        <w:t>取值</w:t>
      </w:r>
      <w:r w:rsidR="00A24E16">
        <w:rPr>
          <w:rFonts w:hint="eastAsia"/>
          <w:szCs w:val="21"/>
        </w:rPr>
        <w:t>范围是</w:t>
      </w:r>
      <w:r w:rsidR="00A24E16">
        <w:rPr>
          <w:szCs w:val="21"/>
        </w:rPr>
        <w:t>{0.5</w:t>
      </w:r>
      <w:r w:rsidR="00EE2E75">
        <w:rPr>
          <w:rFonts w:hint="eastAsia"/>
          <w:szCs w:val="21"/>
        </w:rPr>
        <w:t>,</w:t>
      </w:r>
      <w:r w:rsidR="00EE2E75">
        <w:rPr>
          <w:szCs w:val="21"/>
        </w:rPr>
        <w:t xml:space="preserve"> </w:t>
      </w:r>
      <w:r w:rsidR="00A24E16">
        <w:rPr>
          <w:szCs w:val="21"/>
        </w:rPr>
        <w:t>1</w:t>
      </w:r>
      <w:r w:rsidR="002812CB">
        <w:rPr>
          <w:rFonts w:hint="eastAsia"/>
          <w:szCs w:val="21"/>
        </w:rPr>
        <w:t>,</w:t>
      </w:r>
      <w:r w:rsidR="002812CB">
        <w:rPr>
          <w:szCs w:val="21"/>
        </w:rPr>
        <w:t xml:space="preserve"> </w:t>
      </w:r>
      <w:r w:rsidR="00A24E16">
        <w:rPr>
          <w:szCs w:val="21"/>
        </w:rPr>
        <w:t>1.5</w:t>
      </w:r>
      <w:r w:rsidR="00E6727C">
        <w:rPr>
          <w:rFonts w:hint="eastAsia"/>
          <w:szCs w:val="21"/>
        </w:rPr>
        <w:t>,</w:t>
      </w:r>
      <w:r w:rsidR="00E6727C">
        <w:rPr>
          <w:szCs w:val="21"/>
        </w:rPr>
        <w:t xml:space="preserve"> </w:t>
      </w:r>
      <w:r w:rsidR="00A24E16">
        <w:rPr>
          <w:szCs w:val="21"/>
        </w:rPr>
        <w:t>2</w:t>
      </w:r>
      <w:r w:rsidR="00E850FB">
        <w:rPr>
          <w:rFonts w:hint="eastAsia"/>
          <w:szCs w:val="21"/>
        </w:rPr>
        <w:t>,</w:t>
      </w:r>
      <w:r w:rsidR="00E850FB">
        <w:rPr>
          <w:szCs w:val="21"/>
        </w:rPr>
        <w:t xml:space="preserve"> </w:t>
      </w:r>
      <w:r w:rsidR="00A24E16">
        <w:rPr>
          <w:szCs w:val="21"/>
        </w:rPr>
        <w:t>3}</w:t>
      </w:r>
      <w:r w:rsidR="00A24E16">
        <w:rPr>
          <w:szCs w:val="21"/>
        </w:rPr>
        <w:t>，</w:t>
      </w:r>
      <w:r w:rsidR="001974AB">
        <w:rPr>
          <w:rFonts w:hint="eastAsia"/>
          <w:szCs w:val="21"/>
        </w:rPr>
        <w:t>其他</w:t>
      </w:r>
      <w:r w:rsidR="00A12246">
        <w:rPr>
          <w:rFonts w:hint="eastAsia"/>
          <w:szCs w:val="21"/>
        </w:rPr>
        <w:t>超参数保持不变</w:t>
      </w:r>
      <w:r w:rsidR="00A24E16">
        <w:rPr>
          <w:szCs w:val="21"/>
        </w:rPr>
        <w:t>。</w:t>
      </w:r>
      <w:r w:rsidR="00FD793B">
        <w:rPr>
          <w:szCs w:val="21"/>
        </w:rPr>
        <w:t>每个实验</w:t>
      </w:r>
      <w:r w:rsidR="00FD793B">
        <w:rPr>
          <w:rFonts w:hint="eastAsia"/>
          <w:szCs w:val="21"/>
        </w:rPr>
        <w:t>都</w:t>
      </w:r>
      <w:r w:rsidR="00FD793B">
        <w:rPr>
          <w:szCs w:val="21"/>
        </w:rPr>
        <w:t>重复三次，</w:t>
      </w:r>
      <w:r w:rsidR="00FD793B">
        <w:rPr>
          <w:rFonts w:hint="eastAsia"/>
          <w:szCs w:val="21"/>
        </w:rPr>
        <w:t>实验结果</w:t>
      </w:r>
      <w:r w:rsidR="00FD793B">
        <w:rPr>
          <w:szCs w:val="21"/>
        </w:rPr>
        <w:t>记录最后</w:t>
      </w:r>
      <w:r w:rsidR="00B87AD2">
        <w:rPr>
          <w:rFonts w:hint="eastAsia"/>
          <w:szCs w:val="21"/>
        </w:rPr>
        <w:t>轮次</w:t>
      </w:r>
      <w:r w:rsidR="00FD793B">
        <w:rPr>
          <w:szCs w:val="21"/>
        </w:rPr>
        <w:t>的</w:t>
      </w:r>
      <w:r w:rsidR="00FD793B">
        <w:rPr>
          <w:rFonts w:hint="eastAsia"/>
          <w:szCs w:val="21"/>
        </w:rPr>
        <w:t>分类准确率的平均数</w:t>
      </w:r>
      <w:r w:rsidR="00652063">
        <w:rPr>
          <w:rFonts w:hint="eastAsia"/>
          <w:szCs w:val="21"/>
        </w:rPr>
        <w:t>。</w:t>
      </w:r>
      <w:r w:rsidR="00E92B08">
        <w:rPr>
          <w:rFonts w:hint="eastAsia"/>
          <w:szCs w:val="21"/>
        </w:rPr>
        <w:t>实验结果</w:t>
      </w:r>
      <w:r w:rsidR="00E92B08" w:rsidRPr="00B6460C">
        <w:rPr>
          <w:rFonts w:hint="eastAsia"/>
        </w:rPr>
        <w:t>如</w:t>
      </w:r>
      <w:r w:rsidR="00B6460C" w:rsidRPr="00B6460C">
        <w:fldChar w:fldCharType="begin"/>
      </w:r>
      <w:r w:rsidR="00B6460C" w:rsidRPr="00B6460C">
        <w:instrText xml:space="preserve"> </w:instrText>
      </w:r>
      <w:r w:rsidR="00B6460C" w:rsidRPr="00B6460C">
        <w:rPr>
          <w:rFonts w:hint="eastAsia"/>
        </w:rPr>
        <w:instrText>REF _Ref99736153 \h</w:instrText>
      </w:r>
      <w:r w:rsidR="00B6460C" w:rsidRPr="00B6460C">
        <w:instrText xml:space="preserve"> </w:instrText>
      </w:r>
      <w:r w:rsidR="00B6460C">
        <w:instrText xml:space="preserve"> \* MERGEFORMAT </w:instrText>
      </w:r>
      <w:r w:rsidR="00B6460C" w:rsidRPr="00B6460C">
        <w:fldChar w:fldCharType="separate"/>
      </w:r>
      <w:r w:rsidR="00E6396D" w:rsidRPr="00E6396D">
        <w:rPr>
          <w:rFonts w:eastAsiaTheme="majorEastAsia"/>
        </w:rPr>
        <w:t>图</w:t>
      </w:r>
      <w:r w:rsidR="00E6396D" w:rsidRPr="00E6396D">
        <w:rPr>
          <w:rFonts w:eastAsiaTheme="majorEastAsia"/>
        </w:rPr>
        <w:t>4.6</w:t>
      </w:r>
      <w:r w:rsidR="00B6460C" w:rsidRPr="00B6460C">
        <w:fldChar w:fldCharType="end"/>
      </w:r>
      <w:r w:rsidR="00E45566" w:rsidRPr="00B6460C">
        <w:rPr>
          <w:rFonts w:hint="eastAsia"/>
        </w:rPr>
        <w:t>所</w:t>
      </w:r>
      <w:r w:rsidR="00E45566">
        <w:rPr>
          <w:rFonts w:hint="eastAsia"/>
          <w:szCs w:val="21"/>
        </w:rPr>
        <w:t>示</w:t>
      </w:r>
      <w:r w:rsidR="000D3536">
        <w:rPr>
          <w:rFonts w:hint="eastAsia"/>
          <w:szCs w:val="21"/>
        </w:rPr>
        <w:t>，可以看出当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sidR="003D4F61">
        <w:rPr>
          <w:rFonts w:hint="eastAsia"/>
          <w:szCs w:val="21"/>
        </w:rPr>
        <w:t>时</w:t>
      </w:r>
      <w:r w:rsidR="00BB3D20">
        <w:rPr>
          <w:rFonts w:hint="eastAsia"/>
          <w:szCs w:val="21"/>
        </w:rPr>
        <w:t>分类准确率最高</w:t>
      </w:r>
      <w:r w:rsidR="00FF61FA">
        <w:rPr>
          <w:rFonts w:hint="eastAsia"/>
          <w:szCs w:val="21"/>
        </w:rPr>
        <w:t>。</w:t>
      </w:r>
    </w:p>
    <w:p w14:paraId="4C8EEAD4" w14:textId="7360D4D6" w:rsidR="009F151B" w:rsidRDefault="00A820F0">
      <w:pPr>
        <w:keepNext/>
        <w:ind w:firstLineChars="200" w:firstLine="480"/>
        <w:jc w:val="center"/>
      </w:pPr>
      <w:r>
        <w:rPr>
          <w:noProof/>
        </w:rPr>
        <w:drawing>
          <wp:inline distT="0" distB="0" distL="0" distR="0" wp14:anchorId="5A841B34" wp14:editId="7EA0D7AA">
            <wp:extent cx="4134471" cy="2766646"/>
            <wp:effectExtent l="0" t="0" r="0" b="15240"/>
            <wp:docPr id="34" name="图表 34">
              <a:extLst xmlns:a="http://schemas.openxmlformats.org/drawingml/2006/main">
                <a:ext uri="{FF2B5EF4-FFF2-40B4-BE49-F238E27FC236}">
                  <a16:creationId xmlns:a16="http://schemas.microsoft.com/office/drawing/2014/main" id="{A54F5AC5-3D1C-49AB-AF6E-84392666E2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21D3A67A" w14:textId="478F3E4F" w:rsidR="009F151B" w:rsidRDefault="00A24E16" w:rsidP="000F3242">
      <w:pPr>
        <w:pStyle w:val="a8"/>
        <w:ind w:left="210" w:hanging="210"/>
        <w:jc w:val="center"/>
        <w:rPr>
          <w:rFonts w:ascii="Times New Roman" w:eastAsiaTheme="majorEastAsia" w:hAnsi="Times New Roman"/>
          <w:sz w:val="21"/>
          <w:szCs w:val="21"/>
        </w:rPr>
      </w:pPr>
      <w:bookmarkStart w:id="839" w:name="_Ref99736153"/>
      <w:r>
        <w:rPr>
          <w:rFonts w:ascii="Times New Roman" w:eastAsiaTheme="majorEastAsia" w:hAnsi="Times New Roman"/>
          <w:sz w:val="21"/>
          <w:szCs w:val="21"/>
        </w:rPr>
        <w:t>图</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STYLEREF 1 \s </w:instrText>
      </w:r>
      <w:r w:rsidR="000945CF">
        <w:rPr>
          <w:rFonts w:ascii="Times New Roman" w:eastAsiaTheme="majorEastAsia" w:hAnsi="Times New Roman"/>
          <w:sz w:val="21"/>
          <w:szCs w:val="21"/>
        </w:rPr>
        <w:fldChar w:fldCharType="separate"/>
      </w:r>
      <w:r w:rsidR="00E6396D">
        <w:rPr>
          <w:rFonts w:ascii="Times New Roman" w:eastAsiaTheme="majorEastAsia" w:hAnsi="Times New Roman"/>
          <w:noProof/>
          <w:sz w:val="21"/>
          <w:szCs w:val="21"/>
        </w:rPr>
        <w:t>4</w:t>
      </w:r>
      <w:r w:rsidR="000945CF">
        <w:rPr>
          <w:rFonts w:ascii="Times New Roman" w:eastAsiaTheme="majorEastAsia" w:hAnsi="Times New Roman"/>
          <w:sz w:val="21"/>
          <w:szCs w:val="21"/>
        </w:rPr>
        <w:fldChar w:fldCharType="end"/>
      </w:r>
      <w:r w:rsidR="000945CF">
        <w:rPr>
          <w:rFonts w:ascii="Times New Roman" w:eastAsiaTheme="majorEastAsia" w:hAnsi="Times New Roman"/>
          <w:sz w:val="21"/>
          <w:szCs w:val="21"/>
        </w:rPr>
        <w:t>.</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SEQ </w:instrText>
      </w:r>
      <w:r w:rsidR="000945CF">
        <w:rPr>
          <w:rFonts w:ascii="Times New Roman" w:eastAsiaTheme="majorEastAsia" w:hAnsi="Times New Roman"/>
          <w:sz w:val="21"/>
          <w:szCs w:val="21"/>
        </w:rPr>
        <w:instrText>图表</w:instrText>
      </w:r>
      <w:r w:rsidR="000945CF">
        <w:rPr>
          <w:rFonts w:ascii="Times New Roman" w:eastAsiaTheme="majorEastAsia" w:hAnsi="Times New Roman"/>
          <w:sz w:val="21"/>
          <w:szCs w:val="21"/>
        </w:rPr>
        <w:instrText xml:space="preserve"> \* ARABIC \s 1 </w:instrText>
      </w:r>
      <w:r w:rsidR="000945CF">
        <w:rPr>
          <w:rFonts w:ascii="Times New Roman" w:eastAsiaTheme="majorEastAsia" w:hAnsi="Times New Roman"/>
          <w:sz w:val="21"/>
          <w:szCs w:val="21"/>
        </w:rPr>
        <w:fldChar w:fldCharType="separate"/>
      </w:r>
      <w:r w:rsidR="00E6396D">
        <w:rPr>
          <w:rFonts w:ascii="Times New Roman" w:eastAsiaTheme="majorEastAsia" w:hAnsi="Times New Roman"/>
          <w:noProof/>
          <w:sz w:val="21"/>
          <w:szCs w:val="21"/>
        </w:rPr>
        <w:t>6</w:t>
      </w:r>
      <w:r w:rsidR="000945CF">
        <w:rPr>
          <w:rFonts w:ascii="Times New Roman" w:eastAsiaTheme="majorEastAsia" w:hAnsi="Times New Roman"/>
          <w:sz w:val="21"/>
          <w:szCs w:val="21"/>
        </w:rPr>
        <w:fldChar w:fldCharType="end"/>
      </w:r>
      <w:bookmarkEnd w:id="839"/>
      <w:r>
        <w:rPr>
          <w:rFonts w:ascii="Times New Roman" w:eastAsiaTheme="majorEastAsia" w:hAnsi="Times New Roman"/>
          <w:sz w:val="21"/>
          <w:szCs w:val="21"/>
        </w:rPr>
        <w:t xml:space="preserve">  </w:t>
      </w:r>
      <w:r w:rsidR="00DE669C">
        <w:rPr>
          <w:rFonts w:ascii="Times New Roman" w:eastAsiaTheme="minorEastAsia" w:hAnsi="Times New Roman" w:hint="eastAsia"/>
          <w:sz w:val="21"/>
          <w:szCs w:val="21"/>
        </w:rPr>
        <w:t>SKDSA</w:t>
      </w:r>
      <w:r w:rsidR="00DE669C">
        <w:rPr>
          <w:rFonts w:ascii="Times New Roman" w:eastAsiaTheme="minorEastAsia" w:hAnsi="Times New Roman" w:hint="eastAsia"/>
          <w:sz w:val="21"/>
          <w:szCs w:val="21"/>
        </w:rPr>
        <w:t>模型</w:t>
      </w:r>
      <w:r>
        <w:rPr>
          <w:rFonts w:ascii="Times New Roman" w:eastAsiaTheme="majorEastAsia" w:hAnsi="Times New Roman" w:hint="eastAsia"/>
          <w:sz w:val="21"/>
          <w:szCs w:val="21"/>
        </w:rPr>
        <w:t>使用不同</w:t>
      </w:r>
      <m:oMath>
        <m:r>
          <w:rPr>
            <w:rFonts w:ascii="Cambria Math" w:eastAsiaTheme="majorEastAsia" w:hAnsi="Times New Roman"/>
            <w:sz w:val="21"/>
            <w:szCs w:val="21"/>
          </w:rPr>
          <m:t>λ</m:t>
        </m:r>
      </m:oMath>
      <w:r>
        <w:rPr>
          <w:rFonts w:ascii="Times New Roman" w:eastAsiaTheme="majorEastAsia" w:hAnsi="Times New Roman" w:hint="eastAsia"/>
          <w:sz w:val="21"/>
          <w:szCs w:val="21"/>
        </w:rPr>
        <w:t>值</w:t>
      </w:r>
      <w:r>
        <w:rPr>
          <w:rFonts w:ascii="Times New Roman" w:eastAsiaTheme="majorEastAsia" w:hAnsi="Times New Roman"/>
          <w:sz w:val="21"/>
          <w:szCs w:val="21"/>
        </w:rPr>
        <w:t>的</w:t>
      </w:r>
      <w:r>
        <w:rPr>
          <w:rFonts w:ascii="Times New Roman" w:eastAsiaTheme="majorEastAsia" w:hAnsi="Times New Roman" w:hint="eastAsia"/>
          <w:sz w:val="21"/>
          <w:szCs w:val="21"/>
        </w:rPr>
        <w:t>分类准确率</w:t>
      </w:r>
    </w:p>
    <w:p w14:paraId="4FA65988" w14:textId="74CA4AA8" w:rsidR="009F151B" w:rsidRDefault="00F4671E">
      <w:pPr>
        <w:keepNext/>
        <w:ind w:firstLineChars="200" w:firstLine="480"/>
        <w:jc w:val="center"/>
      </w:pPr>
      <w:r>
        <w:rPr>
          <w:noProof/>
        </w:rPr>
        <w:drawing>
          <wp:inline distT="0" distB="0" distL="0" distR="0" wp14:anchorId="7B04BCE3" wp14:editId="7AEC3747">
            <wp:extent cx="4115435" cy="2490557"/>
            <wp:effectExtent l="0" t="0" r="18415" b="5080"/>
            <wp:docPr id="35" name="图表 35">
              <a:extLst xmlns:a="http://schemas.openxmlformats.org/drawingml/2006/main">
                <a:ext uri="{FF2B5EF4-FFF2-40B4-BE49-F238E27FC236}">
                  <a16:creationId xmlns:a16="http://schemas.microsoft.com/office/drawing/2014/main" id="{04DA7FE4-7B38-4468-87E8-87E8674DE6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24D6F716" w14:textId="330FC871" w:rsidR="009F151B" w:rsidRDefault="00A24E16" w:rsidP="00CB308A">
      <w:pPr>
        <w:pStyle w:val="a8"/>
        <w:ind w:left="210" w:hanging="210"/>
        <w:jc w:val="center"/>
        <w:rPr>
          <w:rFonts w:ascii="Times New Roman" w:eastAsiaTheme="majorEastAsia" w:hAnsi="Times New Roman"/>
          <w:sz w:val="21"/>
          <w:szCs w:val="21"/>
        </w:rPr>
      </w:pPr>
      <w:bookmarkStart w:id="840" w:name="_Ref99736178"/>
      <w:r>
        <w:rPr>
          <w:rFonts w:ascii="Times New Roman" w:eastAsiaTheme="majorEastAsia" w:hAnsi="Times New Roman"/>
          <w:sz w:val="21"/>
          <w:szCs w:val="21"/>
        </w:rPr>
        <w:t>图</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STYLEREF 1 \s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4</w:t>
      </w:r>
      <w:r w:rsidR="000945CF">
        <w:rPr>
          <w:rFonts w:ascii="Times New Roman" w:eastAsiaTheme="majorEastAsia" w:hAnsi="Times New Roman"/>
          <w:sz w:val="21"/>
          <w:szCs w:val="21"/>
        </w:rPr>
        <w:fldChar w:fldCharType="end"/>
      </w:r>
      <w:r w:rsidR="000945CF">
        <w:rPr>
          <w:rFonts w:ascii="Times New Roman" w:eastAsiaTheme="majorEastAsia" w:hAnsi="Times New Roman"/>
          <w:sz w:val="21"/>
          <w:szCs w:val="21"/>
        </w:rPr>
        <w:t>.</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SEQ </w:instrText>
      </w:r>
      <w:r w:rsidR="000945CF">
        <w:rPr>
          <w:rFonts w:ascii="Times New Roman" w:eastAsiaTheme="majorEastAsia" w:hAnsi="Times New Roman"/>
          <w:sz w:val="21"/>
          <w:szCs w:val="21"/>
        </w:rPr>
        <w:instrText>图表</w:instrText>
      </w:r>
      <w:r w:rsidR="000945CF">
        <w:rPr>
          <w:rFonts w:ascii="Times New Roman" w:eastAsiaTheme="majorEastAsia" w:hAnsi="Times New Roman"/>
          <w:sz w:val="21"/>
          <w:szCs w:val="21"/>
        </w:rPr>
        <w:instrText xml:space="preserve"> \* ARABIC \s 1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7</w:t>
      </w:r>
      <w:r w:rsidR="000945CF">
        <w:rPr>
          <w:rFonts w:ascii="Times New Roman" w:eastAsiaTheme="majorEastAsia" w:hAnsi="Times New Roman"/>
          <w:sz w:val="21"/>
          <w:szCs w:val="21"/>
        </w:rPr>
        <w:fldChar w:fldCharType="end"/>
      </w:r>
      <w:bookmarkEnd w:id="840"/>
      <w:r>
        <w:rPr>
          <w:rFonts w:ascii="Times New Roman" w:eastAsiaTheme="majorEastAsia" w:hAnsi="Times New Roman"/>
          <w:sz w:val="21"/>
          <w:szCs w:val="21"/>
        </w:rPr>
        <w:t xml:space="preserve">  </w:t>
      </w:r>
      <w:r w:rsidR="00312B9F">
        <w:rPr>
          <w:rFonts w:ascii="Times New Roman" w:eastAsiaTheme="minorEastAsia" w:hAnsi="Times New Roman" w:hint="eastAsia"/>
          <w:sz w:val="21"/>
          <w:szCs w:val="21"/>
        </w:rPr>
        <w:t>SKDSA</w:t>
      </w:r>
      <w:r w:rsidR="00312B9F">
        <w:rPr>
          <w:rFonts w:ascii="Times New Roman" w:eastAsiaTheme="minorEastAsia" w:hAnsi="Times New Roman" w:hint="eastAsia"/>
          <w:sz w:val="21"/>
          <w:szCs w:val="21"/>
        </w:rPr>
        <w:t>模型</w:t>
      </w:r>
      <w:r>
        <w:rPr>
          <w:rFonts w:ascii="Times New Roman" w:eastAsiaTheme="majorEastAsia" w:hAnsi="Times New Roman" w:hint="eastAsia"/>
          <w:sz w:val="21"/>
          <w:szCs w:val="21"/>
        </w:rPr>
        <w:t>使用不同</w:t>
      </w:r>
      <m:oMath>
        <m:r>
          <w:rPr>
            <w:rFonts w:ascii="Cambria Math" w:eastAsiaTheme="majorEastAsia" w:hAnsi="Times New Roman"/>
            <w:sz w:val="21"/>
            <w:szCs w:val="21"/>
          </w:rPr>
          <m:t>β</m:t>
        </m:r>
      </m:oMath>
      <w:r w:rsidR="002F128E">
        <w:rPr>
          <w:rFonts w:ascii="Times New Roman" w:eastAsiaTheme="majorEastAsia" w:hAnsi="Times New Roman" w:hint="eastAsia"/>
          <w:sz w:val="21"/>
          <w:szCs w:val="21"/>
        </w:rPr>
        <w:t>值</w:t>
      </w:r>
      <w:r>
        <w:rPr>
          <w:rFonts w:ascii="Times New Roman" w:eastAsiaTheme="majorEastAsia" w:hAnsi="Times New Roman"/>
          <w:sz w:val="21"/>
          <w:szCs w:val="21"/>
        </w:rPr>
        <w:t>的</w:t>
      </w:r>
      <w:r>
        <w:rPr>
          <w:rFonts w:ascii="Times New Roman" w:eastAsiaTheme="majorEastAsia" w:hAnsi="Times New Roman" w:hint="eastAsia"/>
          <w:sz w:val="21"/>
          <w:szCs w:val="21"/>
        </w:rPr>
        <w:t>分类准确率</w:t>
      </w:r>
    </w:p>
    <w:p w14:paraId="7F895CF5" w14:textId="54345583" w:rsidR="00475C77" w:rsidRPr="00475C77" w:rsidRDefault="00475C77" w:rsidP="00405ABC">
      <w:pPr>
        <w:ind w:firstLineChars="200" w:firstLine="480"/>
      </w:pPr>
      <w:r>
        <w:rPr>
          <w:rFonts w:hint="eastAsia"/>
          <w:szCs w:val="21"/>
        </w:rPr>
        <w:t>为了</w:t>
      </w:r>
      <w:r>
        <w:rPr>
          <w:szCs w:val="21"/>
        </w:rPr>
        <w:t>测试了超参数</w:t>
      </w:r>
      <m:oMath>
        <m:r>
          <w:rPr>
            <w:rFonts w:ascii="Cambria Math"/>
            <w:szCs w:val="21"/>
          </w:rPr>
          <m:t>β</m:t>
        </m:r>
      </m:oMath>
      <w:r>
        <w:rPr>
          <w:szCs w:val="21"/>
        </w:rPr>
        <w:t>在不同取值下</w:t>
      </w:r>
      <w:r>
        <w:rPr>
          <w:rFonts w:hint="eastAsia"/>
          <w:szCs w:val="21"/>
        </w:rPr>
        <w:t>对</w:t>
      </w:r>
      <w:r>
        <w:rPr>
          <w:rFonts w:hint="eastAsia"/>
          <w:szCs w:val="21"/>
        </w:rPr>
        <w:t>SKDSA</w:t>
      </w:r>
      <w:r>
        <w:rPr>
          <w:rFonts w:hint="eastAsia"/>
          <w:szCs w:val="21"/>
        </w:rPr>
        <w:t>模型性能</w:t>
      </w:r>
      <w:r>
        <w:rPr>
          <w:szCs w:val="21"/>
        </w:rPr>
        <w:t>的影响</w:t>
      </w:r>
      <w:r>
        <w:rPr>
          <w:rFonts w:hint="eastAsia"/>
          <w:szCs w:val="21"/>
        </w:rPr>
        <w:t>，使用基于残差网络框架的</w:t>
      </w:r>
      <w:r>
        <w:rPr>
          <w:rFonts w:hint="eastAsia"/>
          <w:szCs w:val="21"/>
        </w:rPr>
        <w:t>SKDSA</w:t>
      </w:r>
      <w:r>
        <w:rPr>
          <w:rFonts w:hint="eastAsia"/>
          <w:szCs w:val="21"/>
        </w:rPr>
        <w:t>模型在</w:t>
      </w:r>
      <w:r>
        <w:rPr>
          <w:szCs w:val="21"/>
        </w:rPr>
        <w:t>CIFAR-100</w:t>
      </w:r>
      <w:r>
        <w:rPr>
          <w:rFonts w:hint="eastAsia"/>
          <w:szCs w:val="21"/>
        </w:rPr>
        <w:t>数据集上进行实验。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w:t>
      </w:r>
      <w:r>
        <w:rPr>
          <w:szCs w:val="21"/>
        </w:rPr>
        <w:lastRenderedPageBreak/>
        <w:t>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分类准确率的平均数。实验结果</w:t>
      </w:r>
      <w:r w:rsidRPr="00563E08">
        <w:rPr>
          <w:rFonts w:hint="eastAsia"/>
        </w:rPr>
        <w:t>如</w:t>
      </w:r>
      <w:r w:rsidRPr="00563E08">
        <w:fldChar w:fldCharType="begin"/>
      </w:r>
      <w:r w:rsidRPr="00563E08">
        <w:instrText xml:space="preserve"> </w:instrText>
      </w:r>
      <w:r w:rsidRPr="00563E08">
        <w:rPr>
          <w:rFonts w:hint="eastAsia"/>
        </w:rPr>
        <w:instrText>REF _Ref99736178 \h</w:instrText>
      </w:r>
      <w:r w:rsidRPr="00563E08">
        <w:instrText xml:space="preserve"> </w:instrText>
      </w:r>
      <w:r>
        <w:instrText xml:space="preserve"> \* MERGEFORMAT </w:instrText>
      </w:r>
      <w:r w:rsidRPr="00563E08">
        <w:fldChar w:fldCharType="separate"/>
      </w:r>
      <w:r w:rsidR="00F03E9B" w:rsidRPr="00F03E9B">
        <w:rPr>
          <w:rFonts w:eastAsiaTheme="majorEastAsia"/>
        </w:rPr>
        <w:t>图</w:t>
      </w:r>
      <w:r w:rsidR="00F03E9B" w:rsidRPr="00F03E9B">
        <w:rPr>
          <w:rFonts w:eastAsiaTheme="majorEastAsia"/>
        </w:rPr>
        <w:t>4.7</w:t>
      </w:r>
      <w:r w:rsidRPr="00563E08">
        <w:fldChar w:fldCharType="end"/>
      </w:r>
      <w:r w:rsidRPr="00563E08">
        <w:rPr>
          <w:rFonts w:hint="eastAsia"/>
        </w:rPr>
        <w:t>所</w:t>
      </w:r>
      <w:r>
        <w:rPr>
          <w:rFonts w:hint="eastAsia"/>
          <w:szCs w:val="21"/>
        </w:rPr>
        <w:t>示，可以看出当</w:t>
      </w:r>
      <m:oMath>
        <m:r>
          <w:rPr>
            <w:rFonts w:ascii="Cambria Math"/>
            <w:szCs w:val="21"/>
          </w:rPr>
          <m:t>β</m:t>
        </m:r>
        <m:r>
          <w:rPr>
            <w:rFonts w:ascii="Cambria Math" w:hint="eastAsia"/>
            <w:szCs w:val="21"/>
          </w:rPr>
          <m:t>=</m:t>
        </m:r>
        <m:r>
          <w:rPr>
            <w:rFonts w:ascii="Cambria Math"/>
            <w:szCs w:val="21"/>
          </w:rPr>
          <m:t>100</m:t>
        </m:r>
      </m:oMath>
      <w:r>
        <w:rPr>
          <w:rFonts w:hint="eastAsia"/>
          <w:szCs w:val="21"/>
        </w:rPr>
        <w:t>时分类准确率最高。</w:t>
      </w:r>
    </w:p>
    <w:p w14:paraId="65D1D72A" w14:textId="77777777" w:rsidR="009F151B" w:rsidRDefault="00A24E16">
      <w:pPr>
        <w:pStyle w:val="2"/>
      </w:pPr>
      <w:bookmarkStart w:id="841" w:name="_Toc46962984"/>
      <w:bookmarkStart w:id="842" w:name="_Toc57189256"/>
      <w:bookmarkStart w:id="843" w:name="_Toc100573212"/>
      <w:r>
        <w:t>本章小结</w:t>
      </w:r>
      <w:bookmarkEnd w:id="841"/>
      <w:bookmarkEnd w:id="842"/>
      <w:bookmarkEnd w:id="843"/>
    </w:p>
    <w:p w14:paraId="1D33DD72" w14:textId="795D6549" w:rsidR="008369D2" w:rsidRDefault="00A24E16">
      <w:pPr>
        <w:ind w:firstLineChars="200" w:firstLine="480"/>
      </w:pPr>
      <w:bookmarkStart w:id="844" w:name="_Toc45060059"/>
      <w:bookmarkStart w:id="845" w:name="_Toc46962985"/>
      <w:bookmarkStart w:id="846" w:name="_Toc45060462"/>
      <w:bookmarkStart w:id="847" w:name="_Toc229915056"/>
      <w:bookmarkStart w:id="848" w:name="_Toc379915077"/>
      <w:bookmarkStart w:id="849" w:name="_Toc444250107"/>
      <w:bookmarkStart w:id="850" w:name="_Toc377235993"/>
      <w:bookmarkStart w:id="851" w:name="_Toc229791453"/>
      <w:bookmarkStart w:id="852" w:name="_Toc380663938"/>
      <w:bookmarkStart w:id="853" w:name="_Toc437362283"/>
      <w:bookmarkStart w:id="854" w:name="_Toc437362349"/>
      <w:bookmarkEnd w:id="676"/>
      <w:bookmarkEnd w:id="844"/>
      <w:r>
        <w:rPr>
          <w:rFonts w:hint="eastAsia"/>
        </w:rPr>
        <w:t>本章使用</w:t>
      </w:r>
      <w:r>
        <w:rPr>
          <w:rFonts w:hint="eastAsia"/>
        </w:rPr>
        <w:t>SKDSA</w:t>
      </w:r>
      <w:r>
        <w:rPr>
          <w:rFonts w:hint="eastAsia"/>
        </w:rPr>
        <w:t>模型</w:t>
      </w:r>
      <w:r>
        <w:t>在多个</w:t>
      </w:r>
      <w:r>
        <w:rPr>
          <w:rFonts w:hint="eastAsia"/>
        </w:rPr>
        <w:t>通用图像</w:t>
      </w:r>
      <w:r>
        <w:t>数据集</w:t>
      </w:r>
      <w:r w:rsidR="00F6182D">
        <w:rPr>
          <w:rFonts w:hint="eastAsia"/>
        </w:rPr>
        <w:t>（</w:t>
      </w:r>
      <w:r w:rsidR="001C4793">
        <w:t>CIFAR-100</w:t>
      </w:r>
      <w:r w:rsidR="001C4793">
        <w:rPr>
          <w:vertAlign w:val="superscript"/>
        </w:rPr>
        <w:t>[42]</w:t>
      </w:r>
      <w:r w:rsidR="001C4793" w:rsidRPr="002F2BFC">
        <w:rPr>
          <w:rFonts w:hint="eastAsia"/>
        </w:rPr>
        <w:t>，</w:t>
      </w:r>
      <w:r w:rsidR="001C4793">
        <w:rPr>
          <w:rFonts w:hint="eastAsia"/>
        </w:rPr>
        <w:t>T</w:t>
      </w:r>
      <w:r w:rsidR="001C4793">
        <w:t>iny ImageNet</w:t>
      </w:r>
      <w:r w:rsidR="001C4793" w:rsidRPr="00766C8E">
        <w:rPr>
          <w:vertAlign w:val="superscript"/>
        </w:rPr>
        <w:t>[43]</w:t>
      </w:r>
      <w:r w:rsidR="00F6182D">
        <w:rPr>
          <w:rFonts w:hint="eastAsia"/>
        </w:rPr>
        <w:t>）</w:t>
      </w:r>
      <w:r>
        <w:rPr>
          <w:rFonts w:hint="eastAsia"/>
        </w:rPr>
        <w:t>和细粒度图像数据集</w:t>
      </w:r>
      <w:r>
        <w:t>(Caltech-UCSD Bird(CUB200)</w:t>
      </w:r>
      <w:r>
        <w:rPr>
          <w:vertAlign w:val="superscript"/>
        </w:rPr>
        <w:t>[4</w:t>
      </w:r>
      <w:r w:rsidR="008512C2">
        <w:rPr>
          <w:vertAlign w:val="superscript"/>
        </w:rPr>
        <w:t>4</w:t>
      </w:r>
      <w:r>
        <w:rPr>
          <w:vertAlign w:val="superscript"/>
        </w:rPr>
        <w:t>]</w:t>
      </w:r>
      <w:r>
        <w:t>，</w:t>
      </w:r>
      <w:r>
        <w:t>Stanford 40</w:t>
      </w:r>
      <w:r>
        <w:rPr>
          <w:vertAlign w:val="superscript"/>
        </w:rPr>
        <w:t>[4</w:t>
      </w:r>
      <w:r w:rsidR="001B3496">
        <w:rPr>
          <w:vertAlign w:val="superscript"/>
        </w:rPr>
        <w:t>5</w:t>
      </w:r>
      <w:r>
        <w:rPr>
          <w:vertAlign w:val="superscript"/>
        </w:rPr>
        <w:t>]</w:t>
      </w:r>
      <w:r>
        <w:t>，</w:t>
      </w:r>
      <w:r>
        <w:t>Stanford Dogs (Dogs)</w:t>
      </w:r>
      <w:r>
        <w:rPr>
          <w:vertAlign w:val="superscript"/>
        </w:rPr>
        <w:t>[4</w:t>
      </w:r>
      <w:r w:rsidR="003D7824">
        <w:rPr>
          <w:vertAlign w:val="superscript"/>
        </w:rPr>
        <w:t>6</w:t>
      </w:r>
      <w:r>
        <w:rPr>
          <w:vertAlign w:val="superscript"/>
        </w:rPr>
        <w:t>]</w:t>
      </w:r>
      <w:r>
        <w:t>，</w:t>
      </w:r>
      <w:r>
        <w:t>MIT Indoor Scene Recognition (MIT67)</w:t>
      </w:r>
      <w:r w:rsidR="006F514C" w:rsidRPr="00F57540">
        <w:rPr>
          <w:vertAlign w:val="superscript"/>
        </w:rPr>
        <w:t>[47]</w:t>
      </w:r>
      <w:r>
        <w:t>)</w:t>
      </w:r>
      <w:r>
        <w:t>上进行图像分类实验</w:t>
      </w:r>
      <w:r>
        <w:rPr>
          <w:rFonts w:hint="eastAsia"/>
        </w:rPr>
        <w:t>，并和当前几种主流的自知识蒸馏模型（</w:t>
      </w:r>
      <w:r>
        <w:t>DDGSD</w:t>
      </w:r>
      <w:r>
        <w:rPr>
          <w:rFonts w:hint="eastAsia"/>
        </w:rPr>
        <w:t>模型，</w:t>
      </w:r>
      <w:r>
        <w:t>BYOT</w:t>
      </w:r>
      <w:r>
        <w:rPr>
          <w:rFonts w:hint="eastAsia"/>
        </w:rPr>
        <w:t>模型，</w:t>
      </w:r>
      <w:r>
        <w:t>CS-KD</w:t>
      </w:r>
      <w:r>
        <w:rPr>
          <w:rFonts w:hint="eastAsia"/>
        </w:rPr>
        <w:t>模型，</w:t>
      </w:r>
      <w:r>
        <w:t>SLA-SD</w:t>
      </w:r>
      <w:r>
        <w:rPr>
          <w:rFonts w:hint="eastAsia"/>
        </w:rPr>
        <w:t>模型，</w:t>
      </w:r>
      <w:r>
        <w:t>FRSKD</w:t>
      </w:r>
      <w:r>
        <w:rPr>
          <w:rFonts w:hint="eastAsia"/>
        </w:rPr>
        <w:t>模型）</w:t>
      </w:r>
      <w:r w:rsidR="00EA71D9">
        <w:rPr>
          <w:rFonts w:hint="eastAsia"/>
        </w:rPr>
        <w:t>和自注意力模型（</w:t>
      </w:r>
      <w:r w:rsidR="001F57DD">
        <w:rPr>
          <w:rFonts w:hint="eastAsia"/>
        </w:rPr>
        <w:t>D</w:t>
      </w:r>
      <w:r w:rsidR="001F57DD">
        <w:t>IANet</w:t>
      </w:r>
      <w:r w:rsidR="001F57DD">
        <w:rPr>
          <w:rFonts w:hint="eastAsia"/>
        </w:rPr>
        <w:t>模型，</w:t>
      </w:r>
      <w:r w:rsidR="009E0094">
        <w:rPr>
          <w:rFonts w:hint="eastAsia"/>
        </w:rPr>
        <w:t>SAN</w:t>
      </w:r>
      <w:r w:rsidR="009E0094">
        <w:rPr>
          <w:rFonts w:hint="eastAsia"/>
        </w:rPr>
        <w:t>模型</w:t>
      </w:r>
      <w:r w:rsidR="00EA71D9">
        <w:rPr>
          <w:rFonts w:hint="eastAsia"/>
        </w:rPr>
        <w:t>）</w:t>
      </w:r>
      <w:r>
        <w:rPr>
          <w:rFonts w:hint="eastAsia"/>
        </w:rPr>
        <w:t>作为对比。</w:t>
      </w:r>
    </w:p>
    <w:p w14:paraId="3E384DBC" w14:textId="10D072BB" w:rsidR="009F151B" w:rsidRDefault="00BF4481">
      <w:pPr>
        <w:ind w:firstLineChars="200" w:firstLine="480"/>
      </w:pPr>
      <w:r>
        <w:rPr>
          <w:rFonts w:hint="eastAsia"/>
        </w:rPr>
        <w:t>从实验结果</w:t>
      </w:r>
      <w:r w:rsidR="00785137">
        <w:rPr>
          <w:rFonts w:hint="eastAsia"/>
        </w:rPr>
        <w:t>（</w:t>
      </w:r>
      <w:r w:rsidR="00785137">
        <w:fldChar w:fldCharType="begin"/>
      </w:r>
      <w:r w:rsidR="00785137">
        <w:instrText xml:space="preserve"> </w:instrText>
      </w:r>
      <w:r w:rsidR="00785137">
        <w:rPr>
          <w:rFonts w:hint="eastAsia"/>
        </w:rPr>
        <w:instrText>REF _Ref100337937 \r \h</w:instrText>
      </w:r>
      <w:r w:rsidR="00785137">
        <w:instrText xml:space="preserve"> </w:instrText>
      </w:r>
      <w:r w:rsidR="00785137">
        <w:fldChar w:fldCharType="separate"/>
      </w:r>
      <w:r w:rsidR="00785137">
        <w:t>4.2</w:t>
      </w:r>
      <w:r w:rsidR="00785137">
        <w:fldChar w:fldCharType="end"/>
      </w:r>
      <w:r w:rsidR="00C7216A">
        <w:rPr>
          <w:rFonts w:hint="eastAsia"/>
        </w:rPr>
        <w:t>节</w:t>
      </w:r>
      <w:r w:rsidR="00785137">
        <w:rPr>
          <w:rFonts w:hint="eastAsia"/>
        </w:rPr>
        <w:t>）</w:t>
      </w:r>
      <w:r w:rsidR="00A24E16">
        <w:rPr>
          <w:rFonts w:hint="eastAsia"/>
        </w:rPr>
        <w:t>可以看出</w:t>
      </w:r>
      <w:r w:rsidR="00943499">
        <w:rPr>
          <w:rFonts w:hint="eastAsia"/>
        </w:rPr>
        <w:t>，</w:t>
      </w:r>
      <w:r w:rsidR="00A24E16">
        <w:rPr>
          <w:rFonts w:hint="eastAsia"/>
        </w:rPr>
        <w:t>SKDSA</w:t>
      </w:r>
      <w:r w:rsidR="00A24E16">
        <w:rPr>
          <w:rFonts w:hint="eastAsia"/>
        </w:rPr>
        <w:t>模型</w:t>
      </w:r>
      <w:r w:rsidR="00A24E16">
        <w:t>的性能</w:t>
      </w:r>
      <w:r w:rsidR="00A24E16">
        <w:rPr>
          <w:rFonts w:hint="eastAsia"/>
        </w:rPr>
        <w:t>相</w:t>
      </w:r>
      <w:r w:rsidR="00A24E16">
        <w:t>比</w:t>
      </w:r>
      <w:r w:rsidR="00A24E16">
        <w:rPr>
          <w:rFonts w:hint="eastAsia"/>
        </w:rPr>
        <w:t>现有</w:t>
      </w:r>
      <w:r w:rsidR="00A24E16">
        <w:t>的</w:t>
      </w:r>
      <w:proofErr w:type="gramStart"/>
      <w:r w:rsidR="00A24E16">
        <w:t>自知识</w:t>
      </w:r>
      <w:proofErr w:type="gramEnd"/>
      <w:r w:rsidR="00A24E16">
        <w:t>蒸馏</w:t>
      </w:r>
      <w:r w:rsidR="00A24E16">
        <w:rPr>
          <w:rFonts w:hint="eastAsia"/>
        </w:rPr>
        <w:t>模型</w:t>
      </w:r>
      <w:r w:rsidR="008762E2">
        <w:rPr>
          <w:rFonts w:hint="eastAsia"/>
        </w:rPr>
        <w:t>和自注意力模型</w:t>
      </w:r>
      <w:r w:rsidR="00A24E16">
        <w:rPr>
          <w:rFonts w:hint="eastAsia"/>
        </w:rPr>
        <w:t>都有令人振奋的提升，</w:t>
      </w:r>
      <w:r w:rsidR="007E5FEC">
        <w:rPr>
          <w:rFonts w:hint="eastAsia"/>
        </w:rPr>
        <w:t>这</w:t>
      </w:r>
      <w:r w:rsidR="00A24E16">
        <w:rPr>
          <w:rFonts w:hint="eastAsia"/>
        </w:rPr>
        <w:t>证实了</w:t>
      </w:r>
      <w:r w:rsidR="00A24E16">
        <w:rPr>
          <w:rFonts w:hint="eastAsia"/>
        </w:rPr>
        <w:t>SKDSA</w:t>
      </w:r>
      <w:r w:rsidR="00A24E16">
        <w:rPr>
          <w:rFonts w:hint="eastAsia"/>
        </w:rPr>
        <w:t>模型的有效性</w:t>
      </w:r>
      <w:r w:rsidR="00F72798">
        <w:rPr>
          <w:rFonts w:hint="eastAsia"/>
        </w:rPr>
        <w:t>，证实了</w:t>
      </w:r>
      <w:r w:rsidR="00AC5197">
        <w:rPr>
          <w:rFonts w:hint="eastAsia"/>
        </w:rPr>
        <w:t>使用</w:t>
      </w:r>
      <w:r w:rsidR="006A69C2" w:rsidRPr="006A69C2">
        <w:rPr>
          <w:rFonts w:hint="eastAsia"/>
        </w:rPr>
        <w:t>自注意力模块</w:t>
      </w:r>
      <w:r w:rsidR="00210E85">
        <w:rPr>
          <w:rFonts w:hint="eastAsia"/>
        </w:rPr>
        <w:t>区分</w:t>
      </w:r>
      <w:r w:rsidR="006A69C2" w:rsidRPr="006A69C2">
        <w:rPr>
          <w:rFonts w:hint="eastAsia"/>
        </w:rPr>
        <w:t>各个浅层块对</w:t>
      </w:r>
      <w:proofErr w:type="gramStart"/>
      <w:r w:rsidR="006A69C2" w:rsidRPr="006A69C2">
        <w:rPr>
          <w:rFonts w:hint="eastAsia"/>
        </w:rPr>
        <w:t>最</w:t>
      </w:r>
      <w:proofErr w:type="gramEnd"/>
      <w:r w:rsidR="006A69C2" w:rsidRPr="006A69C2">
        <w:rPr>
          <w:rFonts w:hint="eastAsia"/>
        </w:rPr>
        <w:t>深层块的不同贡献度</w:t>
      </w:r>
      <w:r w:rsidR="00D30FD8">
        <w:rPr>
          <w:rFonts w:hint="eastAsia"/>
        </w:rPr>
        <w:t>的正确性</w:t>
      </w:r>
      <w:r w:rsidR="00A24E16">
        <w:t>。</w:t>
      </w:r>
    </w:p>
    <w:p w14:paraId="6D079D9A" w14:textId="60D9C798" w:rsidR="009F151B" w:rsidRDefault="00267555">
      <w:pPr>
        <w:ind w:firstLineChars="200" w:firstLine="480"/>
      </w:pPr>
      <w:r>
        <w:rPr>
          <w:rFonts w:hint="eastAsia"/>
        </w:rPr>
        <w:t>消融</w:t>
      </w:r>
      <w:r w:rsidR="00E90854">
        <w:rPr>
          <w:rFonts w:hint="eastAsia"/>
        </w:rPr>
        <w:t>研究</w:t>
      </w:r>
      <w:r w:rsidR="005E0BFA">
        <w:rPr>
          <w:rFonts w:hint="eastAsia"/>
        </w:rPr>
        <w:t>（</w:t>
      </w:r>
      <w:r w:rsidR="009402B3">
        <w:fldChar w:fldCharType="begin"/>
      </w:r>
      <w:r w:rsidR="009402B3">
        <w:instrText xml:space="preserve"> </w:instrText>
      </w:r>
      <w:r w:rsidR="009402B3">
        <w:rPr>
          <w:rFonts w:hint="eastAsia"/>
        </w:rPr>
        <w:instrText>REF _Ref100337982 \r \h</w:instrText>
      </w:r>
      <w:r w:rsidR="009402B3">
        <w:instrText xml:space="preserve"> </w:instrText>
      </w:r>
      <w:r w:rsidR="009402B3">
        <w:fldChar w:fldCharType="separate"/>
      </w:r>
      <w:r w:rsidR="009402B3">
        <w:t>4.3</w:t>
      </w:r>
      <w:r w:rsidR="009402B3">
        <w:fldChar w:fldCharType="end"/>
      </w:r>
      <w:r w:rsidR="00F54969">
        <w:rPr>
          <w:rFonts w:hint="eastAsia"/>
        </w:rPr>
        <w:t>节</w:t>
      </w:r>
      <w:r w:rsidR="005E0BFA">
        <w:rPr>
          <w:rFonts w:hint="eastAsia"/>
        </w:rPr>
        <w:t>）</w:t>
      </w:r>
      <w:r>
        <w:rPr>
          <w:rFonts w:hint="eastAsia"/>
        </w:rPr>
        <w:t>还</w:t>
      </w:r>
      <w:r w:rsidR="006823E3">
        <w:rPr>
          <w:rFonts w:hint="eastAsia"/>
        </w:rPr>
        <w:t>证明</w:t>
      </w:r>
      <w:r w:rsidR="00A24E16">
        <w:rPr>
          <w:rFonts w:hint="eastAsia"/>
        </w:rPr>
        <w:t>，</w:t>
      </w:r>
      <w:proofErr w:type="gramStart"/>
      <w:r w:rsidR="00A24E16">
        <w:t>自注意</w:t>
      </w:r>
      <w:proofErr w:type="gramEnd"/>
      <w:r w:rsidR="00A53487">
        <w:rPr>
          <w:rFonts w:hint="eastAsia"/>
        </w:rPr>
        <w:t>模块</w:t>
      </w:r>
      <w:r w:rsidR="00657EB2">
        <w:rPr>
          <w:rFonts w:hint="eastAsia"/>
        </w:rPr>
        <w:t>可以有效</w:t>
      </w:r>
      <w:r w:rsidR="00A24E16">
        <w:t>提升</w:t>
      </w:r>
      <w:proofErr w:type="gramStart"/>
      <w:r w:rsidR="00DB1FF9">
        <w:rPr>
          <w:rFonts w:hint="eastAsia"/>
        </w:rPr>
        <w:t>自知识</w:t>
      </w:r>
      <w:proofErr w:type="gramEnd"/>
      <w:r w:rsidR="00DB1FF9">
        <w:rPr>
          <w:rFonts w:hint="eastAsia"/>
        </w:rPr>
        <w:t>蒸馏</w:t>
      </w:r>
      <w:r w:rsidR="00133495">
        <w:rPr>
          <w:rFonts w:hint="eastAsia"/>
        </w:rPr>
        <w:t>模型性能</w:t>
      </w:r>
      <w:r w:rsidR="00C6750E">
        <w:t>，</w:t>
      </w:r>
      <w:r w:rsidR="00C6750E">
        <w:rPr>
          <w:rFonts w:hint="eastAsia"/>
        </w:rPr>
        <w:t>自注意力模块中的</w:t>
      </w:r>
      <w:r w:rsidR="00C9406D">
        <w:rPr>
          <w:rFonts w:hint="eastAsia"/>
        </w:rPr>
        <w:t>知识蒸馏</w:t>
      </w:r>
      <w:r w:rsidR="00C6750E">
        <w:rPr>
          <w:rFonts w:hint="eastAsia"/>
        </w:rPr>
        <w:t>模块对</w:t>
      </w:r>
      <w:r w:rsidR="00C6750E">
        <w:rPr>
          <w:rFonts w:hint="eastAsia"/>
        </w:rPr>
        <w:t>SKDSA</w:t>
      </w:r>
      <w:r w:rsidR="00C6750E">
        <w:rPr>
          <w:rFonts w:hint="eastAsia"/>
        </w:rPr>
        <w:t>模型起到了重要作用</w:t>
      </w:r>
      <w:r w:rsidR="00A24E16">
        <w:t>，</w:t>
      </w:r>
      <w:r w:rsidR="00A24E16">
        <w:rPr>
          <w:rFonts w:hint="eastAsia"/>
        </w:rPr>
        <w:t>SKDSA</w:t>
      </w:r>
      <w:r w:rsidR="00A24E16">
        <w:rPr>
          <w:rFonts w:hint="eastAsia"/>
        </w:rPr>
        <w:t>模型</w:t>
      </w:r>
      <w:r w:rsidR="00551D91">
        <w:rPr>
          <w:rFonts w:hint="eastAsia"/>
        </w:rPr>
        <w:t>可以</w:t>
      </w:r>
      <w:r w:rsidR="00A24E16">
        <w:t>和</w:t>
      </w:r>
      <w:r w:rsidR="00B05F4C">
        <w:rPr>
          <w:rFonts w:hint="eastAsia"/>
        </w:rPr>
        <w:t>多种</w:t>
      </w:r>
      <w:r w:rsidR="00A24E16">
        <w:t>数据增强</w:t>
      </w:r>
      <w:r w:rsidR="00D65E59">
        <w:rPr>
          <w:rFonts w:hint="eastAsia"/>
        </w:rPr>
        <w:t>模型</w:t>
      </w:r>
      <w:r w:rsidR="00A24E16">
        <w:t>相容，以及找到了较</w:t>
      </w:r>
      <w:r w:rsidR="00A24E16">
        <w:rPr>
          <w:rFonts w:hint="eastAsia"/>
        </w:rPr>
        <w:t>优</w:t>
      </w:r>
      <w:r w:rsidR="00A24E16">
        <w:t>的超参数</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sidR="00764BCB">
        <w:rPr>
          <w:rFonts w:hint="eastAsia"/>
          <w:szCs w:val="21"/>
        </w:rPr>
        <w:t>，</w:t>
      </w:r>
      <m:oMath>
        <m:r>
          <w:rPr>
            <w:rFonts w:ascii="Cambria Math"/>
            <w:szCs w:val="21"/>
          </w:rPr>
          <m:t>β</m:t>
        </m:r>
        <m:r>
          <w:rPr>
            <w:rFonts w:ascii="Cambria Math" w:hint="eastAsia"/>
            <w:szCs w:val="21"/>
          </w:rPr>
          <m:t>=</m:t>
        </m:r>
        <m:r>
          <w:rPr>
            <w:rFonts w:ascii="Cambria Math"/>
            <w:szCs w:val="21"/>
          </w:rPr>
          <m:t>100</m:t>
        </m:r>
      </m:oMath>
      <w:r w:rsidR="00A24E16">
        <w:t>。</w:t>
      </w:r>
    </w:p>
    <w:p w14:paraId="583608FE" w14:textId="77777777" w:rsidR="009F151B" w:rsidRDefault="00A24E16">
      <w:pPr>
        <w:pStyle w:val="1"/>
        <w:ind w:left="578" w:hanging="578"/>
      </w:pPr>
      <w:bookmarkStart w:id="855" w:name="_Toc57189257"/>
      <w:bookmarkStart w:id="856" w:name="_Toc100573213"/>
      <w:r>
        <w:lastRenderedPageBreak/>
        <w:t>总结与展望</w:t>
      </w:r>
      <w:bookmarkEnd w:id="845"/>
      <w:bookmarkEnd w:id="846"/>
      <w:bookmarkEnd w:id="855"/>
      <w:bookmarkEnd w:id="856"/>
    </w:p>
    <w:p w14:paraId="2C03CF6B" w14:textId="77777777" w:rsidR="009F151B" w:rsidRDefault="00A24E16">
      <w:pPr>
        <w:pStyle w:val="2"/>
      </w:pPr>
      <w:bookmarkStart w:id="857" w:name="_Toc99472896"/>
      <w:bookmarkStart w:id="858" w:name="_Toc100573214"/>
      <w:r>
        <w:rPr>
          <w:rFonts w:hint="eastAsia"/>
        </w:rPr>
        <w:t>主要工作总结</w:t>
      </w:r>
      <w:bookmarkEnd w:id="857"/>
      <w:bookmarkEnd w:id="858"/>
    </w:p>
    <w:p w14:paraId="0DECFB9F" w14:textId="2A775BD6" w:rsidR="005E5334" w:rsidRDefault="00845D9A">
      <w:pPr>
        <w:pStyle w:val="a7"/>
        <w:spacing w:after="0"/>
        <w:ind w:leftChars="0" w:left="0" w:firstLineChars="200" w:firstLine="480"/>
        <w:rPr>
          <w:rFonts w:eastAsiaTheme="minorEastAsia"/>
          <w:bCs/>
          <w:szCs w:val="21"/>
        </w:rPr>
      </w:pPr>
      <w:r>
        <w:rPr>
          <w:rFonts w:eastAsiaTheme="minorEastAsia" w:hint="eastAsia"/>
          <w:bCs/>
          <w:szCs w:val="21"/>
        </w:rPr>
        <w:t>本</w:t>
      </w:r>
      <w:del w:id="859" w:author="微软用户" w:date="2022-04-11T20:34:00Z">
        <w:r w:rsidDel="00DC05CD">
          <w:rPr>
            <w:rFonts w:eastAsiaTheme="minorEastAsia" w:hint="eastAsia"/>
            <w:bCs/>
            <w:szCs w:val="21"/>
          </w:rPr>
          <w:delText>篇论</w:delText>
        </w:r>
      </w:del>
      <w:r>
        <w:rPr>
          <w:rFonts w:eastAsiaTheme="minorEastAsia" w:hint="eastAsia"/>
          <w:bCs/>
          <w:szCs w:val="21"/>
        </w:rPr>
        <w:t>文</w:t>
      </w:r>
      <w:r w:rsidR="00361CF5">
        <w:rPr>
          <w:rFonts w:eastAsiaTheme="minorEastAsia" w:hint="eastAsia"/>
          <w:bCs/>
          <w:szCs w:val="21"/>
        </w:rPr>
        <w:t>的</w:t>
      </w:r>
      <w:r w:rsidR="006F1F96">
        <w:rPr>
          <w:rFonts w:eastAsiaTheme="minorEastAsia" w:hint="eastAsia"/>
          <w:bCs/>
          <w:szCs w:val="21"/>
        </w:rPr>
        <w:t>主要工作可以</w:t>
      </w:r>
      <w:r w:rsidR="00827297">
        <w:rPr>
          <w:rFonts w:eastAsiaTheme="minorEastAsia" w:hint="eastAsia"/>
          <w:bCs/>
          <w:szCs w:val="21"/>
        </w:rPr>
        <w:t>总结如下</w:t>
      </w:r>
      <w:r w:rsidR="002C5B72">
        <w:rPr>
          <w:rFonts w:eastAsiaTheme="minorEastAsia" w:hint="eastAsia"/>
          <w:bCs/>
          <w:szCs w:val="21"/>
        </w:rPr>
        <w:t>：</w:t>
      </w:r>
    </w:p>
    <w:p w14:paraId="212A6B1B" w14:textId="400AEC1F" w:rsidR="00BC5C80" w:rsidRDefault="00BC5C80">
      <w:pPr>
        <w:pStyle w:val="a7"/>
        <w:spacing w:after="0"/>
        <w:ind w:leftChars="0" w:left="0" w:firstLineChars="200" w:firstLine="480"/>
      </w:pPr>
      <w:del w:id="860" w:author="微软用户" w:date="2022-04-11T20:31:00Z">
        <w:r w:rsidDel="00DC05CD">
          <w:rPr>
            <w:rFonts w:eastAsiaTheme="minorEastAsia" w:hint="eastAsia"/>
            <w:bCs/>
            <w:szCs w:val="21"/>
          </w:rPr>
          <w:delText>第一</w:delText>
        </w:r>
      </w:del>
      <w:ins w:id="861" w:author="微软用户" w:date="2022-04-11T20:31:00Z">
        <w:r w:rsidR="00DC05CD">
          <w:rPr>
            <w:rFonts w:eastAsiaTheme="minorEastAsia" w:hint="eastAsia"/>
            <w:bCs/>
            <w:szCs w:val="21"/>
          </w:rPr>
          <w:t>(</w:t>
        </w:r>
        <w:r w:rsidR="00DC05CD">
          <w:rPr>
            <w:rFonts w:eastAsiaTheme="minorEastAsia"/>
            <w:bCs/>
            <w:szCs w:val="21"/>
          </w:rPr>
          <w:t xml:space="preserve">1) </w:t>
        </w:r>
      </w:ins>
      <w:del w:id="862" w:author="微软用户" w:date="2022-04-11T20:31:00Z">
        <w:r w:rsidDel="00DC05CD">
          <w:rPr>
            <w:rFonts w:eastAsiaTheme="minorEastAsia" w:hint="eastAsia"/>
            <w:bCs/>
            <w:szCs w:val="21"/>
          </w:rPr>
          <w:delText>，</w:delText>
        </w:r>
      </w:del>
      <w:r w:rsidR="00D978DB">
        <w:rPr>
          <w:rFonts w:eastAsiaTheme="minorEastAsia" w:hint="eastAsia"/>
          <w:bCs/>
          <w:szCs w:val="21"/>
        </w:rPr>
        <w:t>指出</w:t>
      </w:r>
      <w:r w:rsidR="000643D5">
        <w:rPr>
          <w:rFonts w:eastAsiaTheme="minorEastAsia" w:hint="eastAsia"/>
          <w:bCs/>
          <w:szCs w:val="21"/>
        </w:rPr>
        <w:t>BYOT</w:t>
      </w:r>
      <w:r w:rsidR="000643D5">
        <w:rPr>
          <w:rFonts w:eastAsiaTheme="minorEastAsia" w:hint="eastAsia"/>
          <w:bCs/>
          <w:szCs w:val="21"/>
        </w:rPr>
        <w:t>模型</w:t>
      </w:r>
      <w:r w:rsidR="00390D9C">
        <w:rPr>
          <w:rFonts w:eastAsiaTheme="minorEastAsia" w:hint="eastAsia"/>
          <w:bCs/>
          <w:szCs w:val="21"/>
        </w:rPr>
        <w:t>存在的</w:t>
      </w:r>
      <w:r w:rsidR="007B34B2">
        <w:rPr>
          <w:rFonts w:eastAsiaTheme="minorEastAsia" w:hint="eastAsia"/>
          <w:bCs/>
          <w:szCs w:val="21"/>
        </w:rPr>
        <w:t>问题是</w:t>
      </w:r>
      <w:r w:rsidR="000B2F5F">
        <w:rPr>
          <w:rFonts w:hint="eastAsia"/>
        </w:rPr>
        <w:t>忽略</w:t>
      </w:r>
      <w:r w:rsidR="000B2F5F" w:rsidRPr="0096479D">
        <w:rPr>
          <w:rFonts w:hint="eastAsia"/>
        </w:rPr>
        <w:t>了各个浅层块信息对最深层块的不同影响</w:t>
      </w:r>
      <w:r w:rsidR="000B2F5F">
        <w:rPr>
          <w:rFonts w:hint="eastAsia"/>
        </w:rPr>
        <w:t>，</w:t>
      </w:r>
      <w:r w:rsidR="00B64275">
        <w:rPr>
          <w:rFonts w:hint="eastAsia"/>
        </w:rPr>
        <w:t>提出</w:t>
      </w:r>
      <w:r w:rsidR="009C6465">
        <w:rPr>
          <w:rFonts w:hint="eastAsia"/>
        </w:rPr>
        <w:t>衰减</w:t>
      </w:r>
      <w:r w:rsidR="009C6465">
        <w:rPr>
          <w:rFonts w:hint="eastAsia"/>
        </w:rPr>
        <w:t>BYOT</w:t>
      </w:r>
      <w:r w:rsidR="009C6465">
        <w:rPr>
          <w:rFonts w:hint="eastAsia"/>
        </w:rPr>
        <w:t>模型作为</w:t>
      </w:r>
      <w:r w:rsidR="00B64275">
        <w:rPr>
          <w:rFonts w:hint="eastAsia"/>
        </w:rPr>
        <w:t>初步改进方案：通过给</w:t>
      </w:r>
      <w:r w:rsidR="00B64275">
        <w:rPr>
          <w:rFonts w:hint="eastAsia"/>
        </w:rPr>
        <w:t>BYOT</w:t>
      </w:r>
      <w:r w:rsidR="00B64275">
        <w:rPr>
          <w:rFonts w:hint="eastAsia"/>
        </w:rPr>
        <w:t>模型</w:t>
      </w:r>
      <w:r w:rsidR="00FD3450">
        <w:rPr>
          <w:rFonts w:hint="eastAsia"/>
        </w:rPr>
        <w:t>的</w:t>
      </w:r>
      <w:r w:rsidR="00382169">
        <w:rPr>
          <w:rFonts w:hint="eastAsia"/>
        </w:rPr>
        <w:t>各</w:t>
      </w:r>
      <w:r w:rsidR="00864F16">
        <w:rPr>
          <w:rFonts w:hint="eastAsia"/>
        </w:rPr>
        <w:t>浅层</w:t>
      </w:r>
      <w:r w:rsidR="00382169">
        <w:rPr>
          <w:rFonts w:hint="eastAsia"/>
        </w:rPr>
        <w:t>块</w:t>
      </w:r>
      <w:r w:rsidR="00B64275" w:rsidRPr="00591574">
        <w:rPr>
          <w:rFonts w:hint="eastAsia"/>
        </w:rPr>
        <w:t>添加衰减系数</w:t>
      </w:r>
      <w:r w:rsidR="00FC7A61">
        <w:rPr>
          <w:rFonts w:hint="eastAsia"/>
        </w:rPr>
        <w:t>将</w:t>
      </w:r>
      <w:r w:rsidR="00B64275" w:rsidRPr="00591574">
        <w:rPr>
          <w:rFonts w:hint="eastAsia"/>
        </w:rPr>
        <w:t>各个浅层块对最深层块的影响用等比数列</w:t>
      </w:r>
      <w:r w:rsidR="00EF5A91">
        <w:rPr>
          <w:rFonts w:hint="eastAsia"/>
        </w:rPr>
        <w:t>的形式</w:t>
      </w:r>
      <w:r w:rsidR="00B64275" w:rsidRPr="00591574">
        <w:rPr>
          <w:rFonts w:hint="eastAsia"/>
        </w:rPr>
        <w:t>加以区分</w:t>
      </w:r>
      <w:r w:rsidR="00B64275">
        <w:rPr>
          <w:rFonts w:hint="eastAsia"/>
        </w:rPr>
        <w:t>。</w:t>
      </w:r>
      <w:r w:rsidR="00BF6BCC">
        <w:rPr>
          <w:rFonts w:hint="eastAsia"/>
        </w:rPr>
        <w:t>实验证实</w:t>
      </w:r>
      <w:r w:rsidR="00340ECF">
        <w:rPr>
          <w:rFonts w:hint="eastAsia"/>
        </w:rPr>
        <w:t>添加衰减系数</w:t>
      </w:r>
      <w:del w:id="863" w:author="微软用户" w:date="2022-04-11T20:35:00Z">
        <w:r w:rsidR="00BF6BCC" w:rsidDel="00DC05CD">
          <w:rPr>
            <w:rFonts w:hint="eastAsia"/>
          </w:rPr>
          <w:delText>仅</w:delText>
        </w:r>
      </w:del>
      <w:r w:rsidR="00BF6BCC">
        <w:rPr>
          <w:rFonts w:hint="eastAsia"/>
        </w:rPr>
        <w:t>能略微改进</w:t>
      </w:r>
      <w:r w:rsidR="00BF6BCC">
        <w:rPr>
          <w:rFonts w:hint="eastAsia"/>
        </w:rPr>
        <w:t>BYOT</w:t>
      </w:r>
      <w:r w:rsidR="00BF6BCC">
        <w:rPr>
          <w:rFonts w:hint="eastAsia"/>
        </w:rPr>
        <w:t>模型的性能</w:t>
      </w:r>
      <w:r w:rsidR="00F9680A">
        <w:rPr>
          <w:rFonts w:hint="eastAsia"/>
        </w:rPr>
        <w:t>。</w:t>
      </w:r>
      <w:ins w:id="864" w:author="微软用户" w:date="2022-04-11T20:34:00Z">
        <w:r w:rsidR="00DC05CD" w:rsidRPr="00DC05CD">
          <w:rPr>
            <w:rFonts w:hint="eastAsia"/>
            <w:color w:val="FF0000"/>
            <w:rPrChange w:id="865" w:author="微软用户" w:date="2022-04-11T20:34:00Z">
              <w:rPr>
                <w:rFonts w:hint="eastAsia"/>
              </w:rPr>
            </w:rPrChange>
          </w:rPr>
          <w:t>全文</w:t>
        </w:r>
      </w:ins>
      <w:ins w:id="866" w:author="微软用户" w:date="2022-04-11T20:32:00Z">
        <w:r w:rsidR="00DC05CD" w:rsidRPr="00DC05CD">
          <w:rPr>
            <w:rFonts w:hint="eastAsia"/>
            <w:color w:val="FF0000"/>
            <w:rPrChange w:id="867" w:author="微软用户" w:date="2022-04-11T20:32:00Z">
              <w:rPr>
                <w:rFonts w:hint="eastAsia"/>
              </w:rPr>
            </w:rPrChange>
          </w:rPr>
          <w:t>其他的格式按此修改</w:t>
        </w:r>
      </w:ins>
    </w:p>
    <w:p w14:paraId="09B00A95" w14:textId="65D1609A" w:rsidR="009F151B" w:rsidRDefault="00DC05CD">
      <w:pPr>
        <w:pStyle w:val="a7"/>
        <w:spacing w:after="0"/>
        <w:ind w:leftChars="0" w:left="0" w:firstLineChars="200" w:firstLine="480"/>
      </w:pPr>
      <w:ins w:id="868" w:author="微软用户" w:date="2022-04-11T20:32:00Z">
        <w:r>
          <w:rPr>
            <w:rFonts w:hint="eastAsia"/>
          </w:rPr>
          <w:t>(</w:t>
        </w:r>
      </w:ins>
      <w:ins w:id="869" w:author="微软用户" w:date="2022-04-11T20:33:00Z">
        <w:r>
          <w:t>2</w:t>
        </w:r>
      </w:ins>
      <w:ins w:id="870" w:author="微软用户" w:date="2022-04-11T20:32:00Z">
        <w:r>
          <w:t xml:space="preserve">) </w:t>
        </w:r>
      </w:ins>
      <w:del w:id="871" w:author="微软用户" w:date="2022-04-11T20:32:00Z">
        <w:r w:rsidR="00EC431D" w:rsidDel="00DC05CD">
          <w:rPr>
            <w:rFonts w:eastAsiaTheme="minorEastAsia" w:hint="eastAsia"/>
            <w:bCs/>
            <w:szCs w:val="21"/>
          </w:rPr>
          <w:delText>第</w:delText>
        </w:r>
        <w:r w:rsidR="00B701B8" w:rsidDel="00DC05CD">
          <w:rPr>
            <w:rFonts w:eastAsiaTheme="minorEastAsia" w:hint="eastAsia"/>
            <w:bCs/>
            <w:szCs w:val="21"/>
          </w:rPr>
          <w:delText>二</w:delText>
        </w:r>
        <w:r w:rsidR="00EC431D" w:rsidDel="00DC05CD">
          <w:rPr>
            <w:rFonts w:eastAsiaTheme="minorEastAsia" w:hint="eastAsia"/>
            <w:bCs/>
            <w:szCs w:val="21"/>
          </w:rPr>
          <w:delText>，</w:delText>
        </w:r>
      </w:del>
      <w:r w:rsidR="00A24E16">
        <w:rPr>
          <w:rFonts w:eastAsiaTheme="minorEastAsia" w:hint="eastAsia"/>
          <w:bCs/>
          <w:szCs w:val="21"/>
        </w:rPr>
        <w:t>在</w:t>
      </w:r>
      <w:r w:rsidR="00A24E16">
        <w:rPr>
          <w:rFonts w:eastAsiaTheme="minorEastAsia" w:hint="eastAsia"/>
          <w:bCs/>
          <w:szCs w:val="21"/>
        </w:rPr>
        <w:t>BYOT</w:t>
      </w:r>
      <w:r w:rsidR="00A24E16">
        <w:rPr>
          <w:rFonts w:eastAsiaTheme="minorEastAsia" w:hint="eastAsia"/>
          <w:bCs/>
          <w:szCs w:val="21"/>
        </w:rPr>
        <w:t>模型</w:t>
      </w:r>
      <w:r w:rsidR="00216E06">
        <w:rPr>
          <w:rFonts w:eastAsiaTheme="minorEastAsia" w:hint="eastAsia"/>
          <w:bCs/>
          <w:szCs w:val="21"/>
        </w:rPr>
        <w:t>和衰减</w:t>
      </w:r>
      <w:r w:rsidR="00216E06">
        <w:rPr>
          <w:rFonts w:eastAsiaTheme="minorEastAsia" w:hint="eastAsia"/>
          <w:bCs/>
          <w:szCs w:val="21"/>
        </w:rPr>
        <w:t>BYOT</w:t>
      </w:r>
      <w:r w:rsidR="00216E06">
        <w:rPr>
          <w:rFonts w:eastAsiaTheme="minorEastAsia" w:hint="eastAsia"/>
          <w:bCs/>
          <w:szCs w:val="21"/>
        </w:rPr>
        <w:t>模型</w:t>
      </w:r>
      <w:r w:rsidR="00A24E16">
        <w:rPr>
          <w:rFonts w:eastAsiaTheme="minorEastAsia" w:hint="eastAsia"/>
          <w:bCs/>
          <w:szCs w:val="21"/>
        </w:rPr>
        <w:t>的基础上</w:t>
      </w:r>
      <w:r w:rsidR="00AD7FEF">
        <w:rPr>
          <w:rFonts w:eastAsiaTheme="minorEastAsia" w:hint="eastAsia"/>
          <w:bCs/>
          <w:szCs w:val="21"/>
        </w:rPr>
        <w:t>，</w:t>
      </w:r>
      <w:r w:rsidR="008D3AA1">
        <w:rPr>
          <w:rFonts w:eastAsiaTheme="minorEastAsia" w:hint="eastAsia"/>
          <w:bCs/>
          <w:szCs w:val="21"/>
        </w:rPr>
        <w:t>为了</w:t>
      </w:r>
      <w:r w:rsidR="00EF6AAA">
        <w:rPr>
          <w:rFonts w:hint="eastAsia"/>
        </w:rPr>
        <w:t>准确</w:t>
      </w:r>
      <w:r w:rsidR="00890CF3">
        <w:rPr>
          <w:rFonts w:hint="eastAsia"/>
        </w:rPr>
        <w:t>量化</w:t>
      </w:r>
      <w:r w:rsidR="00EF6AAA">
        <w:rPr>
          <w:rFonts w:hint="eastAsia"/>
        </w:rPr>
        <w:t>各浅层块</w:t>
      </w:r>
      <w:r w:rsidR="00902BDD">
        <w:rPr>
          <w:rFonts w:hint="eastAsia"/>
        </w:rPr>
        <w:t>特征图</w:t>
      </w:r>
      <w:r w:rsidR="00EF6AAA">
        <w:rPr>
          <w:rFonts w:hint="eastAsia"/>
        </w:rPr>
        <w:t>对最深层块</w:t>
      </w:r>
      <w:r w:rsidR="00BF01D8">
        <w:rPr>
          <w:rFonts w:hint="eastAsia"/>
        </w:rPr>
        <w:t>特征图</w:t>
      </w:r>
      <w:r w:rsidR="00EF6AAA">
        <w:rPr>
          <w:rFonts w:hint="eastAsia"/>
        </w:rPr>
        <w:t>的不同贡献度</w:t>
      </w:r>
      <w:r w:rsidR="00A24E16">
        <w:rPr>
          <w:rFonts w:eastAsiaTheme="minorEastAsia" w:hint="eastAsia"/>
          <w:bCs/>
          <w:szCs w:val="21"/>
        </w:rPr>
        <w:t>，提出基于自注意力机制的自知识蒸馏</w:t>
      </w:r>
      <w:r w:rsidR="00805BEB">
        <w:rPr>
          <w:rFonts w:eastAsiaTheme="minorEastAsia" w:hint="eastAsia"/>
          <w:bCs/>
          <w:szCs w:val="21"/>
        </w:rPr>
        <w:t>（</w:t>
      </w:r>
      <w:r w:rsidR="00805BEB">
        <w:rPr>
          <w:rFonts w:eastAsiaTheme="minorEastAsia" w:hint="eastAsia"/>
          <w:bCs/>
          <w:szCs w:val="21"/>
        </w:rPr>
        <w:t>SKD</w:t>
      </w:r>
      <w:r w:rsidR="00805BEB">
        <w:rPr>
          <w:rFonts w:eastAsiaTheme="minorEastAsia"/>
          <w:bCs/>
          <w:szCs w:val="21"/>
        </w:rPr>
        <w:t>SA</w:t>
      </w:r>
      <w:r w:rsidR="00805BEB">
        <w:rPr>
          <w:rFonts w:eastAsiaTheme="minorEastAsia" w:hint="eastAsia"/>
          <w:bCs/>
          <w:szCs w:val="21"/>
        </w:rPr>
        <w:t>）</w:t>
      </w:r>
      <w:r w:rsidR="00A24E16">
        <w:rPr>
          <w:rFonts w:eastAsiaTheme="minorEastAsia" w:hint="eastAsia"/>
          <w:bCs/>
          <w:szCs w:val="21"/>
        </w:rPr>
        <w:t>模型</w:t>
      </w:r>
      <w:r w:rsidR="00CC0326">
        <w:rPr>
          <w:rFonts w:eastAsiaTheme="minorEastAsia" w:hint="eastAsia"/>
          <w:bCs/>
          <w:szCs w:val="21"/>
        </w:rPr>
        <w:t>。</w:t>
      </w:r>
      <w:r w:rsidR="0010190C">
        <w:rPr>
          <w:rFonts w:eastAsiaTheme="minorEastAsia" w:hint="eastAsia"/>
          <w:bCs/>
          <w:szCs w:val="21"/>
        </w:rPr>
        <w:t>详细</w:t>
      </w:r>
      <w:r w:rsidR="00296288">
        <w:rPr>
          <w:rFonts w:eastAsiaTheme="minorEastAsia" w:hint="eastAsia"/>
          <w:bCs/>
          <w:szCs w:val="21"/>
        </w:rPr>
        <w:t>说明</w:t>
      </w:r>
      <w:r w:rsidR="00187548">
        <w:rPr>
          <w:rFonts w:eastAsiaTheme="minorEastAsia" w:hint="eastAsia"/>
          <w:bCs/>
          <w:szCs w:val="21"/>
        </w:rPr>
        <w:t>了</w:t>
      </w:r>
      <w:r w:rsidR="005E38CE">
        <w:rPr>
          <w:rFonts w:eastAsiaTheme="minorEastAsia" w:hint="eastAsia"/>
          <w:bCs/>
          <w:szCs w:val="21"/>
        </w:rPr>
        <w:t>SKDSA</w:t>
      </w:r>
      <w:r w:rsidR="007A032D">
        <w:rPr>
          <w:rFonts w:eastAsiaTheme="minorEastAsia" w:hint="eastAsia"/>
          <w:bCs/>
          <w:szCs w:val="21"/>
        </w:rPr>
        <w:t>模型的</w:t>
      </w:r>
      <w:r w:rsidR="002A215B" w:rsidRPr="00C2308B">
        <w:rPr>
          <w:rFonts w:eastAsiaTheme="minorEastAsia" w:hint="eastAsia"/>
          <w:bCs/>
          <w:szCs w:val="21"/>
        </w:rPr>
        <w:t>网络结构、损失函数</w:t>
      </w:r>
      <w:r w:rsidR="00A90172">
        <w:rPr>
          <w:rFonts w:eastAsiaTheme="minorEastAsia" w:hint="eastAsia"/>
          <w:bCs/>
          <w:szCs w:val="21"/>
        </w:rPr>
        <w:t>，</w:t>
      </w:r>
      <w:r w:rsidR="00066CF8">
        <w:rPr>
          <w:rFonts w:eastAsiaTheme="minorEastAsia" w:hint="eastAsia"/>
          <w:bCs/>
          <w:szCs w:val="21"/>
        </w:rPr>
        <w:t>列举</w:t>
      </w:r>
      <w:r w:rsidR="00771499">
        <w:rPr>
          <w:rFonts w:eastAsiaTheme="minorEastAsia" w:hint="eastAsia"/>
          <w:bCs/>
          <w:szCs w:val="21"/>
        </w:rPr>
        <w:t>了</w:t>
      </w:r>
      <w:r w:rsidR="00C341C7">
        <w:rPr>
          <w:rFonts w:eastAsiaTheme="minorEastAsia" w:hint="eastAsia"/>
          <w:bCs/>
          <w:szCs w:val="21"/>
        </w:rPr>
        <w:t>新模型</w:t>
      </w:r>
      <w:r w:rsidR="00F4607A">
        <w:rPr>
          <w:rFonts w:eastAsiaTheme="minorEastAsia" w:hint="eastAsia"/>
          <w:bCs/>
          <w:szCs w:val="21"/>
        </w:rPr>
        <w:t>相比</w:t>
      </w:r>
      <w:r w:rsidR="00224C90">
        <w:rPr>
          <w:rFonts w:eastAsiaTheme="minorEastAsia" w:hint="eastAsia"/>
          <w:bCs/>
          <w:szCs w:val="21"/>
        </w:rPr>
        <w:t>原</w:t>
      </w:r>
      <w:r w:rsidR="00224C90">
        <w:rPr>
          <w:rFonts w:eastAsiaTheme="minorEastAsia" w:hint="eastAsia"/>
          <w:bCs/>
          <w:szCs w:val="21"/>
        </w:rPr>
        <w:t>BYOT</w:t>
      </w:r>
      <w:r w:rsidR="00224C90">
        <w:rPr>
          <w:rFonts w:eastAsiaTheme="minorEastAsia" w:hint="eastAsia"/>
          <w:bCs/>
          <w:szCs w:val="21"/>
        </w:rPr>
        <w:t>模型所做的改进</w:t>
      </w:r>
      <w:r w:rsidR="00D107F3">
        <w:rPr>
          <w:rFonts w:hint="eastAsia"/>
        </w:rPr>
        <w:t>。</w:t>
      </w:r>
      <w:r w:rsidR="004834B0">
        <w:rPr>
          <w:rFonts w:hint="eastAsia"/>
        </w:rPr>
        <w:t>随后</w:t>
      </w:r>
      <w:ins w:id="872" w:author="微软用户" w:date="2022-04-11T20:36:00Z">
        <w:r>
          <w:rPr>
            <w:rFonts w:hint="eastAsia"/>
          </w:rPr>
          <w:t>从</w:t>
        </w:r>
      </w:ins>
      <w:del w:id="873" w:author="微软用户" w:date="2022-04-11T20:36:00Z">
        <w:r w:rsidR="00034BD0" w:rsidDel="00DC05CD">
          <w:rPr>
            <w:rFonts w:hint="eastAsia"/>
          </w:rPr>
          <w:delText>用数学</w:delText>
        </w:r>
      </w:del>
      <w:r w:rsidR="00034BD0">
        <w:rPr>
          <w:rFonts w:hint="eastAsia"/>
        </w:rPr>
        <w:t>理论</w:t>
      </w:r>
      <w:ins w:id="874" w:author="微软用户" w:date="2022-04-11T20:36:00Z">
        <w:r>
          <w:rPr>
            <w:rFonts w:hint="eastAsia"/>
          </w:rPr>
          <w:t>上</w:t>
        </w:r>
      </w:ins>
      <w:r w:rsidR="005B1F88">
        <w:rPr>
          <w:rFonts w:hint="eastAsia"/>
        </w:rPr>
        <w:t>证明</w:t>
      </w:r>
      <w:ins w:id="875" w:author="微软用户" w:date="2022-04-11T20:36:00Z">
        <w:r>
          <w:rPr>
            <w:rFonts w:hint="eastAsia"/>
          </w:rPr>
          <w:t>了</w:t>
        </w:r>
      </w:ins>
      <w:r w:rsidR="00A24E16">
        <w:rPr>
          <w:rFonts w:hint="eastAsia"/>
        </w:rPr>
        <w:t>SKDSA</w:t>
      </w:r>
      <w:r w:rsidR="00A24E16">
        <w:rPr>
          <w:rFonts w:hint="eastAsia"/>
        </w:rPr>
        <w:t>模型</w:t>
      </w:r>
      <w:r w:rsidR="00A24E16">
        <w:t>可以视为集成学习</w:t>
      </w:r>
      <w:r w:rsidR="005B63E5">
        <w:rPr>
          <w:rFonts w:hint="eastAsia"/>
        </w:rPr>
        <w:t>中的袋装法</w:t>
      </w:r>
      <w:ins w:id="876" w:author="微软用户" w:date="2022-04-11T20:36:00Z">
        <w:r>
          <w:rPr>
            <w:rFonts w:hint="eastAsia"/>
          </w:rPr>
          <w:t>（</w:t>
        </w:r>
        <w:r>
          <w:rPr>
            <w:rFonts w:hint="eastAsia"/>
          </w:rPr>
          <w:t>B</w:t>
        </w:r>
        <w:r>
          <w:t>agging</w:t>
        </w:r>
        <w:r>
          <w:rPr>
            <w:rFonts w:hint="eastAsia"/>
          </w:rPr>
          <w:t>）</w:t>
        </w:r>
      </w:ins>
      <w:r w:rsidR="00A24E16">
        <w:t>，这意味着</w:t>
      </w:r>
      <w:r w:rsidR="00E80AAF">
        <w:rPr>
          <w:rFonts w:hint="eastAsia"/>
        </w:rPr>
        <w:t>SKDSA</w:t>
      </w:r>
      <w:r w:rsidR="00A24E16">
        <w:t>具有</w:t>
      </w:r>
      <w:r w:rsidR="00813028">
        <w:rPr>
          <w:rFonts w:hint="eastAsia"/>
        </w:rPr>
        <w:t>优异的抗过拟合性能。</w:t>
      </w:r>
      <w:r w:rsidR="004D5673">
        <w:rPr>
          <w:rFonts w:hint="eastAsia"/>
        </w:rPr>
        <w:t>最后</w:t>
      </w:r>
      <w:r w:rsidR="009079B9" w:rsidRPr="00C2308B">
        <w:rPr>
          <w:rFonts w:eastAsiaTheme="minorEastAsia" w:hint="eastAsia"/>
          <w:bCs/>
          <w:szCs w:val="21"/>
        </w:rPr>
        <w:t>将模型与三种数据增强模型（挖剪法、</w:t>
      </w:r>
      <w:r w:rsidR="009079B9" w:rsidRPr="00C2308B">
        <w:rPr>
          <w:rFonts w:eastAsiaTheme="minorEastAsia" w:hint="eastAsia"/>
          <w:bCs/>
          <w:szCs w:val="21"/>
        </w:rPr>
        <w:t>SLA</w:t>
      </w:r>
      <w:r w:rsidR="009079B9" w:rsidRPr="00C2308B">
        <w:rPr>
          <w:rFonts w:eastAsiaTheme="minorEastAsia" w:hint="eastAsia"/>
          <w:bCs/>
          <w:szCs w:val="21"/>
        </w:rPr>
        <w:t>模型、</w:t>
      </w:r>
      <w:r w:rsidR="009079B9" w:rsidRPr="00C2308B">
        <w:rPr>
          <w:rFonts w:eastAsiaTheme="minorEastAsia" w:hint="eastAsia"/>
          <w:bCs/>
          <w:szCs w:val="21"/>
        </w:rPr>
        <w:t>mixup</w:t>
      </w:r>
      <w:r w:rsidR="009079B9" w:rsidRPr="00C2308B">
        <w:rPr>
          <w:rFonts w:eastAsiaTheme="minorEastAsia" w:hint="eastAsia"/>
          <w:bCs/>
          <w:szCs w:val="21"/>
        </w:rPr>
        <w:t>模型）相结合，作为进一步提升模型性能的备选方案。</w:t>
      </w:r>
    </w:p>
    <w:p w14:paraId="4192B6DE" w14:textId="32D91B7D" w:rsidR="009F151B" w:rsidRDefault="00E858C3">
      <w:pPr>
        <w:ind w:firstLineChars="200" w:firstLine="480"/>
      </w:pPr>
      <w:del w:id="877" w:author="微软用户" w:date="2022-04-11T20:33:00Z">
        <w:r w:rsidDel="00DC05CD">
          <w:rPr>
            <w:rFonts w:eastAsiaTheme="minorEastAsia" w:hint="eastAsia"/>
            <w:bCs/>
            <w:szCs w:val="21"/>
          </w:rPr>
          <w:delText>第</w:delText>
        </w:r>
        <w:r w:rsidR="004354CC" w:rsidDel="00DC05CD">
          <w:rPr>
            <w:rFonts w:eastAsiaTheme="minorEastAsia" w:hint="eastAsia"/>
            <w:bCs/>
            <w:szCs w:val="21"/>
          </w:rPr>
          <w:delText>三</w:delText>
        </w:r>
      </w:del>
      <w:ins w:id="878" w:author="微软用户" w:date="2022-04-11T20:33:00Z">
        <w:r w:rsidR="00DC05CD">
          <w:rPr>
            <w:rFonts w:hint="eastAsia"/>
          </w:rPr>
          <w:t>(</w:t>
        </w:r>
        <w:r w:rsidR="00DC05CD">
          <w:t xml:space="preserve">3) </w:t>
        </w:r>
      </w:ins>
      <w:del w:id="879" w:author="微软用户" w:date="2022-04-11T20:33:00Z">
        <w:r w:rsidDel="00DC05CD">
          <w:rPr>
            <w:rFonts w:eastAsiaTheme="minorEastAsia" w:hint="eastAsia"/>
            <w:bCs/>
            <w:szCs w:val="21"/>
          </w:rPr>
          <w:delText>，</w:delText>
        </w:r>
      </w:del>
      <w:r w:rsidR="00A24E16">
        <w:rPr>
          <w:rFonts w:eastAsiaTheme="minorEastAsia" w:hint="eastAsia"/>
          <w:bCs/>
          <w:szCs w:val="21"/>
        </w:rPr>
        <w:t>在多个</w:t>
      </w:r>
      <w:r w:rsidR="004C283F">
        <w:rPr>
          <w:rFonts w:eastAsiaTheme="minorEastAsia" w:hint="eastAsia"/>
          <w:bCs/>
          <w:szCs w:val="21"/>
        </w:rPr>
        <w:t>图像</w:t>
      </w:r>
      <w:r w:rsidR="00A24E16">
        <w:rPr>
          <w:rFonts w:eastAsiaTheme="minorEastAsia" w:hint="eastAsia"/>
          <w:bCs/>
          <w:szCs w:val="21"/>
        </w:rPr>
        <w:t>数据集</w:t>
      </w:r>
      <w:r w:rsidR="001075A8">
        <w:rPr>
          <w:rFonts w:eastAsiaTheme="minorEastAsia" w:hint="eastAsia"/>
          <w:bCs/>
          <w:szCs w:val="21"/>
        </w:rPr>
        <w:t>（</w:t>
      </w:r>
      <w:r w:rsidR="003B0899">
        <w:t>CIFAR-100</w:t>
      </w:r>
      <w:r w:rsidR="003B0899">
        <w:rPr>
          <w:vertAlign w:val="superscript"/>
        </w:rPr>
        <w:t>[42]</w:t>
      </w:r>
      <w:del w:id="880" w:author="微软用户" w:date="2022-04-11T20:36:00Z">
        <w:r w:rsidR="003B0899" w:rsidRPr="002F2BFC" w:rsidDel="00DC05CD">
          <w:rPr>
            <w:rFonts w:hint="eastAsia"/>
          </w:rPr>
          <w:delText>，</w:delText>
        </w:r>
      </w:del>
      <w:ins w:id="881" w:author="微软用户" w:date="2022-04-11T20:36:00Z">
        <w:r w:rsidR="00DC05CD">
          <w:rPr>
            <w:rFonts w:hint="eastAsia"/>
          </w:rPr>
          <w:t>、</w:t>
        </w:r>
      </w:ins>
      <w:r w:rsidR="003B0899">
        <w:rPr>
          <w:rFonts w:hint="eastAsia"/>
        </w:rPr>
        <w:t>T</w:t>
      </w:r>
      <w:r w:rsidR="003B0899">
        <w:t>iny ImageNet</w:t>
      </w:r>
      <w:r w:rsidR="003B0899" w:rsidRPr="00766C8E">
        <w:rPr>
          <w:vertAlign w:val="superscript"/>
        </w:rPr>
        <w:t>[43]</w:t>
      </w:r>
      <w:del w:id="882" w:author="微软用户" w:date="2022-04-11T20:37:00Z">
        <w:r w:rsidR="0000729F" w:rsidDel="00DC05CD">
          <w:rPr>
            <w:rFonts w:eastAsiaTheme="minorEastAsia" w:hint="eastAsia"/>
            <w:bCs/>
            <w:szCs w:val="21"/>
          </w:rPr>
          <w:delText>，</w:delText>
        </w:r>
      </w:del>
      <w:ins w:id="883" w:author="微软用户" w:date="2022-04-11T20:37:00Z">
        <w:r w:rsidR="00DC05CD">
          <w:rPr>
            <w:rFonts w:eastAsiaTheme="minorEastAsia" w:hint="eastAsia"/>
            <w:bCs/>
            <w:szCs w:val="21"/>
          </w:rPr>
          <w:t>、</w:t>
        </w:r>
      </w:ins>
      <w:r w:rsidR="00BE451A" w:rsidRPr="00BE451A">
        <w:rPr>
          <w:rFonts w:eastAsiaTheme="minorEastAsia" w:hint="eastAsia"/>
          <w:bCs/>
          <w:szCs w:val="21"/>
        </w:rPr>
        <w:t>Caltech-UCSD Bird</w:t>
      </w:r>
      <w:r w:rsidR="00BE451A" w:rsidRPr="00FE12A4">
        <w:rPr>
          <w:rFonts w:eastAsiaTheme="minorEastAsia" w:hint="eastAsia"/>
          <w:bCs/>
          <w:szCs w:val="21"/>
          <w:vertAlign w:val="superscript"/>
        </w:rPr>
        <w:t>[44]</w:t>
      </w:r>
      <w:del w:id="884" w:author="微软用户" w:date="2022-04-11T20:37:00Z">
        <w:r w:rsidR="00BE451A" w:rsidRPr="00BE451A" w:rsidDel="00DC05CD">
          <w:rPr>
            <w:rFonts w:eastAsiaTheme="minorEastAsia" w:hint="eastAsia"/>
            <w:bCs/>
            <w:szCs w:val="21"/>
          </w:rPr>
          <w:delText>，</w:delText>
        </w:r>
      </w:del>
      <w:ins w:id="885" w:author="微软用户" w:date="2022-04-11T20:37:00Z">
        <w:r w:rsidR="00DC05CD">
          <w:rPr>
            <w:rFonts w:eastAsiaTheme="minorEastAsia" w:hint="eastAsia"/>
            <w:bCs/>
            <w:szCs w:val="21"/>
          </w:rPr>
          <w:t>、</w:t>
        </w:r>
      </w:ins>
      <w:r w:rsidR="00BE451A" w:rsidRPr="00BE451A">
        <w:rPr>
          <w:rFonts w:eastAsiaTheme="minorEastAsia" w:hint="eastAsia"/>
          <w:bCs/>
          <w:szCs w:val="21"/>
        </w:rPr>
        <w:t>Stanford 40</w:t>
      </w:r>
      <w:r w:rsidR="00BE451A" w:rsidRPr="00E600B1">
        <w:rPr>
          <w:rFonts w:eastAsiaTheme="minorEastAsia" w:hint="eastAsia"/>
          <w:bCs/>
          <w:szCs w:val="21"/>
          <w:vertAlign w:val="superscript"/>
        </w:rPr>
        <w:t>[45]</w:t>
      </w:r>
      <w:del w:id="886" w:author="微软用户" w:date="2022-04-11T20:37:00Z">
        <w:r w:rsidR="00BE451A" w:rsidRPr="00BE451A" w:rsidDel="00DC05CD">
          <w:rPr>
            <w:rFonts w:eastAsiaTheme="minorEastAsia" w:hint="eastAsia"/>
            <w:bCs/>
            <w:szCs w:val="21"/>
          </w:rPr>
          <w:delText>，</w:delText>
        </w:r>
      </w:del>
      <w:ins w:id="887" w:author="微软用户" w:date="2022-04-11T20:37:00Z">
        <w:r w:rsidR="00DC05CD">
          <w:rPr>
            <w:rFonts w:eastAsiaTheme="minorEastAsia" w:hint="eastAsia"/>
            <w:bCs/>
            <w:szCs w:val="21"/>
          </w:rPr>
          <w:t>、</w:t>
        </w:r>
      </w:ins>
      <w:r w:rsidR="00BE451A" w:rsidRPr="00BE451A">
        <w:rPr>
          <w:rFonts w:eastAsiaTheme="minorEastAsia" w:hint="eastAsia"/>
          <w:bCs/>
          <w:szCs w:val="21"/>
        </w:rPr>
        <w:t>Stanford Dogs</w:t>
      </w:r>
      <w:r w:rsidR="00BE451A" w:rsidRPr="0007198D">
        <w:rPr>
          <w:rFonts w:eastAsiaTheme="minorEastAsia" w:hint="eastAsia"/>
          <w:bCs/>
          <w:szCs w:val="21"/>
          <w:vertAlign w:val="superscript"/>
        </w:rPr>
        <w:t>[46]</w:t>
      </w:r>
      <w:del w:id="888" w:author="微软用户" w:date="2022-04-11T20:37:00Z">
        <w:r w:rsidR="00BE451A" w:rsidRPr="00BE451A" w:rsidDel="00DC05CD">
          <w:rPr>
            <w:rFonts w:eastAsiaTheme="minorEastAsia" w:hint="eastAsia"/>
            <w:bCs/>
            <w:szCs w:val="21"/>
          </w:rPr>
          <w:delText>，</w:delText>
        </w:r>
      </w:del>
      <w:ins w:id="889" w:author="微软用户" w:date="2022-04-11T20:37:00Z">
        <w:r w:rsidR="00DC05CD">
          <w:rPr>
            <w:rFonts w:eastAsiaTheme="minorEastAsia" w:hint="eastAsia"/>
            <w:bCs/>
            <w:szCs w:val="21"/>
          </w:rPr>
          <w:t>、</w:t>
        </w:r>
      </w:ins>
      <w:r w:rsidR="00BE451A" w:rsidRPr="00BE451A">
        <w:rPr>
          <w:rFonts w:eastAsiaTheme="minorEastAsia" w:hint="eastAsia"/>
          <w:bCs/>
          <w:szCs w:val="21"/>
        </w:rPr>
        <w:t>MIT Indoor Scene Recognition</w:t>
      </w:r>
      <w:r w:rsidR="00BE451A" w:rsidRPr="00565433">
        <w:rPr>
          <w:rFonts w:eastAsiaTheme="minorEastAsia" w:hint="eastAsia"/>
          <w:bCs/>
          <w:szCs w:val="21"/>
          <w:vertAlign w:val="superscript"/>
        </w:rPr>
        <w:t>[47]</w:t>
      </w:r>
      <w:r w:rsidR="00E56B77">
        <w:rPr>
          <w:rFonts w:eastAsiaTheme="minorEastAsia" w:hint="eastAsia"/>
          <w:bCs/>
          <w:szCs w:val="21"/>
        </w:rPr>
        <w:t>）</w:t>
      </w:r>
      <w:r w:rsidR="00A24E16">
        <w:rPr>
          <w:rFonts w:eastAsiaTheme="minorEastAsia" w:hint="eastAsia"/>
          <w:bCs/>
          <w:szCs w:val="21"/>
        </w:rPr>
        <w:t>上</w:t>
      </w:r>
      <w:r w:rsidR="00992636">
        <w:rPr>
          <w:rFonts w:eastAsiaTheme="minorEastAsia" w:hint="eastAsia"/>
          <w:bCs/>
          <w:szCs w:val="21"/>
        </w:rPr>
        <w:t>测试了</w:t>
      </w:r>
      <w:r w:rsidR="00992636">
        <w:rPr>
          <w:rFonts w:eastAsiaTheme="minorEastAsia" w:hint="eastAsia"/>
          <w:bCs/>
          <w:szCs w:val="21"/>
        </w:rPr>
        <w:t>SKDSA</w:t>
      </w:r>
      <w:r w:rsidR="00992636">
        <w:rPr>
          <w:rFonts w:eastAsiaTheme="minorEastAsia" w:hint="eastAsia"/>
          <w:bCs/>
          <w:szCs w:val="21"/>
        </w:rPr>
        <w:t>模型</w:t>
      </w:r>
      <w:r w:rsidR="00A24E16">
        <w:rPr>
          <w:rFonts w:eastAsiaTheme="minorEastAsia" w:hint="eastAsia"/>
          <w:bCs/>
          <w:szCs w:val="21"/>
        </w:rPr>
        <w:t>的分类</w:t>
      </w:r>
      <w:r w:rsidR="00992636">
        <w:rPr>
          <w:rFonts w:eastAsiaTheme="minorEastAsia" w:hint="eastAsia"/>
          <w:bCs/>
          <w:szCs w:val="21"/>
        </w:rPr>
        <w:t>准确率</w:t>
      </w:r>
      <w:r w:rsidR="002018F4">
        <w:rPr>
          <w:rFonts w:eastAsiaTheme="minorEastAsia" w:hint="eastAsia"/>
          <w:bCs/>
          <w:szCs w:val="21"/>
        </w:rPr>
        <w:t>，</w:t>
      </w:r>
      <w:r w:rsidR="00BF754D">
        <w:rPr>
          <w:rFonts w:eastAsiaTheme="minorEastAsia" w:hint="eastAsia"/>
          <w:bCs/>
          <w:szCs w:val="21"/>
        </w:rPr>
        <w:t>取得了比</w:t>
      </w:r>
      <w:r w:rsidR="00DC4B59">
        <w:rPr>
          <w:rFonts w:eastAsiaTheme="minorEastAsia" w:hint="eastAsia"/>
          <w:bCs/>
          <w:szCs w:val="21"/>
        </w:rPr>
        <w:t>几种</w:t>
      </w:r>
      <w:r w:rsidR="00A24E16">
        <w:rPr>
          <w:rFonts w:eastAsiaTheme="minorEastAsia" w:hint="eastAsia"/>
          <w:bCs/>
          <w:szCs w:val="21"/>
        </w:rPr>
        <w:t>当前</w:t>
      </w:r>
      <w:r w:rsidR="00AC597C">
        <w:rPr>
          <w:rFonts w:eastAsiaTheme="minorEastAsia" w:hint="eastAsia"/>
          <w:bCs/>
          <w:szCs w:val="21"/>
        </w:rPr>
        <w:t>流行</w:t>
      </w:r>
      <w:r w:rsidR="00A24E16">
        <w:rPr>
          <w:rFonts w:eastAsiaTheme="minorEastAsia" w:hint="eastAsia"/>
          <w:bCs/>
          <w:szCs w:val="21"/>
        </w:rPr>
        <w:t>的</w:t>
      </w:r>
      <w:r w:rsidR="00374094">
        <w:rPr>
          <w:rFonts w:hint="eastAsia"/>
        </w:rPr>
        <w:t>自知识蒸馏模型（</w:t>
      </w:r>
      <w:r w:rsidR="00374094">
        <w:t>DDGSD</w:t>
      </w:r>
      <w:r w:rsidR="00374094">
        <w:rPr>
          <w:rFonts w:hint="eastAsia"/>
        </w:rPr>
        <w:t>模型</w:t>
      </w:r>
      <w:del w:id="890" w:author="微软用户" w:date="2022-04-11T20:37:00Z">
        <w:r w:rsidR="00374094" w:rsidDel="00DC05CD">
          <w:rPr>
            <w:rFonts w:hint="eastAsia"/>
          </w:rPr>
          <w:delText>，</w:delText>
        </w:r>
      </w:del>
      <w:ins w:id="891" w:author="微软用户" w:date="2022-04-11T20:37:00Z">
        <w:r w:rsidR="00DC05CD">
          <w:rPr>
            <w:rFonts w:hint="eastAsia"/>
          </w:rPr>
          <w:t>、</w:t>
        </w:r>
      </w:ins>
      <w:r w:rsidR="00374094">
        <w:t>BYOT</w:t>
      </w:r>
      <w:r w:rsidR="00374094">
        <w:rPr>
          <w:rFonts w:hint="eastAsia"/>
        </w:rPr>
        <w:t>模型</w:t>
      </w:r>
      <w:del w:id="892" w:author="微软用户" w:date="2022-04-11T20:37:00Z">
        <w:r w:rsidR="00374094" w:rsidDel="00DC05CD">
          <w:rPr>
            <w:rFonts w:hint="eastAsia"/>
          </w:rPr>
          <w:delText>，</w:delText>
        </w:r>
      </w:del>
      <w:ins w:id="893" w:author="微软用户" w:date="2022-04-11T20:37:00Z">
        <w:r w:rsidR="00DC05CD">
          <w:rPr>
            <w:rFonts w:hint="eastAsia"/>
          </w:rPr>
          <w:t>、</w:t>
        </w:r>
      </w:ins>
      <w:r w:rsidR="00374094">
        <w:t>CS-KD</w:t>
      </w:r>
      <w:r w:rsidR="00374094">
        <w:rPr>
          <w:rFonts w:hint="eastAsia"/>
        </w:rPr>
        <w:t>模型</w:t>
      </w:r>
      <w:del w:id="894" w:author="微软用户" w:date="2022-04-11T20:37:00Z">
        <w:r w:rsidR="00374094" w:rsidDel="00DC05CD">
          <w:rPr>
            <w:rFonts w:hint="eastAsia"/>
          </w:rPr>
          <w:delText>，</w:delText>
        </w:r>
      </w:del>
      <w:ins w:id="895" w:author="微软用户" w:date="2022-04-11T20:37:00Z">
        <w:r w:rsidR="00DC05CD">
          <w:rPr>
            <w:rFonts w:hint="eastAsia"/>
          </w:rPr>
          <w:t>、</w:t>
        </w:r>
      </w:ins>
      <w:r w:rsidR="00374094">
        <w:t>SLA-SD</w:t>
      </w:r>
      <w:r w:rsidR="00374094">
        <w:rPr>
          <w:rFonts w:hint="eastAsia"/>
        </w:rPr>
        <w:t>模型</w:t>
      </w:r>
      <w:del w:id="896" w:author="微软用户" w:date="2022-04-11T20:37:00Z">
        <w:r w:rsidR="00374094" w:rsidDel="00DC05CD">
          <w:rPr>
            <w:rFonts w:hint="eastAsia"/>
          </w:rPr>
          <w:delText>，</w:delText>
        </w:r>
      </w:del>
      <w:ins w:id="897" w:author="微软用户" w:date="2022-04-11T20:37:00Z">
        <w:r w:rsidR="00DC05CD">
          <w:rPr>
            <w:rFonts w:hint="eastAsia"/>
          </w:rPr>
          <w:t>、</w:t>
        </w:r>
      </w:ins>
      <w:r w:rsidR="00374094">
        <w:t>FRSKD</w:t>
      </w:r>
      <w:r w:rsidR="00374094">
        <w:rPr>
          <w:rFonts w:hint="eastAsia"/>
        </w:rPr>
        <w:t>模型）和自注意力模型（</w:t>
      </w:r>
      <w:r w:rsidR="00374094">
        <w:rPr>
          <w:rFonts w:hint="eastAsia"/>
        </w:rPr>
        <w:t>D</w:t>
      </w:r>
      <w:r w:rsidR="00374094">
        <w:t>IANet</w:t>
      </w:r>
      <w:r w:rsidR="00374094">
        <w:rPr>
          <w:rFonts w:hint="eastAsia"/>
        </w:rPr>
        <w:t>模型</w:t>
      </w:r>
      <w:del w:id="898" w:author="微软用户" w:date="2022-04-11T20:37:00Z">
        <w:r w:rsidR="00374094" w:rsidDel="00DC05CD">
          <w:rPr>
            <w:rFonts w:hint="eastAsia"/>
          </w:rPr>
          <w:delText>，</w:delText>
        </w:r>
      </w:del>
      <w:ins w:id="899" w:author="微软用户" w:date="2022-04-11T20:37:00Z">
        <w:r w:rsidR="00DC05CD">
          <w:rPr>
            <w:rFonts w:hint="eastAsia"/>
          </w:rPr>
          <w:t>、</w:t>
        </w:r>
      </w:ins>
      <w:r w:rsidR="00374094">
        <w:rPr>
          <w:rFonts w:hint="eastAsia"/>
        </w:rPr>
        <w:t>SAN</w:t>
      </w:r>
      <w:r w:rsidR="00374094">
        <w:rPr>
          <w:rFonts w:hint="eastAsia"/>
        </w:rPr>
        <w:t>模型）</w:t>
      </w:r>
      <w:r w:rsidR="00207B44">
        <w:rPr>
          <w:rFonts w:eastAsiaTheme="minorEastAsia" w:hint="eastAsia"/>
          <w:bCs/>
          <w:szCs w:val="21"/>
        </w:rPr>
        <w:t>更优异的实验结果</w:t>
      </w:r>
      <w:r w:rsidR="00A24E16">
        <w:rPr>
          <w:rFonts w:eastAsiaTheme="minorEastAsia" w:hint="eastAsia"/>
          <w:bCs/>
          <w:szCs w:val="21"/>
        </w:rPr>
        <w:t>。消融</w:t>
      </w:r>
      <w:r w:rsidR="00306DBC">
        <w:rPr>
          <w:rFonts w:eastAsiaTheme="minorEastAsia" w:hint="eastAsia"/>
          <w:bCs/>
          <w:szCs w:val="21"/>
        </w:rPr>
        <w:t>研究</w:t>
      </w:r>
      <w:r w:rsidR="00E810C6">
        <w:rPr>
          <w:rFonts w:eastAsiaTheme="minorEastAsia" w:hint="eastAsia"/>
          <w:bCs/>
          <w:szCs w:val="21"/>
        </w:rPr>
        <w:t>证实</w:t>
      </w:r>
      <w:r w:rsidR="00A24E16">
        <w:rPr>
          <w:rFonts w:eastAsiaTheme="minorEastAsia" w:hint="eastAsia"/>
          <w:bCs/>
          <w:szCs w:val="21"/>
        </w:rPr>
        <w:t>了</w:t>
      </w:r>
      <w:r w:rsidR="00A24E16">
        <w:rPr>
          <w:rFonts w:eastAsiaTheme="minorEastAsia" w:hint="eastAsia"/>
          <w:bCs/>
          <w:szCs w:val="21"/>
        </w:rPr>
        <w:t>SKDSA</w:t>
      </w:r>
      <w:r w:rsidR="00A24E16">
        <w:rPr>
          <w:rFonts w:eastAsiaTheme="minorEastAsia" w:hint="eastAsia"/>
          <w:bCs/>
          <w:szCs w:val="21"/>
        </w:rPr>
        <w:t>模型的</w:t>
      </w:r>
      <w:r w:rsidR="0023203F">
        <w:rPr>
          <w:rFonts w:eastAsiaTheme="minorEastAsia" w:hint="eastAsia"/>
          <w:bCs/>
          <w:szCs w:val="21"/>
        </w:rPr>
        <w:t>自</w:t>
      </w:r>
      <w:r w:rsidR="00A24E16">
        <w:rPr>
          <w:rFonts w:eastAsiaTheme="minorEastAsia" w:hint="eastAsia"/>
          <w:bCs/>
          <w:szCs w:val="21"/>
        </w:rPr>
        <w:t>注意力</w:t>
      </w:r>
      <w:r w:rsidR="0023203F">
        <w:rPr>
          <w:rFonts w:eastAsiaTheme="minorEastAsia" w:hint="eastAsia"/>
          <w:bCs/>
          <w:szCs w:val="21"/>
        </w:rPr>
        <w:t>模块和自注意力模块中的</w:t>
      </w:r>
      <w:r w:rsidR="000217B3">
        <w:rPr>
          <w:rFonts w:eastAsiaTheme="minorEastAsia" w:hint="eastAsia"/>
          <w:bCs/>
          <w:szCs w:val="21"/>
        </w:rPr>
        <w:t>标签软化模块</w:t>
      </w:r>
      <w:r w:rsidR="00A24E16">
        <w:rPr>
          <w:rFonts w:eastAsiaTheme="minorEastAsia" w:hint="eastAsia"/>
          <w:bCs/>
          <w:szCs w:val="21"/>
        </w:rPr>
        <w:t>对提升性能很有必要</w:t>
      </w:r>
      <w:r w:rsidR="00EA4A09">
        <w:rPr>
          <w:rFonts w:eastAsiaTheme="minorEastAsia" w:hint="eastAsia"/>
          <w:bCs/>
          <w:szCs w:val="21"/>
        </w:rPr>
        <w:t>，</w:t>
      </w:r>
      <w:r w:rsidR="00207C40">
        <w:rPr>
          <w:rFonts w:eastAsiaTheme="minorEastAsia" w:hint="eastAsia"/>
          <w:bCs/>
          <w:szCs w:val="21"/>
        </w:rPr>
        <w:t>以及</w:t>
      </w:r>
      <w:r w:rsidR="00F1648C">
        <w:rPr>
          <w:rFonts w:eastAsiaTheme="minorEastAsia" w:hint="eastAsia"/>
          <w:bCs/>
          <w:szCs w:val="21"/>
        </w:rPr>
        <w:t>SKDSA</w:t>
      </w:r>
      <w:r w:rsidR="00F1648C">
        <w:rPr>
          <w:rFonts w:eastAsiaTheme="minorEastAsia" w:hint="eastAsia"/>
          <w:bCs/>
          <w:szCs w:val="21"/>
        </w:rPr>
        <w:t>模型</w:t>
      </w:r>
      <w:r w:rsidR="00384E59">
        <w:rPr>
          <w:rFonts w:eastAsiaTheme="minorEastAsia" w:hint="eastAsia"/>
          <w:bCs/>
          <w:szCs w:val="21"/>
        </w:rPr>
        <w:t>结合</w:t>
      </w:r>
      <w:r w:rsidR="000E2D65">
        <w:rPr>
          <w:rFonts w:eastAsiaTheme="minorEastAsia" w:hint="eastAsia"/>
          <w:bCs/>
          <w:szCs w:val="21"/>
        </w:rPr>
        <w:t>数据增强模型</w:t>
      </w:r>
      <w:r w:rsidR="00F90D6D">
        <w:rPr>
          <w:rFonts w:eastAsiaTheme="minorEastAsia" w:hint="eastAsia"/>
          <w:bCs/>
          <w:szCs w:val="21"/>
        </w:rPr>
        <w:t>可以进一步提升模型的性能</w:t>
      </w:r>
      <w:r w:rsidR="00E15124">
        <w:rPr>
          <w:rFonts w:eastAsiaTheme="minorEastAsia" w:hint="eastAsia"/>
          <w:bCs/>
          <w:szCs w:val="21"/>
        </w:rPr>
        <w:t>，</w:t>
      </w:r>
      <w:r w:rsidR="00AC25C3">
        <w:rPr>
          <w:rFonts w:eastAsiaTheme="minorEastAsia" w:hint="eastAsia"/>
          <w:bCs/>
          <w:szCs w:val="21"/>
        </w:rPr>
        <w:t>找到了使</w:t>
      </w:r>
      <w:r w:rsidR="002926F6">
        <w:rPr>
          <w:rFonts w:eastAsiaTheme="minorEastAsia" w:hint="eastAsia"/>
          <w:bCs/>
          <w:szCs w:val="21"/>
        </w:rPr>
        <w:t>SKDSA</w:t>
      </w:r>
      <w:r w:rsidR="002926F6">
        <w:rPr>
          <w:rFonts w:eastAsiaTheme="minorEastAsia" w:hint="eastAsia"/>
          <w:bCs/>
          <w:szCs w:val="21"/>
        </w:rPr>
        <w:t>模型</w:t>
      </w:r>
      <w:r w:rsidR="004E2A38">
        <w:rPr>
          <w:rFonts w:eastAsiaTheme="minorEastAsia" w:hint="eastAsia"/>
          <w:bCs/>
          <w:szCs w:val="21"/>
        </w:rPr>
        <w:t>性能</w:t>
      </w:r>
      <w:r w:rsidR="00C97368">
        <w:rPr>
          <w:rFonts w:eastAsiaTheme="minorEastAsia" w:hint="eastAsia"/>
          <w:bCs/>
          <w:szCs w:val="21"/>
        </w:rPr>
        <w:t>较优</w:t>
      </w:r>
      <w:r w:rsidR="004E2A38">
        <w:rPr>
          <w:rFonts w:eastAsiaTheme="minorEastAsia" w:hint="eastAsia"/>
          <w:bCs/>
          <w:szCs w:val="21"/>
        </w:rPr>
        <w:t>的</w:t>
      </w:r>
      <w:r w:rsidR="0061273C">
        <w:rPr>
          <w:rFonts w:eastAsiaTheme="minorEastAsia" w:hint="eastAsia"/>
          <w:bCs/>
          <w:szCs w:val="21"/>
        </w:rPr>
        <w:t>超参数取值</w:t>
      </w:r>
      <w:r w:rsidR="00A24E16">
        <w:rPr>
          <w:rFonts w:eastAsiaTheme="minorEastAsia" w:hint="eastAsia"/>
          <w:bCs/>
          <w:szCs w:val="21"/>
        </w:rPr>
        <w:t>。</w:t>
      </w:r>
    </w:p>
    <w:p w14:paraId="347E3A17" w14:textId="77777777" w:rsidR="009F151B" w:rsidRDefault="00A24E16">
      <w:pPr>
        <w:pStyle w:val="2"/>
      </w:pPr>
      <w:bookmarkStart w:id="900" w:name="_Toc99472897"/>
      <w:bookmarkStart w:id="901" w:name="_Toc100573215"/>
      <w:r>
        <w:t>主要创新点</w:t>
      </w:r>
      <w:bookmarkEnd w:id="900"/>
      <w:bookmarkEnd w:id="901"/>
    </w:p>
    <w:p w14:paraId="76A0575A" w14:textId="4E0046A7" w:rsidR="001B5424" w:rsidRDefault="00866FF6">
      <w:pPr>
        <w:ind w:firstLineChars="200" w:firstLine="480"/>
      </w:pPr>
      <w:r>
        <w:rPr>
          <w:rFonts w:hint="eastAsia"/>
        </w:rPr>
        <w:t>本</w:t>
      </w:r>
      <w:del w:id="902" w:author="微软用户" w:date="2022-04-11T20:39:00Z">
        <w:r w:rsidDel="00DC05CD">
          <w:rPr>
            <w:rFonts w:hint="eastAsia"/>
          </w:rPr>
          <w:delText>篇论</w:delText>
        </w:r>
      </w:del>
      <w:r>
        <w:rPr>
          <w:rFonts w:hint="eastAsia"/>
        </w:rPr>
        <w:t>文的</w:t>
      </w:r>
      <w:r w:rsidR="001664A9">
        <w:rPr>
          <w:rFonts w:hint="eastAsia"/>
        </w:rPr>
        <w:t>主要创新点可以归纳如下：</w:t>
      </w:r>
    </w:p>
    <w:p w14:paraId="7EF6ED97" w14:textId="7BA35001" w:rsidR="00DD3927" w:rsidRDefault="00DD3927">
      <w:pPr>
        <w:ind w:firstLineChars="200" w:firstLine="480"/>
      </w:pPr>
      <w:del w:id="903" w:author="微软用户" w:date="2022-04-11T20:32:00Z">
        <w:r w:rsidDel="00DC05CD">
          <w:rPr>
            <w:rFonts w:hint="eastAsia"/>
          </w:rPr>
          <w:delText>第一</w:delText>
        </w:r>
      </w:del>
      <w:ins w:id="904" w:author="微软用户" w:date="2022-04-11T20:32:00Z">
        <w:r w:rsidR="00DC05CD">
          <w:rPr>
            <w:rFonts w:hint="eastAsia"/>
          </w:rPr>
          <w:t>(</w:t>
        </w:r>
        <w:r w:rsidR="00DC05CD">
          <w:t>1)</w:t>
        </w:r>
      </w:ins>
      <w:del w:id="905" w:author="微软用户" w:date="2022-04-11T20:32:00Z">
        <w:r w:rsidDel="00DC05CD">
          <w:rPr>
            <w:rFonts w:hint="eastAsia"/>
          </w:rPr>
          <w:delText>，</w:delText>
        </w:r>
      </w:del>
      <w:ins w:id="906" w:author="微软用户" w:date="2022-04-11T20:32:00Z">
        <w:r w:rsidR="00DC05CD">
          <w:rPr>
            <w:rFonts w:hint="eastAsia"/>
          </w:rPr>
          <w:t xml:space="preserve"> </w:t>
        </w:r>
      </w:ins>
      <w:r w:rsidR="000930D5">
        <w:rPr>
          <w:rFonts w:hint="eastAsia"/>
        </w:rPr>
        <w:t>提出</w:t>
      </w:r>
      <w:ins w:id="907" w:author="微软用户" w:date="2022-04-11T20:39:00Z">
        <w:r w:rsidR="00DC05CD">
          <w:rPr>
            <w:rFonts w:hint="eastAsia"/>
          </w:rPr>
          <w:t>了</w:t>
        </w:r>
      </w:ins>
      <w:r w:rsidR="00E55513">
        <w:rPr>
          <w:rFonts w:hint="eastAsia"/>
        </w:rPr>
        <w:t>衰减</w:t>
      </w:r>
      <w:r w:rsidR="00AB0251">
        <w:rPr>
          <w:rFonts w:hint="eastAsia"/>
        </w:rPr>
        <w:t>BYOT</w:t>
      </w:r>
      <w:r w:rsidR="00AB0251">
        <w:rPr>
          <w:rFonts w:hint="eastAsia"/>
        </w:rPr>
        <w:t>模型</w:t>
      </w:r>
      <w:r w:rsidR="000930D5">
        <w:rPr>
          <w:rFonts w:hint="eastAsia"/>
        </w:rPr>
        <w:t>，</w:t>
      </w:r>
      <w:r w:rsidR="00AE2B75">
        <w:rPr>
          <w:rFonts w:hint="eastAsia"/>
        </w:rPr>
        <w:t>通过给</w:t>
      </w:r>
      <w:r w:rsidR="00AE2B75">
        <w:rPr>
          <w:rFonts w:hint="eastAsia"/>
        </w:rPr>
        <w:t>BYOT</w:t>
      </w:r>
      <w:r w:rsidR="00AE2B75">
        <w:rPr>
          <w:rFonts w:hint="eastAsia"/>
        </w:rPr>
        <w:t>模型</w:t>
      </w:r>
      <w:r w:rsidR="00B40F4D">
        <w:rPr>
          <w:rFonts w:hint="eastAsia"/>
        </w:rPr>
        <w:t>中不同深度</w:t>
      </w:r>
      <w:r w:rsidR="00AE2B75">
        <w:rPr>
          <w:rFonts w:hint="eastAsia"/>
        </w:rPr>
        <w:t>的各</w:t>
      </w:r>
      <w:r w:rsidR="00210DFB">
        <w:rPr>
          <w:rFonts w:hint="eastAsia"/>
        </w:rPr>
        <w:t>浅层</w:t>
      </w:r>
      <w:r w:rsidR="00AE2B75">
        <w:rPr>
          <w:rFonts w:hint="eastAsia"/>
        </w:rPr>
        <w:t>块</w:t>
      </w:r>
      <w:r w:rsidR="00AE2B75" w:rsidRPr="00591574">
        <w:rPr>
          <w:rFonts w:hint="eastAsia"/>
        </w:rPr>
        <w:t>添加衰减系数</w:t>
      </w:r>
      <w:r w:rsidR="00AE2B75">
        <w:rPr>
          <w:rFonts w:hint="eastAsia"/>
        </w:rPr>
        <w:t>将</w:t>
      </w:r>
      <w:r w:rsidR="00AE2B75" w:rsidRPr="00591574">
        <w:rPr>
          <w:rFonts w:hint="eastAsia"/>
        </w:rPr>
        <w:t>各个浅层块对最深层块的影响用等比数列</w:t>
      </w:r>
      <w:r w:rsidR="006C6AD5">
        <w:rPr>
          <w:rFonts w:hint="eastAsia"/>
        </w:rPr>
        <w:t>的形式</w:t>
      </w:r>
      <w:r w:rsidR="00AE2B75" w:rsidRPr="00591574">
        <w:rPr>
          <w:rFonts w:hint="eastAsia"/>
        </w:rPr>
        <w:t>加以区分</w:t>
      </w:r>
      <w:r w:rsidR="007F5C14">
        <w:rPr>
          <w:rFonts w:hint="eastAsia"/>
        </w:rPr>
        <w:t>。</w:t>
      </w:r>
    </w:p>
    <w:p w14:paraId="09101785" w14:textId="206520B7" w:rsidR="009F151B" w:rsidRDefault="00DC05CD">
      <w:pPr>
        <w:ind w:firstLineChars="200" w:firstLine="480"/>
      </w:pPr>
      <w:ins w:id="908" w:author="微软用户" w:date="2022-04-11T20:33:00Z">
        <w:r>
          <w:rPr>
            <w:rFonts w:hint="eastAsia"/>
          </w:rPr>
          <w:lastRenderedPageBreak/>
          <w:t>(</w:t>
        </w:r>
        <w:r>
          <w:t xml:space="preserve">2) </w:t>
        </w:r>
      </w:ins>
      <w:ins w:id="909" w:author="微软用户" w:date="2022-04-11T20:39:00Z">
        <w:r w:rsidR="00FD1BC5">
          <w:rPr>
            <w:rFonts w:hint="eastAsia"/>
          </w:rPr>
          <w:t>提</w:t>
        </w:r>
        <w:r w:rsidR="00FD1BC5">
          <w:t>出了</w:t>
        </w:r>
        <w:r w:rsidR="00FD1BC5">
          <w:t>…</w:t>
        </w:r>
        <w:r w:rsidR="00FD1BC5">
          <w:rPr>
            <w:rFonts w:hint="eastAsia"/>
          </w:rPr>
          <w:t>？？？</w:t>
        </w:r>
        <w:r w:rsidR="00FD1BC5">
          <w:t>.</w:t>
        </w:r>
        <w:r w:rsidR="00FD1BC5">
          <w:rPr>
            <w:rFonts w:hint="eastAsia"/>
          </w:rPr>
          <w:t>。</w:t>
        </w:r>
      </w:ins>
      <w:del w:id="910" w:author="微软用户" w:date="2022-04-11T20:33:00Z">
        <w:r w:rsidR="00FD5E0F" w:rsidDel="00DC05CD">
          <w:rPr>
            <w:rFonts w:hint="eastAsia"/>
          </w:rPr>
          <w:delText>第二，</w:delText>
        </w:r>
      </w:del>
      <w:r w:rsidR="00A24E16">
        <w:rPr>
          <w:rFonts w:hint="eastAsia"/>
        </w:rPr>
        <w:t>尽管</w:t>
      </w:r>
      <w:r w:rsidR="00D850EB">
        <w:rPr>
          <w:rFonts w:hint="eastAsia"/>
        </w:rPr>
        <w:t>研究者</w:t>
      </w:r>
      <w:del w:id="911" w:author="微软用户" w:date="2022-04-11T20:40:00Z">
        <w:r w:rsidR="00D850EB" w:rsidDel="00FD1BC5">
          <w:rPr>
            <w:rFonts w:hint="eastAsia"/>
          </w:rPr>
          <w:delText>已经</w:delText>
        </w:r>
      </w:del>
      <w:r w:rsidR="00A24E16">
        <w:rPr>
          <w:rFonts w:hint="eastAsia"/>
        </w:rPr>
        <w:t>对自知识蒸馏模型和自注意力模型都有了充分的研究，但</w:t>
      </w:r>
      <w:r w:rsidR="00A24E16">
        <w:rPr>
          <w:rFonts w:hint="eastAsia"/>
        </w:rPr>
        <w:t>SKDSA</w:t>
      </w:r>
      <w:r w:rsidR="00A24E16">
        <w:rPr>
          <w:rFonts w:hint="eastAsia"/>
        </w:rPr>
        <w:t>模型是第一个将</w:t>
      </w:r>
      <w:r w:rsidR="00F66654">
        <w:rPr>
          <w:rFonts w:hint="eastAsia"/>
        </w:rPr>
        <w:t>两者</w:t>
      </w:r>
      <w:r w:rsidR="005E61E5">
        <w:rPr>
          <w:rFonts w:hint="eastAsia"/>
        </w:rPr>
        <w:t>以一种简单有效的方式</w:t>
      </w:r>
      <w:r w:rsidR="00A24E16">
        <w:rPr>
          <w:rFonts w:hint="eastAsia"/>
        </w:rPr>
        <w:t>结合起来</w:t>
      </w:r>
      <w:ins w:id="912" w:author="微软用户" w:date="2022-04-11T20:40:00Z">
        <w:r w:rsidR="00FD1BC5">
          <w:rPr>
            <w:rFonts w:hint="eastAsia"/>
          </w:rPr>
          <w:t>的</w:t>
        </w:r>
        <w:r w:rsidR="00FD1BC5">
          <w:t>模型</w:t>
        </w:r>
      </w:ins>
      <w:r w:rsidR="008F6B99">
        <w:rPr>
          <w:rFonts w:hint="eastAsia"/>
        </w:rPr>
        <w:t>。</w:t>
      </w:r>
      <w:r w:rsidR="008F6B99">
        <w:t>SKDSA</w:t>
      </w:r>
      <w:r w:rsidR="008F6B99">
        <w:rPr>
          <w:rFonts w:hint="eastAsia"/>
        </w:rPr>
        <w:t>模型</w:t>
      </w:r>
      <w:r w:rsidR="008F6B99">
        <w:t>给</w:t>
      </w:r>
      <w:r w:rsidR="004C324C">
        <w:rPr>
          <w:rFonts w:hint="eastAsia"/>
        </w:rPr>
        <w:t>作为教师模型的最深层块</w:t>
      </w:r>
      <w:r w:rsidR="008F6B99">
        <w:t>和</w:t>
      </w:r>
      <w:r w:rsidR="007102F1">
        <w:rPr>
          <w:rFonts w:hint="eastAsia"/>
        </w:rPr>
        <w:t>作为学生模型的各浅层块</w:t>
      </w:r>
      <w:r w:rsidR="008F6B99">
        <w:t>添加自注意力连接，</w:t>
      </w:r>
      <w:r w:rsidR="00E34C99">
        <w:rPr>
          <w:rFonts w:hint="eastAsia"/>
        </w:rPr>
        <w:t>准确</w:t>
      </w:r>
      <w:r w:rsidR="00933363">
        <w:rPr>
          <w:rFonts w:hint="eastAsia"/>
        </w:rPr>
        <w:t>量化</w:t>
      </w:r>
      <w:r w:rsidR="004318A3">
        <w:rPr>
          <w:rFonts w:hint="eastAsia"/>
        </w:rPr>
        <w:t>了</w:t>
      </w:r>
      <w:r w:rsidR="00A66908">
        <w:rPr>
          <w:rFonts w:hint="eastAsia"/>
        </w:rPr>
        <w:t>神经网络</w:t>
      </w:r>
      <w:r w:rsidR="008F6B99">
        <w:t>不同</w:t>
      </w:r>
      <w:r w:rsidR="00F55A1F">
        <w:rPr>
          <w:rFonts w:hint="eastAsia"/>
        </w:rPr>
        <w:t>深度</w:t>
      </w:r>
      <w:r w:rsidR="008F6B99">
        <w:t>的</w:t>
      </w:r>
      <w:r w:rsidR="008F6B99">
        <w:rPr>
          <w:rFonts w:hint="eastAsia"/>
        </w:rPr>
        <w:t>浅</w:t>
      </w:r>
      <w:r w:rsidR="008F6B99">
        <w:t>层</w:t>
      </w:r>
      <w:r w:rsidR="008F6B99">
        <w:rPr>
          <w:rFonts w:hint="eastAsia"/>
        </w:rPr>
        <w:t>特征</w:t>
      </w:r>
      <w:r w:rsidR="008F6B99">
        <w:t>对最深层特征表示的不同影响</w:t>
      </w:r>
      <w:r w:rsidR="00A24E16">
        <w:rPr>
          <w:rFonts w:hint="eastAsia"/>
        </w:rPr>
        <w:t>，从而</w:t>
      </w:r>
      <w:r w:rsidR="00397F71">
        <w:rPr>
          <w:rFonts w:hint="eastAsia"/>
        </w:rPr>
        <w:t>更有效地</w:t>
      </w:r>
      <w:r w:rsidR="004D1786">
        <w:rPr>
          <w:rFonts w:hint="eastAsia"/>
        </w:rPr>
        <w:t>利用</w:t>
      </w:r>
      <w:r w:rsidR="008635DC">
        <w:rPr>
          <w:rFonts w:hint="eastAsia"/>
        </w:rPr>
        <w:t>知识蒸馏</w:t>
      </w:r>
      <w:r w:rsidR="00A24E16">
        <w:rPr>
          <w:rFonts w:hint="eastAsia"/>
        </w:rPr>
        <w:t>中的暗知识。</w:t>
      </w:r>
    </w:p>
    <w:p w14:paraId="49630B8E" w14:textId="77777777" w:rsidR="009F151B" w:rsidRDefault="00A24E16">
      <w:pPr>
        <w:pStyle w:val="2"/>
      </w:pPr>
      <w:bookmarkStart w:id="913" w:name="_Toc57189260"/>
      <w:bookmarkStart w:id="914" w:name="_Toc45060465"/>
      <w:bookmarkStart w:id="915" w:name="_Toc46962988"/>
      <w:bookmarkStart w:id="916" w:name="_Toc100573216"/>
      <w:r>
        <w:rPr>
          <w:rFonts w:hint="eastAsia"/>
        </w:rPr>
        <w:t>未来工作</w:t>
      </w:r>
      <w:r>
        <w:t>展望</w:t>
      </w:r>
      <w:bookmarkEnd w:id="913"/>
      <w:bookmarkEnd w:id="914"/>
      <w:bookmarkEnd w:id="915"/>
      <w:bookmarkEnd w:id="916"/>
    </w:p>
    <w:p w14:paraId="77BF0FF0" w14:textId="77777777" w:rsidR="009F151B" w:rsidRDefault="00A24E16">
      <w:pPr>
        <w:ind w:firstLineChars="200" w:firstLine="480"/>
      </w:pPr>
      <w:r>
        <w:t>SKDSA</w:t>
      </w:r>
      <w:r>
        <w:rPr>
          <w:rFonts w:hint="eastAsia"/>
        </w:rPr>
        <w:t>模型虽然在实验上取得了不错的效果，但仍然还有很多地方值得改进和扩展。未来可能的改进大致有以下方案。</w:t>
      </w:r>
    </w:p>
    <w:p w14:paraId="7E85D8EF" w14:textId="3F57C542" w:rsidR="009F151B" w:rsidDel="00DC05CD" w:rsidRDefault="00DC05CD">
      <w:pPr>
        <w:ind w:firstLineChars="200" w:firstLine="480"/>
        <w:rPr>
          <w:del w:id="917" w:author="微软用户" w:date="2022-04-11T20:33:00Z"/>
        </w:rPr>
      </w:pPr>
      <w:ins w:id="918" w:author="微软用户" w:date="2022-04-11T20:33:00Z">
        <w:r>
          <w:rPr>
            <w:rFonts w:hint="eastAsia"/>
          </w:rPr>
          <w:t>(</w:t>
        </w:r>
        <w:r>
          <w:t xml:space="preserve">1) </w:t>
        </w:r>
      </w:ins>
      <w:del w:id="919" w:author="微软用户" w:date="2022-04-11T20:33:00Z">
        <w:r w:rsidR="00A24E16" w:rsidDel="00DC05CD">
          <w:rPr>
            <w:rFonts w:hint="eastAsia"/>
          </w:rPr>
          <w:delText>第</w:delText>
        </w:r>
        <w:r w:rsidR="00CD239E" w:rsidDel="00DC05CD">
          <w:rPr>
            <w:rFonts w:hint="eastAsia"/>
          </w:rPr>
          <w:delText>一</w:delText>
        </w:r>
        <w:r w:rsidR="00A24E16" w:rsidDel="00DC05CD">
          <w:rPr>
            <w:rFonts w:hint="eastAsia"/>
          </w:rPr>
          <w:delText>，</w:delText>
        </w:r>
      </w:del>
      <w:r w:rsidR="00A24E16">
        <w:rPr>
          <w:rFonts w:hint="eastAsia"/>
        </w:rPr>
        <w:t>尝试把学生层模型映射到较小的空间。</w:t>
      </w:r>
    </w:p>
    <w:p w14:paraId="6FE04128" w14:textId="78D64C6E" w:rsidR="009F151B" w:rsidRDefault="00A24E16">
      <w:pPr>
        <w:ind w:firstLineChars="200" w:firstLine="480"/>
      </w:pPr>
      <w:r>
        <w:rPr>
          <w:rFonts w:hint="eastAsia"/>
        </w:rPr>
        <w:t>在传统的知识蒸馏模型中，教师模型比学生模型大很多；但是在自知识蒸馏中，作为学生模型的浅层和作为教师模型的最深层常常大小相近。之后</w:t>
      </w:r>
      <w:del w:id="920" w:author="微软用户" w:date="2022-04-11T20:40:00Z">
        <w:r w:rsidDel="00FD1BC5">
          <w:rPr>
            <w:rFonts w:hint="eastAsia"/>
          </w:rPr>
          <w:delText>或许</w:delText>
        </w:r>
      </w:del>
      <w:r>
        <w:rPr>
          <w:rFonts w:hint="eastAsia"/>
        </w:rPr>
        <w:t>可以</w:t>
      </w:r>
      <w:ins w:id="921" w:author="微软用户" w:date="2022-04-11T20:40:00Z">
        <w:r w:rsidR="00FD1BC5">
          <w:rPr>
            <w:rFonts w:hint="eastAsia"/>
          </w:rPr>
          <w:t>尝试</w:t>
        </w:r>
      </w:ins>
      <w:del w:id="922" w:author="微软用户" w:date="2022-04-11T20:40:00Z">
        <w:r w:rsidDel="00FD1BC5">
          <w:rPr>
            <w:rFonts w:hint="eastAsia"/>
          </w:rPr>
          <w:delText>考虑</w:delText>
        </w:r>
      </w:del>
      <w:r>
        <w:rPr>
          <w:rFonts w:hint="eastAsia"/>
        </w:rPr>
        <w:t>把学生模型映射到新的较小的空间中，或许可以取得更优异的性能。</w:t>
      </w:r>
    </w:p>
    <w:p w14:paraId="45A3EF19" w14:textId="503F01D5" w:rsidR="009F151B" w:rsidDel="00DC05CD" w:rsidRDefault="00DC05CD">
      <w:pPr>
        <w:ind w:firstLineChars="200" w:firstLine="480"/>
        <w:rPr>
          <w:del w:id="923" w:author="微软用户" w:date="2022-04-11T20:33:00Z"/>
        </w:rPr>
      </w:pPr>
      <w:ins w:id="924" w:author="微软用户" w:date="2022-04-11T20:33:00Z">
        <w:r>
          <w:rPr>
            <w:rFonts w:hint="eastAsia"/>
          </w:rPr>
          <w:t>(</w:t>
        </w:r>
        <w:r>
          <w:t xml:space="preserve">2) </w:t>
        </w:r>
      </w:ins>
      <w:del w:id="925" w:author="微软用户" w:date="2022-04-11T20:33:00Z">
        <w:r w:rsidR="00A24E16" w:rsidDel="00DC05CD">
          <w:rPr>
            <w:rFonts w:hint="eastAsia"/>
          </w:rPr>
          <w:delText>第</w:delText>
        </w:r>
        <w:r w:rsidR="00B0274A" w:rsidDel="00DC05CD">
          <w:rPr>
            <w:rFonts w:hint="eastAsia"/>
          </w:rPr>
          <w:delText>二</w:delText>
        </w:r>
        <w:r w:rsidR="00A24E16" w:rsidDel="00DC05CD">
          <w:rPr>
            <w:rFonts w:hint="eastAsia"/>
          </w:rPr>
          <w:delText>，</w:delText>
        </w:r>
      </w:del>
      <w:r w:rsidR="00A24E16">
        <w:rPr>
          <w:rFonts w:hint="eastAsia"/>
        </w:rPr>
        <w:t>尝试其他</w:t>
      </w:r>
      <w:ins w:id="926" w:author="微软用户" w:date="2022-04-11T20:40:00Z">
        <w:r w:rsidR="00FD1BC5">
          <w:rPr>
            <w:rFonts w:hint="eastAsia"/>
          </w:rPr>
          <w:t>的</w:t>
        </w:r>
      </w:ins>
      <w:r w:rsidR="00A24E16">
        <w:rPr>
          <w:rFonts w:hint="eastAsia"/>
        </w:rPr>
        <w:t>深度网络架构。</w:t>
      </w:r>
    </w:p>
    <w:p w14:paraId="3D1872F7" w14:textId="512FC802" w:rsidR="009F151B" w:rsidRDefault="00A24E16">
      <w:pPr>
        <w:ind w:firstLineChars="200" w:firstLine="480"/>
      </w:pPr>
      <w:r>
        <w:rPr>
          <w:rFonts w:hint="eastAsia"/>
        </w:rPr>
        <w:t>因为时间所限，</w:t>
      </w:r>
      <w:r>
        <w:rPr>
          <w:rFonts w:hint="eastAsia"/>
        </w:rPr>
        <w:t>SKDSA</w:t>
      </w:r>
      <w:r>
        <w:rPr>
          <w:rFonts w:hint="eastAsia"/>
        </w:rPr>
        <w:t>模型的卷积网络架构只尝试了残差网络、宽残差网络、密集残差网络三种架构。未来可以尝试更多的网络模型，比如</w:t>
      </w:r>
      <w:r>
        <w:t>ResNeXt</w:t>
      </w:r>
      <w:r>
        <w:rPr>
          <w:vertAlign w:val="superscript"/>
        </w:rPr>
        <w:t>[4</w:t>
      </w:r>
      <w:r w:rsidR="001C2494">
        <w:rPr>
          <w:vertAlign w:val="superscript"/>
        </w:rPr>
        <w:t>9</w:t>
      </w:r>
      <w:r>
        <w:rPr>
          <w:vertAlign w:val="superscript"/>
        </w:rPr>
        <w:t>]</w:t>
      </w:r>
      <w:r>
        <w:rPr>
          <w:rFonts w:hint="eastAsia"/>
        </w:rPr>
        <w:t>,</w:t>
      </w:r>
      <w:r>
        <w:t xml:space="preserve"> </w:t>
      </w:r>
      <w:r>
        <w:rPr>
          <w:rFonts w:hint="eastAsia"/>
        </w:rPr>
        <w:t>VGG</w:t>
      </w:r>
      <w:r>
        <w:rPr>
          <w:vertAlign w:val="superscript"/>
        </w:rPr>
        <w:t>[</w:t>
      </w:r>
      <w:r w:rsidR="00BC437C">
        <w:rPr>
          <w:vertAlign w:val="superscript"/>
        </w:rPr>
        <w:t>50</w:t>
      </w:r>
      <w:r>
        <w:rPr>
          <w:vertAlign w:val="superscript"/>
        </w:rPr>
        <w:t>]</w:t>
      </w:r>
      <w:r>
        <w:rPr>
          <w:rFonts w:hint="eastAsia"/>
        </w:rPr>
        <w:t>等。</w:t>
      </w:r>
    </w:p>
    <w:p w14:paraId="6DFF423F" w14:textId="5619969F" w:rsidR="009F151B" w:rsidDel="00DC05CD" w:rsidRDefault="00DC05CD">
      <w:pPr>
        <w:ind w:firstLineChars="200" w:firstLine="480"/>
        <w:rPr>
          <w:del w:id="927" w:author="微软用户" w:date="2022-04-11T20:33:00Z"/>
        </w:rPr>
      </w:pPr>
      <w:ins w:id="928" w:author="微软用户" w:date="2022-04-11T20:33:00Z">
        <w:r>
          <w:rPr>
            <w:rFonts w:hint="eastAsia"/>
          </w:rPr>
          <w:t>(</w:t>
        </w:r>
        <w:r>
          <w:t xml:space="preserve">3) </w:t>
        </w:r>
      </w:ins>
      <w:del w:id="929" w:author="微软用户" w:date="2022-04-11T20:33:00Z">
        <w:r w:rsidR="00A24E16" w:rsidDel="00DC05CD">
          <w:rPr>
            <w:rFonts w:hint="eastAsia"/>
          </w:rPr>
          <w:delText>第</w:delText>
        </w:r>
        <w:r w:rsidR="006620EA" w:rsidDel="00DC05CD">
          <w:rPr>
            <w:rFonts w:hint="eastAsia"/>
          </w:rPr>
          <w:delText>三</w:delText>
        </w:r>
        <w:r w:rsidR="00A24E16" w:rsidDel="00DC05CD">
          <w:rPr>
            <w:rFonts w:hint="eastAsia"/>
          </w:rPr>
          <w:delText>，</w:delText>
        </w:r>
      </w:del>
      <w:r w:rsidR="00A24E16">
        <w:rPr>
          <w:rFonts w:hint="eastAsia"/>
        </w:rPr>
        <w:t>在更多数据集上进行实验。</w:t>
      </w:r>
    </w:p>
    <w:p w14:paraId="749D66E4" w14:textId="6797244D" w:rsidR="009F151B" w:rsidRDefault="00A24E16">
      <w:pPr>
        <w:ind w:firstLineChars="200" w:firstLine="480"/>
      </w:pPr>
      <w:r>
        <w:rPr>
          <w:rFonts w:hint="eastAsia"/>
        </w:rPr>
        <w:t>因为实验室</w:t>
      </w:r>
      <w:ins w:id="930" w:author="微软用户" w:date="2022-04-11T20:41:00Z">
        <w:r w:rsidR="00FD1BC5">
          <w:rPr>
            <w:rFonts w:hint="eastAsia"/>
          </w:rPr>
          <w:t>的</w:t>
        </w:r>
      </w:ins>
      <w:r>
        <w:rPr>
          <w:rFonts w:hint="eastAsia"/>
        </w:rPr>
        <w:t>计算资源</w:t>
      </w:r>
      <w:del w:id="931" w:author="微软用户" w:date="2022-04-11T20:41:00Z">
        <w:r w:rsidDel="00FD1BC5">
          <w:rPr>
            <w:rFonts w:hint="eastAsia"/>
          </w:rPr>
          <w:delText>和资金</w:delText>
        </w:r>
      </w:del>
      <w:r>
        <w:rPr>
          <w:rFonts w:hint="eastAsia"/>
        </w:rPr>
        <w:t>有限，</w:t>
      </w:r>
      <w:r>
        <w:rPr>
          <w:rFonts w:hint="eastAsia"/>
        </w:rPr>
        <w:t>SKDSA</w:t>
      </w:r>
      <w:r>
        <w:rPr>
          <w:rFonts w:hint="eastAsia"/>
        </w:rPr>
        <w:t>模型只在几个较小的数据集上进行了实验。未来可以在更大的数据集上进行实验，比如</w:t>
      </w:r>
      <w:r>
        <w:rPr>
          <w:rFonts w:hint="eastAsia"/>
        </w:rPr>
        <w:t>I</w:t>
      </w:r>
      <w:r>
        <w:t>mageNet</w:t>
      </w:r>
      <w:r>
        <w:rPr>
          <w:rFonts w:hint="eastAsia"/>
        </w:rPr>
        <w:t>。</w:t>
      </w:r>
    </w:p>
    <w:p w14:paraId="26770975" w14:textId="726647A9" w:rsidR="009F151B" w:rsidDel="00DC05CD" w:rsidRDefault="00DC05CD">
      <w:pPr>
        <w:ind w:firstLineChars="200" w:firstLine="480"/>
        <w:rPr>
          <w:del w:id="932" w:author="微软用户" w:date="2022-04-11T20:33:00Z"/>
          <w:rFonts w:eastAsiaTheme="majorEastAsia"/>
          <w:bCs/>
        </w:rPr>
      </w:pPr>
      <w:ins w:id="933" w:author="微软用户" w:date="2022-04-11T20:33:00Z">
        <w:r>
          <w:rPr>
            <w:rFonts w:hint="eastAsia"/>
          </w:rPr>
          <w:t>(</w:t>
        </w:r>
        <w:r>
          <w:t xml:space="preserve">4) </w:t>
        </w:r>
      </w:ins>
      <w:del w:id="934" w:author="微软用户" w:date="2022-04-11T20:33:00Z">
        <w:r w:rsidR="00A24E16" w:rsidDel="00DC05CD">
          <w:rPr>
            <w:rFonts w:eastAsiaTheme="majorEastAsia" w:hint="eastAsia"/>
            <w:bCs/>
          </w:rPr>
          <w:delText>第</w:delText>
        </w:r>
        <w:r w:rsidR="00873EFD" w:rsidDel="00DC05CD">
          <w:rPr>
            <w:rFonts w:eastAsiaTheme="majorEastAsia" w:hint="eastAsia"/>
            <w:bCs/>
          </w:rPr>
          <w:delText>四</w:delText>
        </w:r>
        <w:r w:rsidR="00A24E16" w:rsidDel="00DC05CD">
          <w:rPr>
            <w:rFonts w:eastAsiaTheme="majorEastAsia" w:hint="eastAsia"/>
            <w:bCs/>
          </w:rPr>
          <w:delText>，</w:delText>
        </w:r>
      </w:del>
      <w:r w:rsidR="00A24E16">
        <w:rPr>
          <w:rFonts w:eastAsiaTheme="majorEastAsia" w:hint="eastAsia"/>
          <w:bCs/>
        </w:rPr>
        <w:t>在</w:t>
      </w:r>
      <w:r w:rsidR="00252C7E">
        <w:rPr>
          <w:rFonts w:eastAsiaTheme="majorEastAsia" w:hint="eastAsia"/>
          <w:bCs/>
        </w:rPr>
        <w:t>更多</w:t>
      </w:r>
      <w:r w:rsidR="00DE4049">
        <w:rPr>
          <w:rFonts w:eastAsiaTheme="majorEastAsia" w:hint="eastAsia"/>
          <w:bCs/>
        </w:rPr>
        <w:t>类型的</w:t>
      </w:r>
      <w:r w:rsidR="00252C7E">
        <w:rPr>
          <w:rFonts w:eastAsiaTheme="majorEastAsia" w:hint="eastAsia"/>
          <w:bCs/>
        </w:rPr>
        <w:t>任务</w:t>
      </w:r>
      <w:r w:rsidR="00A24E16">
        <w:rPr>
          <w:rFonts w:eastAsiaTheme="majorEastAsia" w:hint="eastAsia"/>
          <w:bCs/>
        </w:rPr>
        <w:t>上尝试</w:t>
      </w:r>
      <w:r w:rsidR="00A24E16">
        <w:rPr>
          <w:rFonts w:eastAsiaTheme="majorEastAsia" w:hint="eastAsia"/>
          <w:bCs/>
        </w:rPr>
        <w:t>SKDSA</w:t>
      </w:r>
      <w:r w:rsidR="00A24E16">
        <w:rPr>
          <w:rFonts w:eastAsiaTheme="majorEastAsia" w:hint="eastAsia"/>
          <w:bCs/>
        </w:rPr>
        <w:t>模型。</w:t>
      </w:r>
    </w:p>
    <w:p w14:paraId="4FA53F1E" w14:textId="53A72123" w:rsidR="009F151B" w:rsidRDefault="00A24E16" w:rsidP="00075969">
      <w:pPr>
        <w:ind w:firstLineChars="200" w:firstLine="480"/>
        <w:rPr>
          <w:ins w:id="935" w:author="微软用户" w:date="2022-04-11T20:27:00Z"/>
        </w:rPr>
      </w:pPr>
      <w:r>
        <w:rPr>
          <w:rFonts w:eastAsiaTheme="majorEastAsia" w:hint="eastAsia"/>
          <w:bCs/>
        </w:rPr>
        <w:t>虽然</w:t>
      </w:r>
      <w:r>
        <w:rPr>
          <w:rFonts w:eastAsiaTheme="majorEastAsia" w:hint="eastAsia"/>
          <w:bCs/>
        </w:rPr>
        <w:t>SKDSA</w:t>
      </w:r>
      <w:r>
        <w:rPr>
          <w:rFonts w:eastAsiaTheme="majorEastAsia" w:hint="eastAsia"/>
          <w:bCs/>
        </w:rPr>
        <w:t>模型在图像分类任务上取得了成功，但是还没有在语言模型上测试</w:t>
      </w:r>
      <w:ins w:id="936" w:author="微软用户" w:date="2022-04-11T20:41:00Z">
        <w:r w:rsidR="00FD1BC5">
          <w:rPr>
            <w:rFonts w:eastAsiaTheme="majorEastAsia" w:hint="eastAsia"/>
            <w:bCs/>
          </w:rPr>
          <w:t>其</w:t>
        </w:r>
      </w:ins>
      <w:del w:id="937" w:author="微软用户" w:date="2022-04-11T20:41:00Z">
        <w:r w:rsidDel="00FD1BC5">
          <w:rPr>
            <w:rFonts w:eastAsiaTheme="majorEastAsia" w:hint="eastAsia"/>
            <w:bCs/>
          </w:rPr>
          <w:delText>它的</w:delText>
        </w:r>
      </w:del>
      <w:r>
        <w:rPr>
          <w:rFonts w:eastAsiaTheme="majorEastAsia" w:hint="eastAsia"/>
          <w:bCs/>
        </w:rPr>
        <w:t>可行性</w:t>
      </w:r>
      <w:r w:rsidR="00DE5945">
        <w:rPr>
          <w:rFonts w:eastAsiaTheme="majorEastAsia" w:hint="eastAsia"/>
          <w:bCs/>
        </w:rPr>
        <w:t>，</w:t>
      </w:r>
      <w:r>
        <w:rPr>
          <w:rFonts w:eastAsiaTheme="majorEastAsia" w:hint="eastAsia"/>
          <w:bCs/>
        </w:rPr>
        <w:t>未来可以思考将</w:t>
      </w:r>
      <w:r>
        <w:rPr>
          <w:rFonts w:eastAsiaTheme="majorEastAsia" w:hint="eastAsia"/>
          <w:bCs/>
        </w:rPr>
        <w:t>SKDSA</w:t>
      </w:r>
      <w:r>
        <w:rPr>
          <w:rFonts w:eastAsiaTheme="majorEastAsia" w:hint="eastAsia"/>
          <w:bCs/>
        </w:rPr>
        <w:t>模型应用到语言模型上的策略。</w:t>
      </w:r>
      <w:bookmarkEnd w:id="847"/>
      <w:bookmarkEnd w:id="848"/>
      <w:bookmarkEnd w:id="849"/>
      <w:bookmarkEnd w:id="850"/>
      <w:bookmarkEnd w:id="851"/>
      <w:bookmarkEnd w:id="852"/>
      <w:bookmarkEnd w:id="853"/>
      <w:bookmarkEnd w:id="854"/>
      <w:r w:rsidR="004B4BCA">
        <w:rPr>
          <w:rFonts w:eastAsiaTheme="majorEastAsia" w:hint="eastAsia"/>
          <w:bCs/>
        </w:rPr>
        <w:t>后续的工作也可以</w:t>
      </w:r>
      <w:r w:rsidR="006A5206">
        <w:rPr>
          <w:rFonts w:eastAsiaTheme="majorEastAsia" w:hint="eastAsia"/>
          <w:bCs/>
        </w:rPr>
        <w:t>考虑</w:t>
      </w:r>
      <w:r w:rsidR="007B7385">
        <w:rPr>
          <w:rFonts w:eastAsiaTheme="majorEastAsia" w:hint="eastAsia"/>
          <w:bCs/>
        </w:rPr>
        <w:t>将</w:t>
      </w:r>
      <w:r w:rsidR="005B7942">
        <w:rPr>
          <w:rFonts w:hint="eastAsia"/>
        </w:rPr>
        <w:t>SKDSA</w:t>
      </w:r>
      <w:r w:rsidR="005B7942">
        <w:rPr>
          <w:rFonts w:hint="eastAsia"/>
        </w:rPr>
        <w:t>模型</w:t>
      </w:r>
      <w:r w:rsidR="00F844C4">
        <w:rPr>
          <w:rFonts w:hint="eastAsia"/>
        </w:rPr>
        <w:t>应用</w:t>
      </w:r>
      <w:r w:rsidR="005B7942">
        <w:rPr>
          <w:rFonts w:hint="eastAsia"/>
        </w:rPr>
        <w:t>于半监督学习和弱监督学习任务。</w:t>
      </w:r>
    </w:p>
    <w:p w14:paraId="1C6F9194" w14:textId="77777777" w:rsidR="00CD2DAD" w:rsidRPr="00851E81" w:rsidRDefault="00CD2DAD" w:rsidP="00CD2DAD">
      <w:pPr>
        <w:pStyle w:val="32"/>
        <w:rPr>
          <w:ins w:id="938" w:author="微软用户" w:date="2022-04-11T20:27:00Z"/>
          <w:b/>
          <w:bCs/>
        </w:rPr>
      </w:pPr>
      <w:bookmarkStart w:id="939" w:name="_Toc100481920"/>
      <w:ins w:id="940" w:author="微软用户" w:date="2022-04-11T20:27:00Z">
        <w:r w:rsidRPr="00851E81">
          <w:rPr>
            <w:rFonts w:hint="eastAsia"/>
            <w:b/>
            <w:bCs/>
          </w:rPr>
          <w:lastRenderedPageBreak/>
          <w:t>致</w:t>
        </w:r>
        <w:r w:rsidRPr="00851E81">
          <w:rPr>
            <w:rFonts w:hint="eastAsia"/>
            <w:b/>
            <w:bCs/>
          </w:rPr>
          <w:t xml:space="preserve"> </w:t>
        </w:r>
        <w:r w:rsidRPr="00851E81">
          <w:rPr>
            <w:b/>
            <w:bCs/>
          </w:rPr>
          <w:t xml:space="preserve"> </w:t>
        </w:r>
        <w:r w:rsidRPr="00851E81">
          <w:rPr>
            <w:rFonts w:hint="eastAsia"/>
            <w:b/>
            <w:bCs/>
          </w:rPr>
          <w:t>谢</w:t>
        </w:r>
        <w:bookmarkEnd w:id="939"/>
      </w:ins>
    </w:p>
    <w:p w14:paraId="6F4DF2FC" w14:textId="6F8A3E26" w:rsidR="00CD2DAD" w:rsidRDefault="00CD2DAD" w:rsidP="00CD2DAD">
      <w:pPr>
        <w:ind w:firstLineChars="200" w:firstLine="562"/>
        <w:rPr>
          <w:rFonts w:eastAsia="黑体"/>
          <w:b/>
          <w:bCs/>
          <w:sz w:val="28"/>
          <w:szCs w:val="32"/>
        </w:rPr>
      </w:pPr>
    </w:p>
    <w:p w14:paraId="4A0EEF8E" w14:textId="5F6A25C7" w:rsidR="009F151B" w:rsidRDefault="00A24E16" w:rsidP="00A81258">
      <w:pPr>
        <w:pStyle w:val="1"/>
        <w:numPr>
          <w:ilvl w:val="0"/>
          <w:numId w:val="0"/>
        </w:numPr>
        <w:rPr>
          <w:b w:val="0"/>
          <w:color w:val="000000" w:themeColor="text1"/>
        </w:rPr>
      </w:pPr>
      <w:bookmarkStart w:id="941" w:name="_Toc379915082"/>
      <w:bookmarkStart w:id="942" w:name="_Toc377235997"/>
      <w:bookmarkStart w:id="943" w:name="_Toc444250111"/>
      <w:bookmarkStart w:id="944" w:name="_Toc437362354"/>
      <w:bookmarkStart w:id="945" w:name="_Toc229915060"/>
      <w:bookmarkStart w:id="946" w:name="_Toc199381024"/>
      <w:bookmarkStart w:id="947" w:name="_Toc199901761"/>
      <w:bookmarkStart w:id="948" w:name="_Toc229791457"/>
      <w:bookmarkStart w:id="949" w:name="_Toc46962990"/>
      <w:bookmarkStart w:id="950" w:name="_Toc45060467"/>
      <w:bookmarkStart w:id="951" w:name="_Toc57189262"/>
      <w:bookmarkStart w:id="952" w:name="_Toc100573217"/>
      <w:r>
        <w:lastRenderedPageBreak/>
        <w:t>参考文献</w:t>
      </w:r>
      <w:bookmarkStart w:id="953" w:name="_Toc437362355"/>
      <w:bookmarkStart w:id="954" w:name="_Toc377235998"/>
      <w:bookmarkStart w:id="955" w:name="_Toc379915083"/>
      <w:bookmarkEnd w:id="941"/>
      <w:bookmarkEnd w:id="942"/>
      <w:bookmarkEnd w:id="943"/>
      <w:bookmarkEnd w:id="944"/>
      <w:bookmarkEnd w:id="945"/>
      <w:bookmarkEnd w:id="946"/>
      <w:bookmarkEnd w:id="947"/>
      <w:bookmarkEnd w:id="948"/>
      <w:bookmarkEnd w:id="949"/>
      <w:bookmarkEnd w:id="950"/>
      <w:bookmarkEnd w:id="951"/>
      <w:bookmarkEnd w:id="952"/>
    </w:p>
    <w:p w14:paraId="365D0884" w14:textId="0819E71A" w:rsidR="00CA7344" w:rsidRDefault="0030527B" w:rsidP="006820E8">
      <w:pPr>
        <w:ind w:left="566" w:hangingChars="236" w:hanging="566"/>
        <w:rPr>
          <w:color w:val="000000" w:themeColor="text1"/>
        </w:rPr>
      </w:pPr>
      <w:bookmarkStart w:id="956" w:name="_Toc45060468"/>
      <w:bookmarkStart w:id="957" w:name="_Toc444250112"/>
      <w:bookmarkStart w:id="958" w:name="_Toc57189263"/>
      <w:bookmarkStart w:id="959" w:name="_Toc46962991"/>
      <w:r>
        <w:rPr>
          <w:rFonts w:hint="eastAsia"/>
          <w:color w:val="000000" w:themeColor="text1"/>
        </w:rPr>
        <w:t>[</w:t>
      </w:r>
      <w:r>
        <w:rPr>
          <w:color w:val="000000" w:themeColor="text1"/>
        </w:rPr>
        <w:t>1]</w:t>
      </w:r>
      <w:r>
        <w:rPr>
          <w:color w:val="000000" w:themeColor="text1"/>
        </w:rPr>
        <w:tab/>
      </w:r>
      <w:r w:rsidR="00983CC6" w:rsidRPr="00983CC6">
        <w:rPr>
          <w:rFonts w:hint="eastAsia"/>
          <w:color w:val="000000" w:themeColor="text1"/>
        </w:rPr>
        <w:t>徐卫军</w:t>
      </w:r>
      <w:r w:rsidR="00983CC6" w:rsidRPr="00983CC6">
        <w:rPr>
          <w:rFonts w:hint="eastAsia"/>
          <w:color w:val="000000" w:themeColor="text1"/>
        </w:rPr>
        <w:t xml:space="preserve">. </w:t>
      </w:r>
      <w:r w:rsidR="00983CC6" w:rsidRPr="00983CC6">
        <w:rPr>
          <w:rFonts w:hint="eastAsia"/>
          <w:color w:val="000000" w:themeColor="text1"/>
        </w:rPr>
        <w:t>深度学习在计算机视觉领域中的应用</w:t>
      </w:r>
      <w:r w:rsidR="00983CC6" w:rsidRPr="00983CC6">
        <w:rPr>
          <w:rFonts w:hint="eastAsia"/>
          <w:color w:val="000000" w:themeColor="text1"/>
        </w:rPr>
        <w:t xml:space="preserve">. </w:t>
      </w:r>
      <w:r w:rsidR="00983CC6" w:rsidRPr="00983CC6">
        <w:rPr>
          <w:rFonts w:hint="eastAsia"/>
          <w:color w:val="000000" w:themeColor="text1"/>
        </w:rPr>
        <w:t>电子技术</w:t>
      </w:r>
      <w:r w:rsidR="00F51FBF">
        <w:rPr>
          <w:rFonts w:hint="eastAsia"/>
          <w:color w:val="000000" w:themeColor="text1"/>
        </w:rPr>
        <w:t>,</w:t>
      </w:r>
      <w:r w:rsidR="00F51FBF">
        <w:rPr>
          <w:color w:val="000000" w:themeColor="text1"/>
        </w:rPr>
        <w:t xml:space="preserve"> </w:t>
      </w:r>
      <w:r w:rsidR="00983CC6" w:rsidRPr="00983CC6">
        <w:rPr>
          <w:rFonts w:hint="eastAsia"/>
          <w:color w:val="000000" w:themeColor="text1"/>
        </w:rPr>
        <w:t>2021</w:t>
      </w:r>
      <w:r w:rsidR="00E82DE7">
        <w:rPr>
          <w:color w:val="000000" w:themeColor="text1"/>
        </w:rPr>
        <w:t xml:space="preserve"> </w:t>
      </w:r>
    </w:p>
    <w:p w14:paraId="1D60476F" w14:textId="29E00847" w:rsidR="005F3AE2" w:rsidRDefault="005F3AE2" w:rsidP="006820E8">
      <w:pPr>
        <w:ind w:left="566" w:hangingChars="236" w:hanging="566"/>
        <w:rPr>
          <w:color w:val="000000" w:themeColor="text1"/>
        </w:rPr>
      </w:pPr>
      <w:r>
        <w:rPr>
          <w:rFonts w:hint="eastAsia"/>
          <w:color w:val="000000" w:themeColor="text1"/>
        </w:rPr>
        <w:t>[</w:t>
      </w:r>
      <w:r>
        <w:rPr>
          <w:color w:val="000000" w:themeColor="text1"/>
        </w:rPr>
        <w:t>2]</w:t>
      </w:r>
      <w:r>
        <w:rPr>
          <w:color w:val="000000" w:themeColor="text1"/>
        </w:rPr>
        <w:tab/>
      </w:r>
      <w:r w:rsidR="002256E9" w:rsidRPr="002256E9">
        <w:rPr>
          <w:rFonts w:hint="eastAsia"/>
          <w:color w:val="000000" w:themeColor="text1"/>
        </w:rPr>
        <w:t>车万翔</w:t>
      </w:r>
      <w:r w:rsidR="0079465E">
        <w:rPr>
          <w:rFonts w:hint="eastAsia"/>
          <w:color w:val="000000" w:themeColor="text1"/>
        </w:rPr>
        <w:t>，</w:t>
      </w:r>
      <w:r w:rsidR="002256E9" w:rsidRPr="002256E9">
        <w:rPr>
          <w:rFonts w:hint="eastAsia"/>
          <w:color w:val="000000" w:themeColor="text1"/>
        </w:rPr>
        <w:t>郭江</w:t>
      </w:r>
      <w:r w:rsidR="00207A93">
        <w:rPr>
          <w:rFonts w:hint="eastAsia"/>
          <w:color w:val="000000" w:themeColor="text1"/>
        </w:rPr>
        <w:t>，</w:t>
      </w:r>
      <w:r w:rsidR="002256E9" w:rsidRPr="002256E9">
        <w:rPr>
          <w:rFonts w:hint="eastAsia"/>
          <w:color w:val="000000" w:themeColor="text1"/>
        </w:rPr>
        <w:t>张伟男</w:t>
      </w:r>
      <w:r w:rsidR="00152B86">
        <w:rPr>
          <w:rFonts w:hint="eastAsia"/>
          <w:color w:val="000000" w:themeColor="text1"/>
        </w:rPr>
        <w:t>，</w:t>
      </w:r>
      <w:r w:rsidR="002256E9" w:rsidRPr="002256E9">
        <w:rPr>
          <w:rFonts w:hint="eastAsia"/>
          <w:color w:val="000000" w:themeColor="text1"/>
        </w:rPr>
        <w:t>刘铭</w:t>
      </w:r>
      <w:r w:rsidR="002256E9" w:rsidRPr="002256E9">
        <w:rPr>
          <w:rFonts w:hint="eastAsia"/>
          <w:color w:val="000000" w:themeColor="text1"/>
        </w:rPr>
        <w:t xml:space="preserve">. </w:t>
      </w:r>
      <w:r w:rsidR="002256E9" w:rsidRPr="002256E9">
        <w:rPr>
          <w:rFonts w:hint="eastAsia"/>
          <w:color w:val="000000" w:themeColor="text1"/>
        </w:rPr>
        <w:t>基于深度学习的自然语言处理</w:t>
      </w:r>
      <w:r w:rsidR="002256E9" w:rsidRPr="002256E9">
        <w:rPr>
          <w:rFonts w:hint="eastAsia"/>
          <w:color w:val="000000" w:themeColor="text1"/>
        </w:rPr>
        <w:t xml:space="preserve">. </w:t>
      </w:r>
      <w:r w:rsidR="002256E9" w:rsidRPr="002256E9">
        <w:rPr>
          <w:rFonts w:hint="eastAsia"/>
          <w:color w:val="000000" w:themeColor="text1"/>
        </w:rPr>
        <w:t>中文信息学报</w:t>
      </w:r>
      <w:r w:rsidR="001A53A3">
        <w:rPr>
          <w:color w:val="000000" w:themeColor="text1"/>
        </w:rPr>
        <w:t xml:space="preserve">, 2021 </w:t>
      </w:r>
    </w:p>
    <w:p w14:paraId="41AC5E9D" w14:textId="6534E031" w:rsidR="00482BF1" w:rsidRPr="00482BF1" w:rsidRDefault="00482BF1" w:rsidP="006820E8">
      <w:pPr>
        <w:ind w:left="566" w:hangingChars="236" w:hanging="566"/>
        <w:rPr>
          <w:color w:val="000000" w:themeColor="text1"/>
        </w:rPr>
      </w:pPr>
      <w:r>
        <w:rPr>
          <w:rFonts w:hint="eastAsia"/>
          <w:color w:val="000000" w:themeColor="text1"/>
        </w:rPr>
        <w:t>[</w:t>
      </w:r>
      <w:r>
        <w:rPr>
          <w:color w:val="000000" w:themeColor="text1"/>
        </w:rPr>
        <w:t>3]</w:t>
      </w:r>
      <w:r>
        <w:rPr>
          <w:color w:val="000000" w:themeColor="text1"/>
        </w:rPr>
        <w:tab/>
      </w:r>
      <w:r w:rsidRPr="00482BF1">
        <w:rPr>
          <w:rFonts w:hint="eastAsia"/>
          <w:color w:val="000000" w:themeColor="text1"/>
        </w:rPr>
        <w:t>张丹</w:t>
      </w:r>
      <w:r w:rsidRPr="00482BF1">
        <w:rPr>
          <w:rFonts w:hint="eastAsia"/>
          <w:color w:val="000000" w:themeColor="text1"/>
        </w:rPr>
        <w:t xml:space="preserve">. </w:t>
      </w:r>
      <w:r w:rsidRPr="00482BF1">
        <w:rPr>
          <w:rFonts w:hint="eastAsia"/>
          <w:color w:val="000000" w:themeColor="text1"/>
        </w:rPr>
        <w:t>深度学习神经网络在语音识别中的应用探讨</w:t>
      </w:r>
      <w:r w:rsidRPr="00482BF1">
        <w:rPr>
          <w:rFonts w:hint="eastAsia"/>
          <w:color w:val="000000" w:themeColor="text1"/>
        </w:rPr>
        <w:t xml:space="preserve">. </w:t>
      </w:r>
      <w:r w:rsidRPr="00482BF1">
        <w:rPr>
          <w:rFonts w:hint="eastAsia"/>
          <w:color w:val="000000" w:themeColor="text1"/>
        </w:rPr>
        <w:t>电子世界</w:t>
      </w:r>
      <w:r w:rsidR="00D04D18">
        <w:rPr>
          <w:color w:val="000000" w:themeColor="text1"/>
        </w:rPr>
        <w:t>,</w:t>
      </w:r>
      <w:r w:rsidRPr="00482BF1">
        <w:rPr>
          <w:rFonts w:hint="eastAsia"/>
          <w:color w:val="000000" w:themeColor="text1"/>
        </w:rPr>
        <w:t xml:space="preserve"> 2021</w:t>
      </w:r>
      <w:r w:rsidR="00440899">
        <w:rPr>
          <w:color w:val="000000" w:themeColor="text1"/>
        </w:rPr>
        <w:t xml:space="preserve">, </w:t>
      </w:r>
      <w:r w:rsidRPr="00482BF1">
        <w:rPr>
          <w:rFonts w:hint="eastAsia"/>
          <w:color w:val="000000" w:themeColor="text1"/>
        </w:rPr>
        <w:t>6:</w:t>
      </w:r>
      <w:r w:rsidR="00275C0B">
        <w:rPr>
          <w:color w:val="000000" w:themeColor="text1"/>
        </w:rPr>
        <w:t xml:space="preserve"> </w:t>
      </w:r>
      <w:r w:rsidRPr="00482BF1">
        <w:rPr>
          <w:rFonts w:hint="eastAsia"/>
          <w:color w:val="000000" w:themeColor="text1"/>
        </w:rPr>
        <w:t>67-</w:t>
      </w:r>
      <w:r w:rsidR="00477564">
        <w:rPr>
          <w:color w:val="000000" w:themeColor="text1"/>
        </w:rPr>
        <w:t>6</w:t>
      </w:r>
      <w:r w:rsidRPr="00482BF1">
        <w:rPr>
          <w:rFonts w:hint="eastAsia"/>
          <w:color w:val="000000" w:themeColor="text1"/>
        </w:rPr>
        <w:t>8</w:t>
      </w:r>
      <w:r w:rsidR="00E25A99">
        <w:rPr>
          <w:color w:val="000000" w:themeColor="text1"/>
        </w:rPr>
        <w:t xml:space="preserve"> </w:t>
      </w:r>
    </w:p>
    <w:p w14:paraId="53321157" w14:textId="7A2E54CB" w:rsidR="006820E8" w:rsidRDefault="006820E8" w:rsidP="006820E8">
      <w:pPr>
        <w:ind w:left="566" w:hangingChars="236" w:hanging="566"/>
        <w:rPr>
          <w:color w:val="000000" w:themeColor="text1"/>
        </w:rPr>
      </w:pPr>
      <w:r>
        <w:rPr>
          <w:rFonts w:hint="eastAsia"/>
          <w:color w:val="000000" w:themeColor="text1"/>
        </w:rPr>
        <w:t>[4]</w:t>
      </w:r>
      <w:r>
        <w:rPr>
          <w:rFonts w:hint="eastAsia"/>
          <w:color w:val="000000" w:themeColor="text1"/>
        </w:rPr>
        <w:tab/>
      </w:r>
      <w:r w:rsidR="00822D94" w:rsidRPr="00822D94">
        <w:rPr>
          <w:color w:val="000000" w:themeColor="text1"/>
        </w:rPr>
        <w:t>Hinton, Geoffrey, Oriol Vinyals, Jeff Dean</w:t>
      </w:r>
      <w:r>
        <w:rPr>
          <w:color w:val="000000" w:themeColor="text1"/>
        </w:rPr>
        <w:t xml:space="preserve">. Distilling the knowledge in a neural network. arXiv preprint arXiv:1503.02531, 2015 </w:t>
      </w:r>
    </w:p>
    <w:p w14:paraId="42D0280C" w14:textId="6B509861" w:rsidR="006820E8" w:rsidRDefault="006820E8" w:rsidP="006820E8">
      <w:pPr>
        <w:ind w:left="566" w:hangingChars="236" w:hanging="566"/>
        <w:rPr>
          <w:color w:val="000000" w:themeColor="text1"/>
        </w:rPr>
      </w:pPr>
      <w:r w:rsidRPr="00850FF6">
        <w:rPr>
          <w:rFonts w:hint="eastAsia"/>
          <w:color w:val="000000" w:themeColor="text1"/>
          <w:lang w:val="de-DE"/>
        </w:rPr>
        <w:t>[5]</w:t>
      </w:r>
      <w:r w:rsidRPr="00850FF6">
        <w:rPr>
          <w:rFonts w:hint="eastAsia"/>
          <w:color w:val="000000" w:themeColor="text1"/>
          <w:lang w:val="de-DE"/>
        </w:rPr>
        <w:tab/>
      </w:r>
      <w:r w:rsidR="00CC69DF" w:rsidRPr="00850FF6">
        <w:rPr>
          <w:color w:val="000000" w:themeColor="text1"/>
          <w:lang w:val="de-DE"/>
        </w:rPr>
        <w:t>Pan, Sinno Jialin, Qiang Yang</w:t>
      </w:r>
      <w:r w:rsidRPr="00850FF6">
        <w:rPr>
          <w:color w:val="000000" w:themeColor="text1"/>
          <w:lang w:val="de-DE"/>
        </w:rPr>
        <w:t xml:space="preserve">. </w:t>
      </w:r>
      <w:r>
        <w:rPr>
          <w:color w:val="000000" w:themeColor="text1"/>
        </w:rPr>
        <w:t>A survey on transfer learning. IEEE Transactions on knowledge and data engineering, 2009</w:t>
      </w:r>
      <w:r>
        <w:rPr>
          <w:rFonts w:hint="eastAsia"/>
          <w:color w:val="000000" w:themeColor="text1"/>
        </w:rPr>
        <w:t>,</w:t>
      </w:r>
      <w:r>
        <w:rPr>
          <w:color w:val="000000" w:themeColor="text1"/>
        </w:rPr>
        <w:t xml:space="preserve"> 22(10):1345</w:t>
      </w:r>
      <w:r w:rsidR="00D7271C">
        <w:rPr>
          <w:color w:val="000000" w:themeColor="text1"/>
        </w:rPr>
        <w:t>-</w:t>
      </w:r>
      <w:r>
        <w:rPr>
          <w:color w:val="000000" w:themeColor="text1"/>
        </w:rPr>
        <w:t xml:space="preserve">1359 </w:t>
      </w:r>
    </w:p>
    <w:p w14:paraId="469D2E59" w14:textId="6B4327CD" w:rsidR="006820E8" w:rsidRDefault="006820E8" w:rsidP="006820E8">
      <w:pPr>
        <w:ind w:left="566" w:hangingChars="236" w:hanging="566"/>
        <w:rPr>
          <w:color w:val="000000" w:themeColor="text1"/>
          <w:kern w:val="0"/>
        </w:rPr>
      </w:pPr>
      <w:r w:rsidRPr="009E69BB">
        <w:rPr>
          <w:rFonts w:hint="eastAsia"/>
          <w:color w:val="000000" w:themeColor="text1"/>
        </w:rPr>
        <w:t>[6]</w:t>
      </w:r>
      <w:r w:rsidRPr="009E69BB">
        <w:rPr>
          <w:rFonts w:hint="eastAsia"/>
          <w:color w:val="000000" w:themeColor="text1"/>
        </w:rPr>
        <w:tab/>
      </w:r>
      <w:r w:rsidR="00621E29" w:rsidRPr="009E69BB">
        <w:rPr>
          <w:color w:val="000000" w:themeColor="text1"/>
        </w:rPr>
        <w:t>Zhang, Linfeng, Jiebo Song, Anni Gao, Jingwei Chen, Chenglong Bao, Kaisheng Ma</w:t>
      </w:r>
      <w:r w:rsidRPr="009E69BB">
        <w:rPr>
          <w:color w:val="000000" w:themeColor="text1"/>
        </w:rPr>
        <w:t xml:space="preserve">. </w:t>
      </w:r>
      <w:r>
        <w:rPr>
          <w:color w:val="000000" w:themeColor="text1"/>
        </w:rPr>
        <w:t>Be your own teacher: Improve the performance of convolutional neural networks via self distillation. In: Proceedings of the IEEE/CVF International Conference on Computer Vision</w:t>
      </w:r>
      <w:r w:rsidR="00381CA5">
        <w:rPr>
          <w:color w:val="000000" w:themeColor="text1"/>
        </w:rPr>
        <w:t xml:space="preserve"> (ICCV 2019)</w:t>
      </w:r>
      <w:r w:rsidR="00BA7EBD">
        <w:rPr>
          <w:color w:val="000000" w:themeColor="text1"/>
        </w:rPr>
        <w:t xml:space="preserve">, </w:t>
      </w:r>
      <w:r w:rsidR="001516C3" w:rsidRPr="00EE170C">
        <w:rPr>
          <w:color w:val="000000" w:themeColor="text1"/>
        </w:rPr>
        <w:t>Seoul, Korea</w:t>
      </w:r>
      <w:r w:rsidR="001516C3">
        <w:rPr>
          <w:color w:val="000000" w:themeColor="text1"/>
        </w:rPr>
        <w:t xml:space="preserve">, </w:t>
      </w:r>
      <w:r w:rsidR="00EE170C" w:rsidRPr="00EE170C">
        <w:rPr>
          <w:color w:val="000000" w:themeColor="text1"/>
        </w:rPr>
        <w:t>October 27</w:t>
      </w:r>
      <w:r w:rsidR="00201A4C">
        <w:rPr>
          <w:color w:val="000000" w:themeColor="text1"/>
        </w:rPr>
        <w:t>-</w:t>
      </w:r>
      <w:r w:rsidR="00EE170C" w:rsidRPr="00EE170C">
        <w:rPr>
          <w:color w:val="000000" w:themeColor="text1"/>
        </w:rPr>
        <w:t>November 2,</w:t>
      </w:r>
      <w:r w:rsidR="00D33BC5">
        <w:rPr>
          <w:color w:val="000000" w:themeColor="text1"/>
        </w:rPr>
        <w:t xml:space="preserve"> </w:t>
      </w:r>
      <w:r>
        <w:rPr>
          <w:color w:val="000000" w:themeColor="text1"/>
        </w:rPr>
        <w:t>2019: 3713-3722</w:t>
      </w:r>
    </w:p>
    <w:p w14:paraId="1707EBF1" w14:textId="480CF206" w:rsidR="006820E8" w:rsidRDefault="006820E8" w:rsidP="006820E8">
      <w:pPr>
        <w:ind w:left="566" w:hangingChars="236" w:hanging="566"/>
        <w:rPr>
          <w:color w:val="000000" w:themeColor="text1"/>
          <w:kern w:val="0"/>
        </w:rPr>
      </w:pPr>
      <w:r>
        <w:rPr>
          <w:rFonts w:hint="eastAsia"/>
          <w:color w:val="000000" w:themeColor="text1"/>
        </w:rPr>
        <w:t>[7]</w:t>
      </w:r>
      <w:r>
        <w:rPr>
          <w:rFonts w:hint="eastAsia"/>
          <w:color w:val="000000" w:themeColor="text1"/>
        </w:rPr>
        <w:tab/>
      </w:r>
      <w:r w:rsidR="009E69BB" w:rsidRPr="009E69BB">
        <w:rPr>
          <w:color w:val="000000" w:themeColor="text1"/>
        </w:rPr>
        <w:t>Yun, Sukmin, Jongjin Park, Kimin Lee,</w:t>
      </w:r>
      <w:r w:rsidR="001778C2">
        <w:rPr>
          <w:color w:val="000000" w:themeColor="text1"/>
        </w:rPr>
        <w:t xml:space="preserve"> </w:t>
      </w:r>
      <w:r w:rsidR="009E69BB" w:rsidRPr="009E69BB">
        <w:rPr>
          <w:color w:val="000000" w:themeColor="text1"/>
        </w:rPr>
        <w:t>Jinwoo Shin</w:t>
      </w:r>
      <w:r>
        <w:rPr>
          <w:color w:val="000000" w:themeColor="text1"/>
        </w:rPr>
        <w:t>. Regularizing class-wise predictions via self-knowledge distillation. In: Conference on Computer Vision and Pattern Recognition</w:t>
      </w:r>
      <w:r w:rsidR="00035D72">
        <w:rPr>
          <w:color w:val="000000" w:themeColor="text1"/>
        </w:rPr>
        <w:t xml:space="preserve"> (CVPR 2020)</w:t>
      </w:r>
      <w:r w:rsidR="00D65061">
        <w:rPr>
          <w:color w:val="000000" w:themeColor="text1"/>
        </w:rPr>
        <w:t xml:space="preserve">, </w:t>
      </w:r>
      <w:r w:rsidR="009D38AF" w:rsidRPr="009D38AF">
        <w:rPr>
          <w:color w:val="000000" w:themeColor="text1"/>
        </w:rPr>
        <w:t>Seattle</w:t>
      </w:r>
      <w:r w:rsidR="00DC03B4">
        <w:rPr>
          <w:color w:val="000000" w:themeColor="text1"/>
        </w:rPr>
        <w:t>, WA</w:t>
      </w:r>
      <w:r w:rsidR="009D38AF" w:rsidRPr="009D38AF">
        <w:rPr>
          <w:color w:val="000000" w:themeColor="text1"/>
        </w:rPr>
        <w:t>, USA</w:t>
      </w:r>
      <w:r w:rsidR="00AD55B4">
        <w:rPr>
          <w:color w:val="000000" w:themeColor="text1"/>
        </w:rPr>
        <w:t xml:space="preserve">, </w:t>
      </w:r>
      <w:r w:rsidR="00771054" w:rsidRPr="00771054">
        <w:rPr>
          <w:color w:val="000000" w:themeColor="text1"/>
        </w:rPr>
        <w:t>June 14</w:t>
      </w:r>
      <w:r w:rsidR="00937BD2">
        <w:rPr>
          <w:color w:val="000000" w:themeColor="text1"/>
        </w:rPr>
        <w:t>-</w:t>
      </w:r>
      <w:r w:rsidR="00771054" w:rsidRPr="00771054">
        <w:rPr>
          <w:color w:val="000000" w:themeColor="text1"/>
        </w:rPr>
        <w:t>19</w:t>
      </w:r>
      <w:r>
        <w:rPr>
          <w:color w:val="000000" w:themeColor="text1"/>
        </w:rPr>
        <w:t xml:space="preserve">, 2020: 13876-13885 </w:t>
      </w:r>
    </w:p>
    <w:p w14:paraId="25F34DB3" w14:textId="14754B38" w:rsidR="006820E8" w:rsidRDefault="006820E8" w:rsidP="006820E8">
      <w:pPr>
        <w:ind w:left="566" w:hangingChars="236" w:hanging="566"/>
        <w:rPr>
          <w:color w:val="000000" w:themeColor="text1"/>
          <w:kern w:val="0"/>
        </w:rPr>
      </w:pPr>
      <w:r>
        <w:rPr>
          <w:rFonts w:hint="eastAsia"/>
          <w:color w:val="000000" w:themeColor="text1"/>
        </w:rPr>
        <w:t>[8]</w:t>
      </w:r>
      <w:r>
        <w:rPr>
          <w:rFonts w:hint="eastAsia"/>
          <w:color w:val="000000" w:themeColor="text1"/>
        </w:rPr>
        <w:tab/>
      </w:r>
      <w:r w:rsidR="007E2D5C" w:rsidRPr="007E2D5C">
        <w:rPr>
          <w:color w:val="000000" w:themeColor="text1"/>
        </w:rPr>
        <w:t>Ji, Mingi, Seungjae Shin, Seunghyun Hwang, Gibeom Park, Il-Chul Moon</w:t>
      </w:r>
      <w:r>
        <w:rPr>
          <w:color w:val="000000" w:themeColor="text1"/>
        </w:rPr>
        <w:t>. Refine myself by teaching myself: Feature refinement via self-knowledge distillation. In: Conference on Computer Vision and Pattern Recognition</w:t>
      </w:r>
      <w:r w:rsidR="00B4035F">
        <w:rPr>
          <w:color w:val="000000" w:themeColor="text1"/>
        </w:rPr>
        <w:t xml:space="preserve"> (CVPR 20</w:t>
      </w:r>
      <w:r w:rsidR="004D6BD5">
        <w:rPr>
          <w:color w:val="000000" w:themeColor="text1"/>
        </w:rPr>
        <w:t>2</w:t>
      </w:r>
      <w:r w:rsidR="00B4035F">
        <w:rPr>
          <w:color w:val="000000" w:themeColor="text1"/>
        </w:rPr>
        <w:t>1)</w:t>
      </w:r>
      <w:r w:rsidR="002F32B7">
        <w:rPr>
          <w:color w:val="000000" w:themeColor="text1"/>
        </w:rPr>
        <w:t xml:space="preserve">, </w:t>
      </w:r>
      <w:r w:rsidR="004701D4" w:rsidRPr="004701D4">
        <w:rPr>
          <w:color w:val="000000" w:themeColor="text1"/>
        </w:rPr>
        <w:t>Nashville</w:t>
      </w:r>
      <w:r w:rsidR="004701D4">
        <w:rPr>
          <w:color w:val="000000" w:themeColor="text1"/>
        </w:rPr>
        <w:t xml:space="preserve">, </w:t>
      </w:r>
      <w:r w:rsidR="00910DB4">
        <w:rPr>
          <w:color w:val="000000" w:themeColor="text1"/>
        </w:rPr>
        <w:t>TN</w:t>
      </w:r>
      <w:r w:rsidR="007526E1">
        <w:rPr>
          <w:color w:val="000000" w:themeColor="text1"/>
        </w:rPr>
        <w:t>, USA</w:t>
      </w:r>
      <w:r w:rsidR="00E931AF">
        <w:rPr>
          <w:color w:val="000000" w:themeColor="text1"/>
        </w:rPr>
        <w:t xml:space="preserve">, </w:t>
      </w:r>
      <w:r w:rsidR="00E61C4F" w:rsidRPr="00E61C4F">
        <w:rPr>
          <w:color w:val="000000" w:themeColor="text1"/>
        </w:rPr>
        <w:t>Jun</w:t>
      </w:r>
      <w:r w:rsidR="00995B61">
        <w:rPr>
          <w:color w:val="000000" w:themeColor="text1"/>
        </w:rPr>
        <w:t>e</w:t>
      </w:r>
      <w:r w:rsidR="00E61C4F" w:rsidRPr="00E61C4F">
        <w:rPr>
          <w:color w:val="000000" w:themeColor="text1"/>
        </w:rPr>
        <w:t xml:space="preserve"> 19</w:t>
      </w:r>
      <w:r w:rsidR="00492E29">
        <w:rPr>
          <w:color w:val="000000" w:themeColor="text1"/>
        </w:rPr>
        <w:t>-25</w:t>
      </w:r>
      <w:r>
        <w:rPr>
          <w:color w:val="000000" w:themeColor="text1"/>
        </w:rPr>
        <w:t xml:space="preserve">, 2021: 10664-10673 </w:t>
      </w:r>
    </w:p>
    <w:p w14:paraId="01F89B02" w14:textId="684B2768" w:rsidR="006820E8" w:rsidRDefault="006820E8" w:rsidP="006820E8">
      <w:pPr>
        <w:ind w:left="566" w:hangingChars="236" w:hanging="566"/>
        <w:rPr>
          <w:color w:val="000000" w:themeColor="text1"/>
          <w:kern w:val="0"/>
        </w:rPr>
      </w:pPr>
      <w:r w:rsidRPr="000F44B3">
        <w:rPr>
          <w:rFonts w:hint="eastAsia"/>
          <w:color w:val="000000" w:themeColor="text1"/>
        </w:rPr>
        <w:t>[9]</w:t>
      </w:r>
      <w:r w:rsidRPr="000F44B3">
        <w:rPr>
          <w:rFonts w:hint="eastAsia"/>
          <w:color w:val="000000" w:themeColor="text1"/>
        </w:rPr>
        <w:tab/>
      </w:r>
      <w:r w:rsidR="00B43323" w:rsidRPr="000F44B3">
        <w:rPr>
          <w:color w:val="000000" w:themeColor="text1"/>
        </w:rPr>
        <w:t>Lee, Hankook, Sung Ju Hwang, Jinwoo Shin</w:t>
      </w:r>
      <w:r w:rsidRPr="000F44B3">
        <w:rPr>
          <w:color w:val="000000" w:themeColor="text1"/>
        </w:rPr>
        <w:t xml:space="preserve">. </w:t>
      </w:r>
      <w:r>
        <w:rPr>
          <w:color w:val="000000" w:themeColor="text1"/>
        </w:rPr>
        <w:t>Self-supervised label augmentation via input transformations. In: International Conference on Machine Learning</w:t>
      </w:r>
      <w:r w:rsidR="008A6F2C">
        <w:rPr>
          <w:color w:val="000000" w:themeColor="text1"/>
        </w:rPr>
        <w:t xml:space="preserve"> (ICML 2020)</w:t>
      </w:r>
      <w:r w:rsidR="003027B5">
        <w:rPr>
          <w:color w:val="000000" w:themeColor="text1"/>
        </w:rPr>
        <w:t xml:space="preserve">, </w:t>
      </w:r>
      <w:r w:rsidR="00AB5AE3" w:rsidRPr="00AB5AE3">
        <w:rPr>
          <w:color w:val="000000" w:themeColor="text1"/>
        </w:rPr>
        <w:t>Sydney</w:t>
      </w:r>
      <w:r w:rsidR="00D51C2B">
        <w:rPr>
          <w:color w:val="000000" w:themeColor="text1"/>
        </w:rPr>
        <w:t>, NSW</w:t>
      </w:r>
      <w:r w:rsidR="00AB5AE3">
        <w:rPr>
          <w:color w:val="000000" w:themeColor="text1"/>
        </w:rPr>
        <w:t>,</w:t>
      </w:r>
      <w:r w:rsidR="00AB5AE3" w:rsidRPr="00AB5AE3">
        <w:rPr>
          <w:color w:val="000000" w:themeColor="text1"/>
        </w:rPr>
        <w:t xml:space="preserve"> Australia</w:t>
      </w:r>
      <w:r w:rsidR="0077423C">
        <w:rPr>
          <w:color w:val="000000" w:themeColor="text1"/>
        </w:rPr>
        <w:t xml:space="preserve">, </w:t>
      </w:r>
      <w:r w:rsidR="00155D19">
        <w:rPr>
          <w:color w:val="000000" w:themeColor="text1"/>
        </w:rPr>
        <w:t>July 12-18</w:t>
      </w:r>
      <w:r>
        <w:rPr>
          <w:color w:val="000000" w:themeColor="text1"/>
        </w:rPr>
        <w:t xml:space="preserve">, 2020: 5714-5724 </w:t>
      </w:r>
    </w:p>
    <w:p w14:paraId="395F3A13" w14:textId="649DDDB6" w:rsidR="006820E8" w:rsidRDefault="006820E8" w:rsidP="006820E8">
      <w:pPr>
        <w:ind w:left="566" w:hangingChars="236" w:hanging="566"/>
      </w:pPr>
      <w:r>
        <w:rPr>
          <w:rFonts w:hint="eastAsia"/>
          <w:color w:val="000000" w:themeColor="text1"/>
          <w:kern w:val="0"/>
        </w:rPr>
        <w:t>[</w:t>
      </w:r>
      <w:r>
        <w:rPr>
          <w:color w:val="000000" w:themeColor="text1"/>
          <w:kern w:val="0"/>
        </w:rPr>
        <w:t>10]</w:t>
      </w:r>
      <w:r>
        <w:rPr>
          <w:color w:val="000000" w:themeColor="text1"/>
          <w:kern w:val="0"/>
        </w:rPr>
        <w:tab/>
      </w:r>
      <w:r w:rsidR="00995110" w:rsidRPr="00995110">
        <w:rPr>
          <w:color w:val="000000" w:themeColor="text1"/>
          <w:kern w:val="0"/>
        </w:rPr>
        <w:t>Ba, Jimmy, Rich Caruana</w:t>
      </w:r>
      <w:r>
        <w:rPr>
          <w:color w:val="000000" w:themeColor="text1"/>
          <w:kern w:val="0"/>
        </w:rPr>
        <w:t>. Do deep nets really need to be deep? In: Conference on Neural Information Processing Systems</w:t>
      </w:r>
      <w:r w:rsidR="00F01B29">
        <w:rPr>
          <w:color w:val="000000" w:themeColor="text1"/>
          <w:kern w:val="0"/>
        </w:rPr>
        <w:t xml:space="preserve"> (NIPS 2014), </w:t>
      </w:r>
      <w:r w:rsidR="00D25622" w:rsidRPr="00D25622">
        <w:rPr>
          <w:color w:val="000000" w:themeColor="text1"/>
          <w:kern w:val="0"/>
        </w:rPr>
        <w:t xml:space="preserve">Montreal, </w:t>
      </w:r>
      <w:r w:rsidR="00504B4C">
        <w:rPr>
          <w:color w:val="000000" w:themeColor="text1"/>
          <w:kern w:val="0"/>
        </w:rPr>
        <w:t>QC, Canada</w:t>
      </w:r>
      <w:r w:rsidR="00F94C90">
        <w:rPr>
          <w:color w:val="000000" w:themeColor="text1"/>
          <w:kern w:val="0"/>
        </w:rPr>
        <w:t xml:space="preserve">, </w:t>
      </w:r>
      <w:r w:rsidR="001444AE" w:rsidRPr="001444AE">
        <w:rPr>
          <w:color w:val="000000" w:themeColor="text1"/>
          <w:kern w:val="0"/>
        </w:rPr>
        <w:t>December 8-13</w:t>
      </w:r>
      <w:r>
        <w:rPr>
          <w:color w:val="000000" w:themeColor="text1"/>
          <w:kern w:val="0"/>
        </w:rPr>
        <w:t xml:space="preserve">, 2014: 27 </w:t>
      </w:r>
    </w:p>
    <w:p w14:paraId="1543B40A" w14:textId="05B1C1F8" w:rsidR="006820E8" w:rsidRDefault="006820E8" w:rsidP="006820E8">
      <w:pPr>
        <w:ind w:left="566" w:hangingChars="236" w:hanging="566"/>
      </w:pPr>
      <w:r>
        <w:rPr>
          <w:rFonts w:hint="eastAsia"/>
          <w:lang w:val="de-DE"/>
        </w:rPr>
        <w:t>[</w:t>
      </w:r>
      <w:r>
        <w:rPr>
          <w:lang w:val="de-DE"/>
        </w:rPr>
        <w:t>11]</w:t>
      </w:r>
      <w:r>
        <w:rPr>
          <w:lang w:val="de-DE"/>
        </w:rPr>
        <w:tab/>
      </w:r>
      <w:r w:rsidR="00071658" w:rsidRPr="00071658">
        <w:rPr>
          <w:color w:val="000000" w:themeColor="text1"/>
          <w:kern w:val="0"/>
          <w:lang w:val="de-DE"/>
        </w:rPr>
        <w:t>Kim, Seung Wook, Hyo-Eun Kim</w:t>
      </w:r>
      <w:r>
        <w:rPr>
          <w:color w:val="000000" w:themeColor="text1"/>
          <w:kern w:val="0"/>
          <w:lang w:val="de-DE"/>
        </w:rPr>
        <w:t xml:space="preserve">. </w:t>
      </w:r>
      <w:r>
        <w:rPr>
          <w:color w:val="000000" w:themeColor="text1"/>
          <w:kern w:val="0"/>
        </w:rPr>
        <w:t xml:space="preserve">Transferring knowledge to smaller network with </w:t>
      </w:r>
      <w:r>
        <w:rPr>
          <w:color w:val="000000" w:themeColor="text1"/>
          <w:kern w:val="0"/>
        </w:rPr>
        <w:lastRenderedPageBreak/>
        <w:t>class-distance loss. In: International Conference on Learning Representations workshop</w:t>
      </w:r>
      <w:r w:rsidR="00286B60">
        <w:rPr>
          <w:color w:val="000000" w:themeColor="text1"/>
          <w:kern w:val="0"/>
        </w:rPr>
        <w:t xml:space="preserve"> (ICLR 2017)</w:t>
      </w:r>
      <w:r w:rsidR="00E611B3">
        <w:rPr>
          <w:color w:val="000000" w:themeColor="text1"/>
          <w:kern w:val="0"/>
        </w:rPr>
        <w:t xml:space="preserve">, </w:t>
      </w:r>
      <w:r w:rsidR="0015595B" w:rsidRPr="0015595B">
        <w:rPr>
          <w:color w:val="000000" w:themeColor="text1"/>
          <w:kern w:val="0"/>
        </w:rPr>
        <w:t>Toulon, France</w:t>
      </w:r>
      <w:r w:rsidR="008046B4">
        <w:rPr>
          <w:color w:val="000000" w:themeColor="text1"/>
          <w:kern w:val="0"/>
        </w:rPr>
        <w:t xml:space="preserve">, </w:t>
      </w:r>
      <w:r w:rsidR="00803708" w:rsidRPr="00803708">
        <w:rPr>
          <w:color w:val="000000" w:themeColor="text1"/>
          <w:kern w:val="0"/>
        </w:rPr>
        <w:t>April 24-26</w:t>
      </w:r>
      <w:r>
        <w:rPr>
          <w:color w:val="000000" w:themeColor="text1"/>
          <w:kern w:val="0"/>
        </w:rPr>
        <w:t xml:space="preserve">, 2017 </w:t>
      </w:r>
    </w:p>
    <w:p w14:paraId="615E9289" w14:textId="6B137301" w:rsidR="006820E8" w:rsidRDefault="006820E8" w:rsidP="006820E8">
      <w:pPr>
        <w:ind w:left="566" w:hangingChars="236" w:hanging="566"/>
      </w:pPr>
      <w:r w:rsidRPr="00B83D5B">
        <w:rPr>
          <w:rFonts w:hint="eastAsia"/>
          <w:lang w:val="de-DE"/>
        </w:rPr>
        <w:t>[</w:t>
      </w:r>
      <w:r w:rsidRPr="00B83D5B">
        <w:rPr>
          <w:lang w:val="de-DE"/>
        </w:rPr>
        <w:t>12]</w:t>
      </w:r>
      <w:r w:rsidRPr="00B83D5B">
        <w:rPr>
          <w:lang w:val="de-DE"/>
        </w:rPr>
        <w:tab/>
      </w:r>
      <w:r w:rsidR="00411443" w:rsidRPr="00B83D5B">
        <w:rPr>
          <w:lang w:val="de-DE"/>
        </w:rPr>
        <w:t>Hou, Saihui, Xinyu Pan, Chen Change Loy, Zilei Wang, Dahua Lin</w:t>
      </w:r>
      <w:r w:rsidRPr="00B83D5B">
        <w:rPr>
          <w:rFonts w:hint="eastAsia"/>
          <w:lang w:val="de-DE"/>
        </w:rPr>
        <w:t>.</w:t>
      </w:r>
      <w:r w:rsidRPr="00B83D5B">
        <w:rPr>
          <w:lang w:val="de-DE"/>
        </w:rPr>
        <w:t xml:space="preserve"> </w:t>
      </w:r>
      <w:r>
        <w:t>Learning a unified classifier incrementally via rebalancing. In: Proceedings of the IEEE Conference on Computer Vision and Pattern Recognition</w:t>
      </w:r>
      <w:r w:rsidR="004E02E2">
        <w:t xml:space="preserve"> </w:t>
      </w:r>
      <w:r w:rsidR="004E02E2">
        <w:rPr>
          <w:color w:val="000000" w:themeColor="text1"/>
        </w:rPr>
        <w:t xml:space="preserve">(ICCV 2019), </w:t>
      </w:r>
      <w:r w:rsidR="004E02E2" w:rsidRPr="00EE170C">
        <w:rPr>
          <w:color w:val="000000" w:themeColor="text1"/>
        </w:rPr>
        <w:t>Seoul, Korea</w:t>
      </w:r>
      <w:r w:rsidR="004E02E2">
        <w:rPr>
          <w:color w:val="000000" w:themeColor="text1"/>
        </w:rPr>
        <w:t xml:space="preserve">, </w:t>
      </w:r>
      <w:r w:rsidR="004E02E2" w:rsidRPr="00EE170C">
        <w:rPr>
          <w:color w:val="000000" w:themeColor="text1"/>
        </w:rPr>
        <w:t>October 27</w:t>
      </w:r>
      <w:r w:rsidR="004E02E2">
        <w:rPr>
          <w:color w:val="000000" w:themeColor="text1"/>
        </w:rPr>
        <w:t>-</w:t>
      </w:r>
      <w:r w:rsidR="004E02E2" w:rsidRPr="00EE170C">
        <w:rPr>
          <w:color w:val="000000" w:themeColor="text1"/>
        </w:rPr>
        <w:t>November 2</w:t>
      </w:r>
      <w:r>
        <w:t xml:space="preserve">, 2019: 831–839 </w:t>
      </w:r>
    </w:p>
    <w:p w14:paraId="042886BD" w14:textId="5E96C16F" w:rsidR="006820E8" w:rsidRDefault="006820E8" w:rsidP="006820E8">
      <w:pPr>
        <w:ind w:left="566" w:hangingChars="236" w:hanging="566"/>
      </w:pPr>
      <w:r>
        <w:rPr>
          <w:rFonts w:hint="eastAsia"/>
        </w:rPr>
        <w:t>[</w:t>
      </w:r>
      <w:r>
        <w:t>13]</w:t>
      </w:r>
      <w:r>
        <w:tab/>
      </w:r>
      <w:r w:rsidR="00E73002" w:rsidRPr="00E73002">
        <w:t>Luan, Yunteng, Hanyu Zhao, Zhi Yang, Yafei Dai</w:t>
      </w:r>
      <w:r>
        <w:t xml:space="preserve">. Msd: Multiself-distillation learning via multi-classifiers within deep neural networks. arXiv preprint arXiv:1911.09418, 2019 </w:t>
      </w:r>
    </w:p>
    <w:p w14:paraId="21C5A288" w14:textId="3F69A7CE" w:rsidR="006820E8" w:rsidRDefault="006820E8" w:rsidP="006820E8">
      <w:pPr>
        <w:ind w:left="566" w:hangingChars="236" w:hanging="566"/>
      </w:pPr>
      <w:r>
        <w:rPr>
          <w:rFonts w:hint="eastAsia"/>
        </w:rPr>
        <w:t>[</w:t>
      </w:r>
      <w:r>
        <w:t>14]</w:t>
      </w:r>
      <w:r>
        <w:tab/>
      </w:r>
      <w:r w:rsidR="007435EA" w:rsidRPr="007435EA">
        <w:rPr>
          <w:color w:val="000000" w:themeColor="text1"/>
        </w:rPr>
        <w:t>Xu, Ting</w:t>
      </w:r>
      <w:r w:rsidR="00663E01">
        <w:rPr>
          <w:color w:val="000000" w:themeColor="text1"/>
        </w:rPr>
        <w:t>b</w:t>
      </w:r>
      <w:r w:rsidR="007435EA" w:rsidRPr="007435EA">
        <w:rPr>
          <w:color w:val="000000" w:themeColor="text1"/>
        </w:rPr>
        <w:t>ing, Cheng</w:t>
      </w:r>
      <w:r w:rsidR="00861C38">
        <w:rPr>
          <w:color w:val="000000" w:themeColor="text1"/>
        </w:rPr>
        <w:t>l</w:t>
      </w:r>
      <w:r w:rsidR="007435EA" w:rsidRPr="007435EA">
        <w:rPr>
          <w:color w:val="000000" w:themeColor="text1"/>
        </w:rPr>
        <w:t>in Liu</w:t>
      </w:r>
      <w:r>
        <w:rPr>
          <w:color w:val="000000" w:themeColor="text1"/>
        </w:rPr>
        <w:t>. Data-distortion guided self-distillation for deep neural networks. In: Association for the Advancement of Artificial Intelligence</w:t>
      </w:r>
      <w:r w:rsidR="00985C36">
        <w:rPr>
          <w:color w:val="000000" w:themeColor="text1"/>
        </w:rPr>
        <w:t xml:space="preserve"> (AAAI 2019)</w:t>
      </w:r>
      <w:r w:rsidR="00F83630">
        <w:rPr>
          <w:color w:val="000000" w:themeColor="text1"/>
        </w:rPr>
        <w:t xml:space="preserve">, </w:t>
      </w:r>
      <w:r w:rsidR="003809E8" w:rsidRPr="003809E8">
        <w:rPr>
          <w:color w:val="000000" w:themeColor="text1"/>
        </w:rPr>
        <w:t>Honolulu, Hawaii, USA</w:t>
      </w:r>
      <w:r w:rsidR="00FD48EA">
        <w:rPr>
          <w:color w:val="000000" w:themeColor="text1"/>
        </w:rPr>
        <w:t xml:space="preserve">, </w:t>
      </w:r>
      <w:r w:rsidR="00776E81" w:rsidRPr="00776E81">
        <w:rPr>
          <w:color w:val="000000" w:themeColor="text1"/>
        </w:rPr>
        <w:t>January 27</w:t>
      </w:r>
      <w:r w:rsidR="002E7226">
        <w:rPr>
          <w:color w:val="000000" w:themeColor="text1"/>
        </w:rPr>
        <w:t>-</w:t>
      </w:r>
      <w:r w:rsidR="00776E81" w:rsidRPr="00776E81">
        <w:rPr>
          <w:color w:val="000000" w:themeColor="text1"/>
        </w:rPr>
        <w:t>February 1</w:t>
      </w:r>
      <w:r>
        <w:rPr>
          <w:color w:val="000000" w:themeColor="text1"/>
        </w:rPr>
        <w:t>, 2019, 33(1):</w:t>
      </w:r>
      <w:r>
        <w:t xml:space="preserve"> 5565-5572 </w:t>
      </w:r>
    </w:p>
    <w:p w14:paraId="35F8F2C7" w14:textId="77BCAFE5" w:rsidR="006820E8" w:rsidRDefault="006820E8" w:rsidP="006820E8">
      <w:pPr>
        <w:ind w:left="566" w:hangingChars="236" w:hanging="566"/>
      </w:pPr>
      <w:r>
        <w:rPr>
          <w:rFonts w:hint="eastAsia"/>
        </w:rPr>
        <w:t>[</w:t>
      </w:r>
      <w:r>
        <w:t>15]</w:t>
      </w:r>
      <w:r>
        <w:tab/>
      </w:r>
      <w:r w:rsidR="007B443F" w:rsidRPr="007B443F">
        <w:t>Lee, Hankook, Sung Ju Hwang, Jinwoo Shin</w:t>
      </w:r>
      <w:r>
        <w:t>. Rethinking data augmentation: Self-supervision and self-distillation. In: International Conference on Machine Learning</w:t>
      </w:r>
      <w:r w:rsidR="00E00AE1">
        <w:t xml:space="preserve"> (ICML 2020)</w:t>
      </w:r>
      <w:r w:rsidR="008444E7">
        <w:t xml:space="preserve">, </w:t>
      </w:r>
      <w:r w:rsidR="007B15B4" w:rsidRPr="00AB5AE3">
        <w:rPr>
          <w:color w:val="000000" w:themeColor="text1"/>
        </w:rPr>
        <w:t>Sydney</w:t>
      </w:r>
      <w:r w:rsidR="007B15B4">
        <w:rPr>
          <w:color w:val="000000" w:themeColor="text1"/>
        </w:rPr>
        <w:t>, NSW,</w:t>
      </w:r>
      <w:r w:rsidR="007B15B4" w:rsidRPr="00AB5AE3">
        <w:rPr>
          <w:color w:val="000000" w:themeColor="text1"/>
        </w:rPr>
        <w:t xml:space="preserve"> Australia</w:t>
      </w:r>
      <w:r w:rsidR="007B15B4">
        <w:rPr>
          <w:color w:val="000000" w:themeColor="text1"/>
        </w:rPr>
        <w:t>, July 12-18</w:t>
      </w:r>
      <w:r>
        <w:t xml:space="preserve">, 2020 </w:t>
      </w:r>
    </w:p>
    <w:p w14:paraId="2A869F0D" w14:textId="4C5692DA" w:rsidR="006820E8" w:rsidRDefault="006820E8" w:rsidP="006820E8">
      <w:pPr>
        <w:ind w:left="566" w:hangingChars="236" w:hanging="566"/>
      </w:pPr>
      <w:r>
        <w:rPr>
          <w:rFonts w:hint="eastAsia"/>
        </w:rPr>
        <w:t>[</w:t>
      </w:r>
      <w:r>
        <w:t>16]</w:t>
      </w:r>
      <w:r>
        <w:tab/>
      </w:r>
      <w:r w:rsidR="00073814" w:rsidRPr="00073814">
        <w:rPr>
          <w:color w:val="000000" w:themeColor="text1"/>
        </w:rPr>
        <w:t>Bahdanau, Dzmitry, Kyunghyun Cho, Yoshua Bengio</w:t>
      </w:r>
      <w:r>
        <w:rPr>
          <w:color w:val="000000" w:themeColor="text1"/>
        </w:rPr>
        <w:t>. Neural machine translation by jointly learning to align and translate. arXiv preprint arXiv:1409.0473, 2014</w:t>
      </w:r>
      <w:r>
        <w:t xml:space="preserve"> </w:t>
      </w:r>
    </w:p>
    <w:p w14:paraId="099078A3" w14:textId="618B5CDA" w:rsidR="006820E8" w:rsidRDefault="006820E8" w:rsidP="006820E8">
      <w:pPr>
        <w:ind w:left="566" w:hangingChars="236" w:hanging="566"/>
      </w:pPr>
      <w:r>
        <w:rPr>
          <w:rFonts w:hint="eastAsia"/>
        </w:rPr>
        <w:t>[</w:t>
      </w:r>
      <w:r>
        <w:t>17]</w:t>
      </w:r>
      <w:r>
        <w:tab/>
      </w:r>
      <w:r w:rsidR="000B190C" w:rsidRPr="000B190C">
        <w:t>Vaswani, Ashish, Noam Shazeer, Niki Parmar, Jakob Uszkoreit, Llion Jones, Aidan N. Gomez</w:t>
      </w:r>
      <w:r>
        <w:t>, et al. Attention is all you need.</w:t>
      </w:r>
      <w:r w:rsidR="005E485B">
        <w:t xml:space="preserve"> In:</w:t>
      </w:r>
      <w:r>
        <w:t xml:space="preserve"> Advances in neural information processing systems</w:t>
      </w:r>
      <w:r w:rsidR="007B78DC">
        <w:t xml:space="preserve"> (NIPS 2017)</w:t>
      </w:r>
      <w:r w:rsidR="00D104D0">
        <w:t xml:space="preserve">, </w:t>
      </w:r>
      <w:r w:rsidR="00A07E45" w:rsidRPr="00A07E45">
        <w:t>Long Beach</w:t>
      </w:r>
      <w:r w:rsidR="00A07E45">
        <w:t xml:space="preserve">, </w:t>
      </w:r>
      <w:r w:rsidR="009B217F">
        <w:t xml:space="preserve">CA, USA, </w:t>
      </w:r>
      <w:r w:rsidR="005E396B" w:rsidRPr="005E396B">
        <w:t>Dec</w:t>
      </w:r>
      <w:r w:rsidR="007F4B9F">
        <w:t>ember</w:t>
      </w:r>
      <w:r w:rsidR="005E396B" w:rsidRPr="005E396B">
        <w:t xml:space="preserve"> 4</w:t>
      </w:r>
      <w:r w:rsidR="009C1885">
        <w:t>-</w:t>
      </w:r>
      <w:r w:rsidR="005E396B" w:rsidRPr="005E396B">
        <w:t>9</w:t>
      </w:r>
      <w:r>
        <w:t xml:space="preserve">, 2017: 30 </w:t>
      </w:r>
    </w:p>
    <w:p w14:paraId="0670C090" w14:textId="00A83812" w:rsidR="006820E8" w:rsidRDefault="006820E8" w:rsidP="006820E8">
      <w:pPr>
        <w:ind w:left="566" w:hangingChars="236" w:hanging="566"/>
      </w:pPr>
      <w:r>
        <w:rPr>
          <w:rFonts w:hint="eastAsia"/>
        </w:rPr>
        <w:t>[</w:t>
      </w:r>
      <w:r>
        <w:t>18]</w:t>
      </w:r>
      <w:r>
        <w:tab/>
      </w:r>
      <w:r w:rsidR="009D7297" w:rsidRPr="009D7297">
        <w:rPr>
          <w:color w:val="000000" w:themeColor="text1"/>
          <w:kern w:val="0"/>
        </w:rPr>
        <w:t>Dehghani, Mostafa, Stephan Gouws, Oriol Vinyals, Jakob Uszkoreit, and Łukasz Kaiser.</w:t>
      </w:r>
      <w:r>
        <w:rPr>
          <w:color w:val="000000" w:themeColor="text1"/>
          <w:kern w:val="0"/>
        </w:rPr>
        <w:t xml:space="preserve"> Universal transformers. arXiv preprint arXiv:1807.03819, 2018</w:t>
      </w:r>
      <w:r>
        <w:t xml:space="preserve"> </w:t>
      </w:r>
    </w:p>
    <w:p w14:paraId="2E980265" w14:textId="2FD9FA8E" w:rsidR="006820E8" w:rsidRDefault="006820E8" w:rsidP="006820E8">
      <w:pPr>
        <w:ind w:left="566" w:hangingChars="236" w:hanging="566"/>
      </w:pPr>
      <w:r>
        <w:rPr>
          <w:rFonts w:hint="eastAsia"/>
        </w:rPr>
        <w:t>[</w:t>
      </w:r>
      <w:r>
        <w:t>19]</w:t>
      </w:r>
      <w:r>
        <w:tab/>
      </w:r>
      <w:r w:rsidR="00F42969" w:rsidRPr="00F42969">
        <w:rPr>
          <w:color w:val="000000" w:themeColor="text1"/>
          <w:kern w:val="0"/>
        </w:rPr>
        <w:t>Shen, Tao, Tianyi Zhou, Guodong Long, Jing Jiang, Shirui Pan, Chengqi Zhang</w:t>
      </w:r>
      <w:r>
        <w:rPr>
          <w:color w:val="000000" w:themeColor="text1"/>
          <w:kern w:val="0"/>
        </w:rPr>
        <w:t>. Disan: Directional selfattention network for rnn/cnn-free language understanding. In: Proceedings of the AAAI Conference on Artificial Intelligence</w:t>
      </w:r>
      <w:r w:rsidR="00CB2BAC">
        <w:rPr>
          <w:color w:val="000000" w:themeColor="text1"/>
          <w:kern w:val="0"/>
        </w:rPr>
        <w:t xml:space="preserve"> </w:t>
      </w:r>
      <w:r w:rsidR="00CB2BAC">
        <w:rPr>
          <w:rFonts w:hint="eastAsia"/>
          <w:color w:val="000000" w:themeColor="text1"/>
          <w:kern w:val="0"/>
        </w:rPr>
        <w:t>(</w:t>
      </w:r>
      <w:r w:rsidR="00CB2BAC">
        <w:rPr>
          <w:color w:val="000000" w:themeColor="text1"/>
          <w:kern w:val="0"/>
        </w:rPr>
        <w:t>AAAI 2018)</w:t>
      </w:r>
      <w:r w:rsidR="00EC1A6E">
        <w:rPr>
          <w:color w:val="000000" w:themeColor="text1"/>
          <w:kern w:val="0"/>
        </w:rPr>
        <w:t xml:space="preserve">, </w:t>
      </w:r>
      <w:r w:rsidR="005A7F94" w:rsidRPr="005A7F94">
        <w:rPr>
          <w:color w:val="000000" w:themeColor="text1"/>
          <w:kern w:val="0"/>
        </w:rPr>
        <w:t>New Orleans, L</w:t>
      </w:r>
      <w:r w:rsidR="00611E56">
        <w:rPr>
          <w:color w:val="000000" w:themeColor="text1"/>
          <w:kern w:val="0"/>
        </w:rPr>
        <w:t>A</w:t>
      </w:r>
      <w:r w:rsidR="005A7F94" w:rsidRPr="005A7F94">
        <w:rPr>
          <w:color w:val="000000" w:themeColor="text1"/>
          <w:kern w:val="0"/>
        </w:rPr>
        <w:t>, USA</w:t>
      </w:r>
      <w:r w:rsidR="0017004D">
        <w:rPr>
          <w:color w:val="000000" w:themeColor="text1"/>
          <w:kern w:val="0"/>
        </w:rPr>
        <w:t xml:space="preserve">, </w:t>
      </w:r>
      <w:r w:rsidR="003A2558" w:rsidRPr="003A2558">
        <w:rPr>
          <w:color w:val="000000" w:themeColor="text1"/>
          <w:kern w:val="0"/>
        </w:rPr>
        <w:t>February 2</w:t>
      </w:r>
      <w:r w:rsidR="009A56E0">
        <w:rPr>
          <w:color w:val="000000" w:themeColor="text1"/>
          <w:kern w:val="0"/>
        </w:rPr>
        <w:t>-</w:t>
      </w:r>
      <w:r w:rsidR="003A2558" w:rsidRPr="003A2558">
        <w:rPr>
          <w:color w:val="000000" w:themeColor="text1"/>
          <w:kern w:val="0"/>
        </w:rPr>
        <w:t>7</w:t>
      </w:r>
      <w:r>
        <w:rPr>
          <w:color w:val="000000" w:themeColor="text1"/>
          <w:kern w:val="0"/>
        </w:rPr>
        <w:t>, 2018</w:t>
      </w:r>
      <w:r>
        <w:rPr>
          <w:rFonts w:hint="eastAsia"/>
          <w:color w:val="000000" w:themeColor="text1"/>
          <w:kern w:val="0"/>
        </w:rPr>
        <w:t>,</w:t>
      </w:r>
      <w:r>
        <w:rPr>
          <w:color w:val="000000" w:themeColor="text1"/>
          <w:kern w:val="0"/>
        </w:rPr>
        <w:t xml:space="preserve"> 32(1)</w:t>
      </w:r>
      <w:r>
        <w:t xml:space="preserve"> </w:t>
      </w:r>
    </w:p>
    <w:p w14:paraId="18A0AB5E" w14:textId="0B48B305" w:rsidR="006820E8" w:rsidRDefault="006820E8" w:rsidP="006820E8">
      <w:pPr>
        <w:ind w:left="566" w:hangingChars="236" w:hanging="566"/>
      </w:pPr>
      <w:r w:rsidRPr="00540E35">
        <w:rPr>
          <w:rFonts w:hint="eastAsia"/>
          <w:lang w:val="de-DE"/>
        </w:rPr>
        <w:t>[</w:t>
      </w:r>
      <w:r w:rsidRPr="00540E35">
        <w:rPr>
          <w:lang w:val="de-DE"/>
        </w:rPr>
        <w:t>20]</w:t>
      </w:r>
      <w:r w:rsidRPr="00540E35">
        <w:rPr>
          <w:lang w:val="de-DE"/>
        </w:rPr>
        <w:tab/>
      </w:r>
      <w:r w:rsidR="009F5299" w:rsidRPr="00540E35">
        <w:rPr>
          <w:color w:val="000000" w:themeColor="text1"/>
          <w:kern w:val="0"/>
          <w:lang w:val="de-DE"/>
        </w:rPr>
        <w:t>Xing, Chen, Yu Wu, Wei Wu, Yalou Huang, Ming Zhou</w:t>
      </w:r>
      <w:r w:rsidRPr="00540E35">
        <w:rPr>
          <w:color w:val="000000" w:themeColor="text1"/>
          <w:kern w:val="0"/>
          <w:lang w:val="de-DE"/>
        </w:rPr>
        <w:t xml:space="preserve">. </w:t>
      </w:r>
      <w:r>
        <w:rPr>
          <w:color w:val="000000" w:themeColor="text1"/>
          <w:kern w:val="0"/>
        </w:rPr>
        <w:t>Hierarchical recurrent attention network for response generation. In: Proceedings of the AAAI Conference on Artificial Intelligence</w:t>
      </w:r>
      <w:r w:rsidR="00540E35">
        <w:rPr>
          <w:color w:val="000000" w:themeColor="text1"/>
          <w:kern w:val="0"/>
        </w:rPr>
        <w:t xml:space="preserve"> </w:t>
      </w:r>
      <w:r w:rsidR="00540E35">
        <w:rPr>
          <w:rFonts w:hint="eastAsia"/>
          <w:color w:val="000000" w:themeColor="text1"/>
          <w:kern w:val="0"/>
        </w:rPr>
        <w:t>(</w:t>
      </w:r>
      <w:r w:rsidR="00540E35">
        <w:rPr>
          <w:color w:val="000000" w:themeColor="text1"/>
          <w:kern w:val="0"/>
        </w:rPr>
        <w:t>AAAI 2018)</w:t>
      </w:r>
      <w:r w:rsidR="001A3D6E" w:rsidRPr="001A3D6E">
        <w:rPr>
          <w:color w:val="000000" w:themeColor="text1"/>
          <w:kern w:val="0"/>
        </w:rPr>
        <w:t xml:space="preserve"> </w:t>
      </w:r>
      <w:r w:rsidR="001A3D6E">
        <w:rPr>
          <w:color w:val="000000" w:themeColor="text1"/>
          <w:kern w:val="0"/>
        </w:rPr>
        <w:t xml:space="preserve">, </w:t>
      </w:r>
      <w:r w:rsidR="001A3D6E" w:rsidRPr="005A7F94">
        <w:rPr>
          <w:color w:val="000000" w:themeColor="text1"/>
          <w:kern w:val="0"/>
        </w:rPr>
        <w:t>New Orleans, L</w:t>
      </w:r>
      <w:r w:rsidR="001A3D6E">
        <w:rPr>
          <w:color w:val="000000" w:themeColor="text1"/>
          <w:kern w:val="0"/>
        </w:rPr>
        <w:t>A</w:t>
      </w:r>
      <w:r w:rsidR="001A3D6E" w:rsidRPr="005A7F94">
        <w:rPr>
          <w:color w:val="000000" w:themeColor="text1"/>
          <w:kern w:val="0"/>
        </w:rPr>
        <w:t>, USA</w:t>
      </w:r>
      <w:r w:rsidR="001A3D6E">
        <w:rPr>
          <w:color w:val="000000" w:themeColor="text1"/>
          <w:kern w:val="0"/>
        </w:rPr>
        <w:t xml:space="preserve">, </w:t>
      </w:r>
      <w:r w:rsidR="001A3D6E" w:rsidRPr="003A2558">
        <w:rPr>
          <w:color w:val="000000" w:themeColor="text1"/>
          <w:kern w:val="0"/>
        </w:rPr>
        <w:t>February 2</w:t>
      </w:r>
      <w:r w:rsidR="001A3D6E">
        <w:rPr>
          <w:color w:val="000000" w:themeColor="text1"/>
          <w:kern w:val="0"/>
        </w:rPr>
        <w:t>-</w:t>
      </w:r>
      <w:r w:rsidR="001A3D6E" w:rsidRPr="003A2558">
        <w:rPr>
          <w:color w:val="000000" w:themeColor="text1"/>
          <w:kern w:val="0"/>
        </w:rPr>
        <w:t>7</w:t>
      </w:r>
      <w:r>
        <w:rPr>
          <w:color w:val="000000" w:themeColor="text1"/>
          <w:kern w:val="0"/>
        </w:rPr>
        <w:t>, 2018, 32(1)</w:t>
      </w:r>
      <w:r>
        <w:t xml:space="preserve"> </w:t>
      </w:r>
    </w:p>
    <w:p w14:paraId="66DB0458" w14:textId="5C024439" w:rsidR="006820E8" w:rsidRDefault="006820E8" w:rsidP="006820E8">
      <w:pPr>
        <w:ind w:left="566" w:hangingChars="236" w:hanging="566"/>
      </w:pPr>
      <w:r>
        <w:rPr>
          <w:rFonts w:hint="eastAsia"/>
        </w:rPr>
        <w:t>[</w:t>
      </w:r>
      <w:r>
        <w:t>21]</w:t>
      </w:r>
      <w:r>
        <w:tab/>
      </w:r>
      <w:r w:rsidR="00A54EEE" w:rsidRPr="00A54EEE">
        <w:rPr>
          <w:color w:val="000000" w:themeColor="text1"/>
          <w:kern w:val="0"/>
        </w:rPr>
        <w:t>Wang, Yequan, Minlie Huang, Xiaoyan Zhu, Li Zhao</w:t>
      </w:r>
      <w:r>
        <w:rPr>
          <w:color w:val="000000" w:themeColor="text1"/>
          <w:kern w:val="0"/>
        </w:rPr>
        <w:t xml:space="preserve">. Attention-based lstm for </w:t>
      </w:r>
      <w:r>
        <w:rPr>
          <w:color w:val="000000" w:themeColor="text1"/>
          <w:kern w:val="0"/>
        </w:rPr>
        <w:lastRenderedPageBreak/>
        <w:t>aspect-level sentiment classification. In: Proceedings of the 2016 conference on empirical methods in natural language processing</w:t>
      </w:r>
      <w:r w:rsidR="00DE7808">
        <w:rPr>
          <w:color w:val="000000" w:themeColor="text1"/>
          <w:kern w:val="0"/>
        </w:rPr>
        <w:t xml:space="preserve"> (EMNLP 2016)</w:t>
      </w:r>
      <w:r w:rsidR="008158C5">
        <w:rPr>
          <w:color w:val="000000" w:themeColor="text1"/>
          <w:kern w:val="0"/>
        </w:rPr>
        <w:t xml:space="preserve">, </w:t>
      </w:r>
      <w:r w:rsidR="003240D2" w:rsidRPr="003240D2">
        <w:rPr>
          <w:color w:val="000000" w:themeColor="text1"/>
          <w:kern w:val="0"/>
        </w:rPr>
        <w:t xml:space="preserve">Austin, </w:t>
      </w:r>
      <w:r w:rsidR="007B45F2">
        <w:rPr>
          <w:color w:val="000000" w:themeColor="text1"/>
          <w:kern w:val="0"/>
        </w:rPr>
        <w:t>TX, USA</w:t>
      </w:r>
      <w:r w:rsidR="006A49E1">
        <w:rPr>
          <w:color w:val="000000" w:themeColor="text1"/>
          <w:kern w:val="0"/>
        </w:rPr>
        <w:t xml:space="preserve">, </w:t>
      </w:r>
      <w:r w:rsidR="007F0CD8" w:rsidRPr="007F0CD8">
        <w:rPr>
          <w:color w:val="000000" w:themeColor="text1"/>
          <w:kern w:val="0"/>
        </w:rPr>
        <w:t>November 1-4</w:t>
      </w:r>
      <w:r>
        <w:rPr>
          <w:color w:val="000000" w:themeColor="text1"/>
          <w:kern w:val="0"/>
        </w:rPr>
        <w:t>, 2016: 606–615</w:t>
      </w:r>
      <w:r>
        <w:t xml:space="preserve"> </w:t>
      </w:r>
    </w:p>
    <w:p w14:paraId="7B42A3F1" w14:textId="26422F9A" w:rsidR="006820E8" w:rsidRDefault="006820E8" w:rsidP="006820E8">
      <w:pPr>
        <w:ind w:left="566" w:hangingChars="236" w:hanging="566"/>
      </w:pPr>
      <w:r>
        <w:rPr>
          <w:rFonts w:hint="eastAsia"/>
        </w:rPr>
        <w:t>[</w:t>
      </w:r>
      <w:r>
        <w:t>22]</w:t>
      </w:r>
      <w:r>
        <w:tab/>
      </w:r>
      <w:r w:rsidR="008D356F" w:rsidRPr="008D356F">
        <w:t>She, Heng, Bin Wu, Bai Wang, Renjun Chi</w:t>
      </w:r>
      <w:r>
        <w:t>. Distant supervision for relation extraction with hierarchical attention and entity descriptions. In: International Joint Conference on Neural Networks</w:t>
      </w:r>
      <w:r w:rsidR="00A852E6">
        <w:t xml:space="preserve"> (IJCNN 2018)</w:t>
      </w:r>
      <w:r w:rsidR="00E55B84">
        <w:t xml:space="preserve">, </w:t>
      </w:r>
      <w:r w:rsidR="00F92443" w:rsidRPr="00F92443">
        <w:t>Rio de Janeiro, Brazil, July 8-13</w:t>
      </w:r>
      <w:r>
        <w:t>, 2018: 1</w:t>
      </w:r>
      <w:r w:rsidR="00D41E8F">
        <w:t>-</w:t>
      </w:r>
      <w:r>
        <w:t xml:space="preserve">8 </w:t>
      </w:r>
    </w:p>
    <w:p w14:paraId="46985E0B" w14:textId="267248AD" w:rsidR="006820E8" w:rsidRDefault="006820E8" w:rsidP="006820E8">
      <w:pPr>
        <w:ind w:left="566" w:hangingChars="236" w:hanging="566"/>
      </w:pPr>
      <w:r>
        <w:rPr>
          <w:rFonts w:hint="eastAsia"/>
        </w:rPr>
        <w:t>[</w:t>
      </w:r>
      <w:r>
        <w:t>23]</w:t>
      </w:r>
      <w:r>
        <w:tab/>
      </w:r>
      <w:r w:rsidR="00EA61E2" w:rsidRPr="00EA61E2">
        <w:t>Chopra, Sumit, Michael Auli, Alexander M. Rush</w:t>
      </w:r>
      <w:r>
        <w:t>. Abstractive sentence summarization with attentive recurrent neural networks. In: Proceedings of the conference of the North American chapter of the association for computational linguistics: human language technologies</w:t>
      </w:r>
      <w:r w:rsidR="00C06DDF">
        <w:t xml:space="preserve"> (</w:t>
      </w:r>
      <w:r w:rsidR="00D10683">
        <w:t>NA</w:t>
      </w:r>
      <w:r w:rsidR="00C06DDF">
        <w:t>ACL 2016)</w:t>
      </w:r>
      <w:r w:rsidR="00B064BF">
        <w:t xml:space="preserve">, </w:t>
      </w:r>
      <w:r w:rsidR="00A565E9" w:rsidRPr="00A565E9">
        <w:t>San Diego, CA</w:t>
      </w:r>
      <w:r w:rsidR="00C7593C">
        <w:t>, USA</w:t>
      </w:r>
      <w:r w:rsidR="00230059">
        <w:t xml:space="preserve">, </w:t>
      </w:r>
      <w:r w:rsidR="002B2601" w:rsidRPr="002B2601">
        <w:t>June 12</w:t>
      </w:r>
      <w:r w:rsidR="008C3458">
        <w:t>-</w:t>
      </w:r>
      <w:r w:rsidR="002B2601" w:rsidRPr="002B2601">
        <w:t>17</w:t>
      </w:r>
      <w:r>
        <w:t xml:space="preserve">, 2016: 93-98 </w:t>
      </w:r>
    </w:p>
    <w:p w14:paraId="5E5CB1D2" w14:textId="553CD65F" w:rsidR="006820E8" w:rsidRDefault="006820E8" w:rsidP="006820E8">
      <w:pPr>
        <w:ind w:left="566" w:hangingChars="236" w:hanging="566"/>
      </w:pPr>
      <w:r>
        <w:rPr>
          <w:rFonts w:hint="eastAsia"/>
          <w:lang w:val="de-DE"/>
        </w:rPr>
        <w:t>[</w:t>
      </w:r>
      <w:r>
        <w:rPr>
          <w:lang w:val="de-DE"/>
        </w:rPr>
        <w:t>24]</w:t>
      </w:r>
      <w:r>
        <w:rPr>
          <w:lang w:val="de-DE"/>
        </w:rPr>
        <w:tab/>
      </w:r>
      <w:r w:rsidR="004B26D3" w:rsidRPr="004B26D3">
        <w:rPr>
          <w:color w:val="000000" w:themeColor="text1"/>
          <w:kern w:val="0"/>
          <w:lang w:val="de-DE"/>
        </w:rPr>
        <w:t>Fu, Jianlong, Heliang Zheng, Tao Mei</w:t>
      </w:r>
      <w:r>
        <w:rPr>
          <w:color w:val="000000" w:themeColor="text1"/>
          <w:kern w:val="0"/>
          <w:lang w:val="de-DE"/>
        </w:rPr>
        <w:t xml:space="preserve">. </w:t>
      </w:r>
      <w:r>
        <w:rPr>
          <w:color w:val="000000" w:themeColor="text1"/>
          <w:kern w:val="0"/>
        </w:rPr>
        <w:t>Look closer to see better: Recurrent attention convolutional neural network for fine-grained image recognition. In: Proceedings of the IEEE conference on computer vision and pattern recognition</w:t>
      </w:r>
      <w:r w:rsidR="00FD02D7">
        <w:rPr>
          <w:color w:val="000000" w:themeColor="text1"/>
          <w:kern w:val="0"/>
        </w:rPr>
        <w:t xml:space="preserve"> (CVPR 2017)</w:t>
      </w:r>
      <w:r w:rsidR="00B63814">
        <w:rPr>
          <w:color w:val="000000" w:themeColor="text1"/>
          <w:kern w:val="0"/>
        </w:rPr>
        <w:t xml:space="preserve">, </w:t>
      </w:r>
      <w:r w:rsidR="008F4245" w:rsidRPr="008F4245">
        <w:rPr>
          <w:color w:val="000000" w:themeColor="text1"/>
          <w:kern w:val="0"/>
        </w:rPr>
        <w:t>Honolulu, Hawaii</w:t>
      </w:r>
      <w:r w:rsidR="008F4245">
        <w:rPr>
          <w:rFonts w:hint="eastAsia"/>
          <w:color w:val="000000" w:themeColor="text1"/>
          <w:kern w:val="0"/>
        </w:rPr>
        <w:t>,</w:t>
      </w:r>
      <w:r w:rsidR="008F4245">
        <w:rPr>
          <w:color w:val="000000" w:themeColor="text1"/>
          <w:kern w:val="0"/>
        </w:rPr>
        <w:t xml:space="preserve"> USA</w:t>
      </w:r>
      <w:r w:rsidR="000340A3">
        <w:rPr>
          <w:color w:val="000000" w:themeColor="text1"/>
          <w:kern w:val="0"/>
        </w:rPr>
        <w:t xml:space="preserve">, </w:t>
      </w:r>
      <w:r w:rsidR="00F5061F" w:rsidRPr="00F5061F">
        <w:rPr>
          <w:color w:val="000000" w:themeColor="text1"/>
          <w:kern w:val="0"/>
        </w:rPr>
        <w:t>Jul</w:t>
      </w:r>
      <w:r w:rsidR="005704BA">
        <w:rPr>
          <w:color w:val="000000" w:themeColor="text1"/>
          <w:kern w:val="0"/>
        </w:rPr>
        <w:t>y</w:t>
      </w:r>
      <w:r w:rsidR="00F5061F" w:rsidRPr="00F5061F">
        <w:rPr>
          <w:color w:val="000000" w:themeColor="text1"/>
          <w:kern w:val="0"/>
        </w:rPr>
        <w:t xml:space="preserve"> 21</w:t>
      </w:r>
      <w:r w:rsidR="005F5B08">
        <w:rPr>
          <w:color w:val="000000" w:themeColor="text1"/>
          <w:kern w:val="0"/>
        </w:rPr>
        <w:t>-</w:t>
      </w:r>
      <w:r w:rsidR="00F5061F" w:rsidRPr="00F5061F">
        <w:rPr>
          <w:color w:val="000000" w:themeColor="text1"/>
          <w:kern w:val="0"/>
        </w:rPr>
        <w:t>26</w:t>
      </w:r>
      <w:r>
        <w:rPr>
          <w:color w:val="000000" w:themeColor="text1"/>
          <w:kern w:val="0"/>
        </w:rPr>
        <w:t>, 2017: 4438-4446</w:t>
      </w:r>
      <w:r>
        <w:t xml:space="preserve"> </w:t>
      </w:r>
    </w:p>
    <w:p w14:paraId="251EBFB9" w14:textId="3CB54359" w:rsidR="006820E8" w:rsidRDefault="006820E8" w:rsidP="006820E8">
      <w:pPr>
        <w:ind w:left="566" w:hangingChars="236" w:hanging="566"/>
      </w:pPr>
      <w:r>
        <w:rPr>
          <w:rFonts w:hint="eastAsia"/>
          <w:lang w:val="de-DE"/>
        </w:rPr>
        <w:t>[</w:t>
      </w:r>
      <w:r>
        <w:rPr>
          <w:lang w:val="de-DE"/>
        </w:rPr>
        <w:t>25]</w:t>
      </w:r>
      <w:r>
        <w:rPr>
          <w:lang w:val="de-DE"/>
        </w:rPr>
        <w:tab/>
      </w:r>
      <w:r w:rsidR="00FC4A19" w:rsidRPr="00FC4A19">
        <w:rPr>
          <w:rFonts w:hint="eastAsia"/>
          <w:lang w:val="de-DE"/>
        </w:rPr>
        <w:t>徐从安</w:t>
      </w:r>
      <w:r w:rsidR="00EB0195">
        <w:rPr>
          <w:rFonts w:hint="eastAsia"/>
          <w:lang w:val="de-DE"/>
        </w:rPr>
        <w:t>，</w:t>
      </w:r>
      <w:r w:rsidR="00FC4A19" w:rsidRPr="00FC4A19">
        <w:rPr>
          <w:rFonts w:hint="eastAsia"/>
          <w:lang w:val="de-DE"/>
        </w:rPr>
        <w:t>吕亚飞</w:t>
      </w:r>
      <w:r w:rsidR="004E17A8">
        <w:rPr>
          <w:rFonts w:hint="eastAsia"/>
          <w:lang w:val="de-DE"/>
        </w:rPr>
        <w:t>，</w:t>
      </w:r>
      <w:r w:rsidR="00FC4A19" w:rsidRPr="00FC4A19">
        <w:rPr>
          <w:rFonts w:hint="eastAsia"/>
          <w:lang w:val="de-DE"/>
        </w:rPr>
        <w:t>张筱晗</w:t>
      </w:r>
      <w:r w:rsidR="00EB33ED">
        <w:rPr>
          <w:rFonts w:hint="eastAsia"/>
          <w:lang w:val="de-DE"/>
        </w:rPr>
        <w:t>，</w:t>
      </w:r>
      <w:r w:rsidR="00FC4A19" w:rsidRPr="00FC4A19">
        <w:rPr>
          <w:rFonts w:hint="eastAsia"/>
          <w:lang w:val="de-DE"/>
        </w:rPr>
        <w:t>刘瑜</w:t>
      </w:r>
      <w:r w:rsidR="00936C71">
        <w:rPr>
          <w:rFonts w:hint="eastAsia"/>
          <w:lang w:val="de-DE"/>
        </w:rPr>
        <w:t>，</w:t>
      </w:r>
      <w:r w:rsidR="00FC4A19" w:rsidRPr="00FC4A19">
        <w:rPr>
          <w:rFonts w:hint="eastAsia"/>
          <w:lang w:val="de-DE"/>
        </w:rPr>
        <w:t>崔晨浩</w:t>
      </w:r>
      <w:r w:rsidR="00E44E88">
        <w:rPr>
          <w:rFonts w:hint="eastAsia"/>
          <w:lang w:val="de-DE"/>
        </w:rPr>
        <w:t>，</w:t>
      </w:r>
      <w:r w:rsidR="00FC4A19" w:rsidRPr="00FC4A19">
        <w:rPr>
          <w:rFonts w:hint="eastAsia"/>
          <w:lang w:val="de-DE"/>
        </w:rPr>
        <w:t>顾祥岐</w:t>
      </w:r>
      <w:r w:rsidR="00FC4A19" w:rsidRPr="00FC4A19">
        <w:rPr>
          <w:rFonts w:hint="eastAsia"/>
          <w:lang w:val="de-DE"/>
        </w:rPr>
        <w:t xml:space="preserve">. </w:t>
      </w:r>
      <w:r w:rsidR="00FC4A19" w:rsidRPr="00FC4A19">
        <w:rPr>
          <w:rFonts w:hint="eastAsia"/>
          <w:lang w:val="de-DE"/>
        </w:rPr>
        <w:t>基于双重注意力机制的遥感图像场景分类特征表示方法</w:t>
      </w:r>
      <w:r w:rsidR="00FC4A19" w:rsidRPr="00FC4A19">
        <w:rPr>
          <w:rFonts w:hint="eastAsia"/>
          <w:lang w:val="de-DE"/>
        </w:rPr>
        <w:t xml:space="preserve">. </w:t>
      </w:r>
      <w:r w:rsidR="00FC4A19" w:rsidRPr="00FC4A19">
        <w:rPr>
          <w:rFonts w:hint="eastAsia"/>
          <w:lang w:val="de-DE"/>
        </w:rPr>
        <w:t>电子与信息学报</w:t>
      </w:r>
      <w:r w:rsidR="009752D6">
        <w:rPr>
          <w:rFonts w:hint="eastAsia"/>
          <w:lang w:val="de-DE"/>
        </w:rPr>
        <w:t>,</w:t>
      </w:r>
      <w:r w:rsidR="009752D6">
        <w:rPr>
          <w:lang w:val="de-DE"/>
        </w:rPr>
        <w:t xml:space="preserve"> 2021</w:t>
      </w:r>
      <w:r w:rsidR="00FC4A19" w:rsidRPr="00FC4A19">
        <w:rPr>
          <w:rFonts w:hint="eastAsia"/>
          <w:lang w:val="de-DE"/>
        </w:rPr>
        <w:t>, 43(3)</w:t>
      </w:r>
      <w:r w:rsidR="00E473E4">
        <w:rPr>
          <w:lang w:val="de-DE"/>
        </w:rPr>
        <w:t>:</w:t>
      </w:r>
      <w:r w:rsidR="00FC4A19" w:rsidRPr="00FC4A19">
        <w:rPr>
          <w:rFonts w:hint="eastAsia"/>
          <w:lang w:val="de-DE"/>
        </w:rPr>
        <w:t xml:space="preserve"> 683-691</w:t>
      </w:r>
      <w:r>
        <w:t xml:space="preserve"> </w:t>
      </w:r>
    </w:p>
    <w:p w14:paraId="27ADEE68" w14:textId="246F0FE4" w:rsidR="006820E8" w:rsidRDefault="006820E8" w:rsidP="006820E8">
      <w:pPr>
        <w:ind w:left="566" w:hangingChars="236" w:hanging="566"/>
      </w:pPr>
      <w:r>
        <w:rPr>
          <w:rFonts w:hint="eastAsia"/>
        </w:rPr>
        <w:t>[</w:t>
      </w:r>
      <w:r>
        <w:t>26]</w:t>
      </w:r>
      <w:r>
        <w:tab/>
      </w:r>
      <w:r w:rsidR="007F706A" w:rsidRPr="007F706A">
        <w:rPr>
          <w:rFonts w:hint="eastAsia"/>
        </w:rPr>
        <w:t>张祥东</w:t>
      </w:r>
      <w:r w:rsidR="001B6BA0">
        <w:rPr>
          <w:rFonts w:hint="eastAsia"/>
        </w:rPr>
        <w:t>，</w:t>
      </w:r>
      <w:r w:rsidR="007F706A" w:rsidRPr="007F706A">
        <w:rPr>
          <w:rFonts w:hint="eastAsia"/>
        </w:rPr>
        <w:t>王腾军</w:t>
      </w:r>
      <w:r w:rsidR="00B65A09">
        <w:rPr>
          <w:rFonts w:hint="eastAsia"/>
        </w:rPr>
        <w:t>，</w:t>
      </w:r>
      <w:r w:rsidR="007F706A" w:rsidRPr="007F706A">
        <w:rPr>
          <w:rFonts w:hint="eastAsia"/>
        </w:rPr>
        <w:t>朱劭俊</w:t>
      </w:r>
      <w:r w:rsidR="007F706A">
        <w:rPr>
          <w:rFonts w:hint="eastAsia"/>
        </w:rPr>
        <w:t>，</w:t>
      </w:r>
      <w:r w:rsidR="007F706A" w:rsidRPr="007F706A">
        <w:rPr>
          <w:rFonts w:hint="eastAsia"/>
        </w:rPr>
        <w:t>杨耘</w:t>
      </w:r>
      <w:r w:rsidR="007F706A" w:rsidRPr="007F706A">
        <w:rPr>
          <w:rFonts w:hint="eastAsia"/>
        </w:rPr>
        <w:t xml:space="preserve">. </w:t>
      </w:r>
      <w:r w:rsidR="007F706A" w:rsidRPr="007F706A">
        <w:rPr>
          <w:rFonts w:hint="eastAsia"/>
        </w:rPr>
        <w:t>基于扩张卷积注意力神经网络的高光谱图像分类</w:t>
      </w:r>
      <w:r w:rsidR="007F706A" w:rsidRPr="007F706A">
        <w:rPr>
          <w:rFonts w:hint="eastAsia"/>
        </w:rPr>
        <w:t xml:space="preserve">. </w:t>
      </w:r>
      <w:r w:rsidR="007F706A" w:rsidRPr="007F706A">
        <w:rPr>
          <w:rFonts w:hint="eastAsia"/>
        </w:rPr>
        <w:t>光学学报</w:t>
      </w:r>
      <w:r w:rsidR="007F706A" w:rsidRPr="007F706A">
        <w:rPr>
          <w:rFonts w:hint="eastAsia"/>
        </w:rPr>
        <w:t>,</w:t>
      </w:r>
      <w:r w:rsidR="006E3996">
        <w:t xml:space="preserve"> </w:t>
      </w:r>
      <w:r w:rsidR="006E3996" w:rsidRPr="007F706A">
        <w:rPr>
          <w:rFonts w:hint="eastAsia"/>
        </w:rPr>
        <w:t>2021</w:t>
      </w:r>
      <w:r w:rsidR="006E3996">
        <w:rPr>
          <w:rFonts w:hint="eastAsia"/>
        </w:rPr>
        <w:t>,</w:t>
      </w:r>
      <w:r w:rsidR="007F706A" w:rsidRPr="007F706A">
        <w:rPr>
          <w:rFonts w:hint="eastAsia"/>
        </w:rPr>
        <w:t xml:space="preserve"> 41(3)</w:t>
      </w:r>
      <w:r w:rsidR="00406D3E">
        <w:t xml:space="preserve">: </w:t>
      </w:r>
      <w:r w:rsidR="007F706A" w:rsidRPr="007F706A">
        <w:rPr>
          <w:rFonts w:hint="eastAsia"/>
        </w:rPr>
        <w:t>0310001</w:t>
      </w:r>
      <w:r>
        <w:t xml:space="preserve"> </w:t>
      </w:r>
    </w:p>
    <w:p w14:paraId="569FC939" w14:textId="2AB6A037" w:rsidR="006820E8" w:rsidRDefault="006820E8" w:rsidP="006820E8">
      <w:pPr>
        <w:ind w:left="566" w:hangingChars="236" w:hanging="566"/>
      </w:pPr>
      <w:r>
        <w:rPr>
          <w:rFonts w:hint="eastAsia"/>
          <w:lang w:val="de-DE"/>
        </w:rPr>
        <w:t>[</w:t>
      </w:r>
      <w:r>
        <w:rPr>
          <w:lang w:val="de-DE"/>
        </w:rPr>
        <w:t>27]</w:t>
      </w:r>
      <w:r>
        <w:rPr>
          <w:lang w:val="de-DE"/>
        </w:rPr>
        <w:tab/>
      </w:r>
      <w:r w:rsidR="00EF51CE" w:rsidRPr="00EF51CE">
        <w:rPr>
          <w:rFonts w:hint="eastAsia"/>
          <w:lang w:val="de-DE"/>
        </w:rPr>
        <w:t>乔思波</w:t>
      </w:r>
      <w:r w:rsidR="009C3F76">
        <w:rPr>
          <w:rFonts w:hint="eastAsia"/>
          <w:lang w:val="de-DE"/>
        </w:rPr>
        <w:t>，</w:t>
      </w:r>
      <w:r w:rsidR="00EF51CE" w:rsidRPr="00EF51CE">
        <w:rPr>
          <w:rFonts w:hint="eastAsia"/>
          <w:lang w:val="de-DE"/>
        </w:rPr>
        <w:t>庞善臣</w:t>
      </w:r>
      <w:r w:rsidR="006A0DFA">
        <w:rPr>
          <w:rFonts w:hint="eastAsia"/>
          <w:lang w:val="de-DE"/>
        </w:rPr>
        <w:t>，</w:t>
      </w:r>
      <w:r w:rsidR="00EF51CE" w:rsidRPr="00EF51CE">
        <w:rPr>
          <w:rFonts w:hint="eastAsia"/>
          <w:lang w:val="de-DE"/>
        </w:rPr>
        <w:t>王敏</w:t>
      </w:r>
      <w:r w:rsidR="0069565C">
        <w:rPr>
          <w:rFonts w:hint="eastAsia"/>
          <w:lang w:val="de-DE"/>
        </w:rPr>
        <w:t>，</w:t>
      </w:r>
      <w:r w:rsidR="00EF51CE" w:rsidRPr="00EF51CE">
        <w:rPr>
          <w:rFonts w:hint="eastAsia"/>
          <w:lang w:val="de-DE"/>
        </w:rPr>
        <w:t>翟雪</w:t>
      </w:r>
      <w:r w:rsidR="00601A45">
        <w:rPr>
          <w:rFonts w:hint="eastAsia"/>
          <w:lang w:val="de-DE"/>
        </w:rPr>
        <w:t>，</w:t>
      </w:r>
      <w:r w:rsidR="00EF51CE" w:rsidRPr="00EF51CE">
        <w:rPr>
          <w:rFonts w:hint="eastAsia"/>
          <w:lang w:val="de-DE"/>
        </w:rPr>
        <w:t>于世行</w:t>
      </w:r>
      <w:r w:rsidR="00E06E05">
        <w:rPr>
          <w:rFonts w:hint="eastAsia"/>
          <w:lang w:val="de-DE"/>
        </w:rPr>
        <w:t>，</w:t>
      </w:r>
      <w:r w:rsidR="00EF51CE" w:rsidRPr="00EF51CE">
        <w:rPr>
          <w:rFonts w:hint="eastAsia"/>
          <w:lang w:val="de-DE"/>
        </w:rPr>
        <w:t>丁桐</w:t>
      </w:r>
      <w:r w:rsidR="00EF51CE" w:rsidRPr="00EF51CE">
        <w:rPr>
          <w:rFonts w:hint="eastAsia"/>
          <w:lang w:val="de-DE"/>
        </w:rPr>
        <w:t xml:space="preserve">. </w:t>
      </w:r>
      <w:r w:rsidR="00EF51CE" w:rsidRPr="00EF51CE">
        <w:rPr>
          <w:rFonts w:hint="eastAsia"/>
          <w:lang w:val="de-DE"/>
        </w:rPr>
        <w:t>基于残差混合注意力机制的脑部</w:t>
      </w:r>
      <w:r w:rsidR="00EF51CE" w:rsidRPr="00EF51CE">
        <w:rPr>
          <w:rFonts w:hint="eastAsia"/>
          <w:lang w:val="de-DE"/>
        </w:rPr>
        <w:t xml:space="preserve"> CT </w:t>
      </w:r>
      <w:r w:rsidR="00EF51CE" w:rsidRPr="00EF51CE">
        <w:rPr>
          <w:rFonts w:hint="eastAsia"/>
          <w:lang w:val="de-DE"/>
        </w:rPr>
        <w:t>图像分类卷积神经网络模型</w:t>
      </w:r>
      <w:r w:rsidR="00EF51CE" w:rsidRPr="00EF51CE">
        <w:rPr>
          <w:rFonts w:hint="eastAsia"/>
          <w:lang w:val="de-DE"/>
        </w:rPr>
        <w:t xml:space="preserve">. </w:t>
      </w:r>
      <w:r w:rsidR="00EF51CE" w:rsidRPr="00EF51CE">
        <w:rPr>
          <w:rFonts w:hint="eastAsia"/>
          <w:lang w:val="de-DE"/>
        </w:rPr>
        <w:t>电子学报</w:t>
      </w:r>
      <w:r w:rsidR="008F6F60">
        <w:rPr>
          <w:rFonts w:hint="eastAsia"/>
          <w:lang w:val="de-DE"/>
        </w:rPr>
        <w:t>,</w:t>
      </w:r>
      <w:r w:rsidR="008F6F60">
        <w:rPr>
          <w:lang w:val="de-DE"/>
        </w:rPr>
        <w:t xml:space="preserve"> </w:t>
      </w:r>
      <w:r w:rsidR="006D2903" w:rsidRPr="00EF51CE">
        <w:rPr>
          <w:rFonts w:hint="eastAsia"/>
          <w:lang w:val="de-DE"/>
        </w:rPr>
        <w:t>2021</w:t>
      </w:r>
      <w:r w:rsidR="00EF51CE" w:rsidRPr="00EF51CE">
        <w:rPr>
          <w:rFonts w:hint="eastAsia"/>
          <w:lang w:val="de-DE"/>
        </w:rPr>
        <w:t>, 49(5), 984</w:t>
      </w:r>
      <w:r>
        <w:t xml:space="preserve"> </w:t>
      </w:r>
    </w:p>
    <w:p w14:paraId="4AF76773" w14:textId="2C2ACA6E" w:rsidR="006820E8" w:rsidRDefault="006820E8" w:rsidP="006820E8">
      <w:pPr>
        <w:ind w:left="566" w:hangingChars="236" w:hanging="566"/>
      </w:pPr>
      <w:r>
        <w:rPr>
          <w:rFonts w:hint="eastAsia"/>
        </w:rPr>
        <w:t>[</w:t>
      </w:r>
      <w:r>
        <w:t>28]</w:t>
      </w:r>
      <w:r>
        <w:tab/>
      </w:r>
      <w:r w:rsidR="0037309E" w:rsidRPr="0037309E">
        <w:rPr>
          <w:color w:val="000000" w:themeColor="text1"/>
          <w:kern w:val="0"/>
        </w:rPr>
        <w:t>Zhang, Han, Ian Goodfellow, Dimitris Metaxas, Augustus Odena</w:t>
      </w:r>
      <w:r>
        <w:rPr>
          <w:color w:val="000000" w:themeColor="text1"/>
          <w:kern w:val="0"/>
        </w:rPr>
        <w:t>. Self-attention generative adversarial networks. In: International conference on machine learning Proceedings of Machine Learning Research</w:t>
      </w:r>
      <w:r w:rsidR="00985473">
        <w:rPr>
          <w:color w:val="000000" w:themeColor="text1"/>
          <w:kern w:val="0"/>
        </w:rPr>
        <w:t xml:space="preserve"> </w:t>
      </w:r>
      <w:r w:rsidR="00EE2A96">
        <w:rPr>
          <w:color w:val="000000" w:themeColor="text1"/>
          <w:kern w:val="0"/>
        </w:rPr>
        <w:t>(PMLR 2019)</w:t>
      </w:r>
      <w:r w:rsidR="00FC2471">
        <w:rPr>
          <w:color w:val="000000" w:themeColor="text1"/>
          <w:kern w:val="0"/>
        </w:rPr>
        <w:t xml:space="preserve">, </w:t>
      </w:r>
      <w:r w:rsidR="00123DC9" w:rsidRPr="00123DC9">
        <w:rPr>
          <w:color w:val="000000" w:themeColor="text1"/>
          <w:kern w:val="0"/>
        </w:rPr>
        <w:t>Long Beach, C</w:t>
      </w:r>
      <w:r w:rsidR="00330922">
        <w:rPr>
          <w:color w:val="000000" w:themeColor="text1"/>
          <w:kern w:val="0"/>
        </w:rPr>
        <w:t>A</w:t>
      </w:r>
      <w:r w:rsidR="00123DC9" w:rsidRPr="00123DC9">
        <w:rPr>
          <w:color w:val="000000" w:themeColor="text1"/>
          <w:kern w:val="0"/>
        </w:rPr>
        <w:t>, USA</w:t>
      </w:r>
      <w:r w:rsidR="00AC75B3">
        <w:rPr>
          <w:color w:val="000000" w:themeColor="text1"/>
          <w:kern w:val="0"/>
        </w:rPr>
        <w:t>,</w:t>
      </w:r>
      <w:r w:rsidR="00473227">
        <w:rPr>
          <w:color w:val="000000" w:themeColor="text1"/>
          <w:kern w:val="0"/>
        </w:rPr>
        <w:t xml:space="preserve"> June</w:t>
      </w:r>
      <w:r w:rsidR="00AC75B3">
        <w:rPr>
          <w:color w:val="000000" w:themeColor="text1"/>
          <w:kern w:val="0"/>
        </w:rPr>
        <w:t xml:space="preserve"> </w:t>
      </w:r>
      <w:r w:rsidR="003903A2" w:rsidRPr="003903A2">
        <w:rPr>
          <w:color w:val="000000" w:themeColor="text1"/>
          <w:kern w:val="0"/>
        </w:rPr>
        <w:t>9-15</w:t>
      </w:r>
      <w:r>
        <w:rPr>
          <w:color w:val="000000" w:themeColor="text1"/>
          <w:kern w:val="0"/>
        </w:rPr>
        <w:t>, 2019: 7354</w:t>
      </w:r>
      <w:r w:rsidR="0050705F">
        <w:rPr>
          <w:color w:val="000000" w:themeColor="text1"/>
          <w:kern w:val="0"/>
        </w:rPr>
        <w:t>-</w:t>
      </w:r>
      <w:r>
        <w:rPr>
          <w:color w:val="000000" w:themeColor="text1"/>
          <w:kern w:val="0"/>
        </w:rPr>
        <w:t>7363</w:t>
      </w:r>
      <w:r>
        <w:t xml:space="preserve"> </w:t>
      </w:r>
    </w:p>
    <w:p w14:paraId="10487528" w14:textId="39DA4AA1" w:rsidR="006820E8" w:rsidRDefault="006820E8" w:rsidP="006820E8">
      <w:pPr>
        <w:ind w:left="566" w:hangingChars="236" w:hanging="566"/>
      </w:pPr>
      <w:r>
        <w:rPr>
          <w:rFonts w:hint="eastAsia"/>
        </w:rPr>
        <w:t>[</w:t>
      </w:r>
      <w:r>
        <w:t>29]</w:t>
      </w:r>
      <w:r>
        <w:tab/>
      </w:r>
      <w:r w:rsidR="00722A0E" w:rsidRPr="00722A0E">
        <w:rPr>
          <w:color w:val="000000" w:themeColor="text1"/>
          <w:kern w:val="0"/>
        </w:rPr>
        <w:t>Kong, Tao, Fuchun Sun, Chuanqi Tan, Huaping Liu, Wenbing Huang</w:t>
      </w:r>
      <w:r>
        <w:rPr>
          <w:color w:val="000000" w:themeColor="text1"/>
          <w:kern w:val="0"/>
        </w:rPr>
        <w:t>. Deep feature pyramid reconfiguration for object detection. In: Proceedings of the European conference on computer vision</w:t>
      </w:r>
      <w:r w:rsidR="00B75607">
        <w:rPr>
          <w:color w:val="000000" w:themeColor="text1"/>
          <w:kern w:val="0"/>
        </w:rPr>
        <w:t xml:space="preserve"> (ECCV 2018), </w:t>
      </w:r>
      <w:r w:rsidR="00E97F7A" w:rsidRPr="00E97F7A">
        <w:rPr>
          <w:color w:val="000000" w:themeColor="text1"/>
          <w:kern w:val="0"/>
        </w:rPr>
        <w:t>Munich, Germany</w:t>
      </w:r>
      <w:r w:rsidR="00E97F7A">
        <w:rPr>
          <w:color w:val="000000" w:themeColor="text1"/>
          <w:kern w:val="0"/>
        </w:rPr>
        <w:t xml:space="preserve">, </w:t>
      </w:r>
      <w:r w:rsidR="00E5661F" w:rsidRPr="00E5661F">
        <w:rPr>
          <w:color w:val="000000" w:themeColor="text1"/>
          <w:kern w:val="0"/>
        </w:rPr>
        <w:t>September 8-14</w:t>
      </w:r>
      <w:r>
        <w:rPr>
          <w:color w:val="000000" w:themeColor="text1"/>
          <w:kern w:val="0"/>
        </w:rPr>
        <w:t>, 2018: 169</w:t>
      </w:r>
      <w:r w:rsidR="00C7074C">
        <w:rPr>
          <w:color w:val="000000" w:themeColor="text1"/>
          <w:kern w:val="0"/>
        </w:rPr>
        <w:t>-</w:t>
      </w:r>
      <w:r>
        <w:rPr>
          <w:color w:val="000000" w:themeColor="text1"/>
          <w:kern w:val="0"/>
        </w:rPr>
        <w:t>185</w:t>
      </w:r>
      <w:r>
        <w:t xml:space="preserve"> </w:t>
      </w:r>
    </w:p>
    <w:p w14:paraId="46C332DB" w14:textId="61525EA0" w:rsidR="006820E8" w:rsidRDefault="006820E8" w:rsidP="006820E8">
      <w:pPr>
        <w:ind w:left="566" w:hangingChars="236" w:hanging="566"/>
      </w:pPr>
      <w:r w:rsidRPr="000C5ACF">
        <w:rPr>
          <w:rFonts w:hint="eastAsia"/>
          <w:lang w:val="de-DE"/>
        </w:rPr>
        <w:t>[</w:t>
      </w:r>
      <w:r w:rsidRPr="000C5ACF">
        <w:rPr>
          <w:lang w:val="de-DE"/>
        </w:rPr>
        <w:t>30]</w:t>
      </w:r>
      <w:r w:rsidRPr="000C5ACF">
        <w:rPr>
          <w:lang w:val="de-DE"/>
        </w:rPr>
        <w:tab/>
      </w:r>
      <w:r w:rsidR="00D142C6" w:rsidRPr="000C5ACF">
        <w:rPr>
          <w:color w:val="000000" w:themeColor="text1"/>
          <w:kern w:val="0"/>
          <w:lang w:val="de-DE"/>
        </w:rPr>
        <w:t>Li, Wei, Xiatian Zhu, Shaogang Gong</w:t>
      </w:r>
      <w:r w:rsidRPr="000C5ACF">
        <w:rPr>
          <w:color w:val="000000" w:themeColor="text1"/>
          <w:kern w:val="0"/>
          <w:lang w:val="de-DE"/>
        </w:rPr>
        <w:t xml:space="preserve">. </w:t>
      </w:r>
      <w:r>
        <w:rPr>
          <w:color w:val="000000" w:themeColor="text1"/>
          <w:kern w:val="0"/>
        </w:rPr>
        <w:t>Harmonious attention network for person re-</w:t>
      </w:r>
      <w:r>
        <w:rPr>
          <w:color w:val="000000" w:themeColor="text1"/>
          <w:kern w:val="0"/>
        </w:rPr>
        <w:lastRenderedPageBreak/>
        <w:t>identification. In: The IEEE Conference on Computer Vision and Pattern Recognition</w:t>
      </w:r>
      <w:r w:rsidR="006F547E">
        <w:rPr>
          <w:color w:val="000000" w:themeColor="text1"/>
          <w:kern w:val="0"/>
        </w:rPr>
        <w:t xml:space="preserve"> (CVPR 2018)</w:t>
      </w:r>
      <w:r w:rsidR="000C5ACF">
        <w:rPr>
          <w:color w:val="000000" w:themeColor="text1"/>
          <w:kern w:val="0"/>
        </w:rPr>
        <w:t xml:space="preserve">, </w:t>
      </w:r>
      <w:r w:rsidR="00E134C0" w:rsidRPr="00E134C0">
        <w:rPr>
          <w:color w:val="000000" w:themeColor="text1"/>
          <w:kern w:val="0"/>
        </w:rPr>
        <w:t>Salt Lake City, Utah</w:t>
      </w:r>
      <w:r w:rsidR="00733BB3">
        <w:rPr>
          <w:color w:val="000000" w:themeColor="text1"/>
          <w:kern w:val="0"/>
        </w:rPr>
        <w:t xml:space="preserve">, USA, </w:t>
      </w:r>
      <w:r w:rsidR="00D34247" w:rsidRPr="00D34247">
        <w:rPr>
          <w:color w:val="000000" w:themeColor="text1"/>
          <w:kern w:val="0"/>
        </w:rPr>
        <w:t>June 18-22</w:t>
      </w:r>
      <w:r>
        <w:rPr>
          <w:color w:val="000000" w:themeColor="text1"/>
          <w:kern w:val="0"/>
        </w:rPr>
        <w:t>, 2018: 2285-2294</w:t>
      </w:r>
      <w:r>
        <w:t xml:space="preserve"> </w:t>
      </w:r>
    </w:p>
    <w:p w14:paraId="4982E5A8" w14:textId="3699F0BB" w:rsidR="006820E8" w:rsidRDefault="006820E8" w:rsidP="006820E8">
      <w:pPr>
        <w:ind w:left="566" w:hangingChars="236" w:hanging="566"/>
      </w:pPr>
      <w:r>
        <w:rPr>
          <w:rFonts w:hint="eastAsia"/>
        </w:rPr>
        <w:t>[</w:t>
      </w:r>
      <w:r>
        <w:t>31]</w:t>
      </w:r>
      <w:r>
        <w:tab/>
      </w:r>
      <w:r w:rsidR="00F154FF" w:rsidRPr="00F154FF">
        <w:t>Liu, Hao, Jiashi Feng, Meibin Qi, Jianguo Jiang, Shuicheng Yan</w:t>
      </w:r>
      <w:r>
        <w:t xml:space="preserve">. End-to-end comparative attention networks for person re-identification. IEEE Transactions on Image Processing, 2017, 26(7):3492–3506 </w:t>
      </w:r>
    </w:p>
    <w:p w14:paraId="3DB13FAA" w14:textId="7474F1A4" w:rsidR="006820E8" w:rsidRDefault="006820E8" w:rsidP="006820E8">
      <w:pPr>
        <w:ind w:left="566" w:hangingChars="236" w:hanging="566"/>
        <w:rPr>
          <w:color w:val="000000" w:themeColor="text1"/>
        </w:rPr>
      </w:pPr>
      <w:r>
        <w:rPr>
          <w:rFonts w:hint="eastAsia"/>
        </w:rPr>
        <w:t>[</w:t>
      </w:r>
      <w:r>
        <w:t>32]</w:t>
      </w:r>
      <w:r>
        <w:tab/>
      </w:r>
      <w:r w:rsidR="00D72054" w:rsidRPr="00D72054">
        <w:t>Fu, Jun, Jing Liu, Haijie Tian, Yong Li, Yongjun Bao, Zhiwei Fang, Hanqing Lu</w:t>
      </w:r>
      <w:r>
        <w:t>. Dual attention network for scene segmentation. In: Proceedings of the IEEE/CVF conference on computer vision and pattern recognition</w:t>
      </w:r>
      <w:r w:rsidR="00F84AB7">
        <w:t xml:space="preserve"> (CVPR 2019)</w:t>
      </w:r>
      <w:r w:rsidR="00D47D74">
        <w:t xml:space="preserve">, </w:t>
      </w:r>
      <w:r w:rsidR="00E16D63" w:rsidRPr="00E16D63">
        <w:t>Long Beach, CA, USA</w:t>
      </w:r>
      <w:r w:rsidR="000109F2">
        <w:t xml:space="preserve">, </w:t>
      </w:r>
      <w:r w:rsidR="00E765C4" w:rsidRPr="00E765C4">
        <w:t>Jun 16</w:t>
      </w:r>
      <w:r w:rsidR="00C5620F">
        <w:t>-</w:t>
      </w:r>
      <w:r w:rsidR="00E765C4" w:rsidRPr="00E765C4">
        <w:t>20</w:t>
      </w:r>
      <w:r>
        <w:t xml:space="preserve">, 2019: 3146-3154 </w:t>
      </w:r>
    </w:p>
    <w:p w14:paraId="53E42A3C" w14:textId="46142CAC" w:rsidR="006820E8" w:rsidRDefault="006820E8" w:rsidP="006820E8">
      <w:pPr>
        <w:ind w:left="566" w:hangingChars="236" w:hanging="566"/>
      </w:pPr>
      <w:r>
        <w:rPr>
          <w:rFonts w:hint="eastAsia"/>
          <w:color w:val="000000" w:themeColor="text1"/>
          <w:lang w:val="de-DE"/>
        </w:rPr>
        <w:t>[</w:t>
      </w:r>
      <w:r>
        <w:rPr>
          <w:color w:val="000000" w:themeColor="text1"/>
          <w:lang w:val="de-DE"/>
        </w:rPr>
        <w:t>33]</w:t>
      </w:r>
      <w:r>
        <w:rPr>
          <w:color w:val="000000" w:themeColor="text1"/>
          <w:lang w:val="de-DE"/>
        </w:rPr>
        <w:tab/>
      </w:r>
      <w:r w:rsidR="00B56493" w:rsidRPr="00B56493">
        <w:rPr>
          <w:lang w:val="de-DE"/>
        </w:rPr>
        <w:t>Kuen, Jason, Zhenhua Wang, Gang Wang</w:t>
      </w:r>
      <w:r>
        <w:rPr>
          <w:lang w:val="de-DE"/>
        </w:rPr>
        <w:t xml:space="preserve">. </w:t>
      </w:r>
      <w:r>
        <w:t>Recurrent attentional networks for saliency detection. In: Proceedings of the IEEE Conference on computer Vision and Pattern Recognition</w:t>
      </w:r>
      <w:r w:rsidR="00F8143A">
        <w:t xml:space="preserve"> (CVPR 2016)</w:t>
      </w:r>
      <w:r w:rsidR="00315D4E">
        <w:t xml:space="preserve">, </w:t>
      </w:r>
      <w:r w:rsidR="00115093" w:rsidRPr="00115093">
        <w:t>Las Vegas, N</w:t>
      </w:r>
      <w:r w:rsidR="00AC48D3">
        <w:t>V, USA</w:t>
      </w:r>
      <w:r w:rsidR="00437A02">
        <w:t xml:space="preserve">, </w:t>
      </w:r>
      <w:r w:rsidR="00A80B7B" w:rsidRPr="00A80B7B">
        <w:t>June 26-July 1</w:t>
      </w:r>
      <w:r>
        <w:t xml:space="preserve">, 2016: 3668–3677 </w:t>
      </w:r>
    </w:p>
    <w:p w14:paraId="73351297" w14:textId="7FF61615" w:rsidR="006820E8" w:rsidRDefault="006820E8" w:rsidP="006820E8">
      <w:pPr>
        <w:ind w:left="566" w:hangingChars="236" w:hanging="566"/>
        <w:rPr>
          <w:color w:val="000000" w:themeColor="text1"/>
        </w:rPr>
      </w:pPr>
      <w:r>
        <w:rPr>
          <w:rFonts w:hint="eastAsia"/>
          <w:lang w:val="de-DE"/>
        </w:rPr>
        <w:t>[</w:t>
      </w:r>
      <w:r>
        <w:rPr>
          <w:lang w:val="de-DE"/>
        </w:rPr>
        <w:t>34]</w:t>
      </w:r>
      <w:r>
        <w:rPr>
          <w:lang w:val="de-DE"/>
        </w:rPr>
        <w:tab/>
      </w:r>
      <w:r w:rsidR="009C180D" w:rsidRPr="009C180D">
        <w:rPr>
          <w:color w:val="000000" w:themeColor="text1"/>
          <w:lang w:val="de-DE"/>
        </w:rPr>
        <w:t>Huang, Zhongzhan, Senwei Liang, Mingfu Liang, Haizhao Yang</w:t>
      </w:r>
      <w:r>
        <w:rPr>
          <w:color w:val="000000" w:themeColor="text1"/>
          <w:lang w:val="de-DE"/>
        </w:rPr>
        <w:t xml:space="preserve">. </w:t>
      </w:r>
      <w:r>
        <w:rPr>
          <w:color w:val="000000" w:themeColor="text1"/>
        </w:rPr>
        <w:t>Dianet: Dense-and-implicit attention network. In: Association for the Advancement of Artificial Intelligence</w:t>
      </w:r>
      <w:r w:rsidR="00D0072C">
        <w:rPr>
          <w:color w:val="000000" w:themeColor="text1"/>
        </w:rPr>
        <w:t xml:space="preserve"> (AAAI 2020)</w:t>
      </w:r>
      <w:r w:rsidR="00667D9C">
        <w:rPr>
          <w:color w:val="000000" w:themeColor="text1"/>
        </w:rPr>
        <w:t xml:space="preserve">, </w:t>
      </w:r>
      <w:r w:rsidR="008F7016" w:rsidRPr="008F7016">
        <w:rPr>
          <w:color w:val="000000" w:themeColor="text1"/>
        </w:rPr>
        <w:t>Hilton New York Midtown, N</w:t>
      </w:r>
      <w:r w:rsidR="00A65087">
        <w:rPr>
          <w:color w:val="000000" w:themeColor="text1"/>
        </w:rPr>
        <w:t>Y</w:t>
      </w:r>
      <w:r w:rsidR="008F7016" w:rsidRPr="008F7016">
        <w:rPr>
          <w:color w:val="000000" w:themeColor="text1"/>
        </w:rPr>
        <w:t>, USA</w:t>
      </w:r>
      <w:r w:rsidR="00EB773C">
        <w:rPr>
          <w:color w:val="000000" w:themeColor="text1"/>
        </w:rPr>
        <w:t xml:space="preserve">, </w:t>
      </w:r>
      <w:r w:rsidR="00FD4857" w:rsidRPr="00FD4857">
        <w:rPr>
          <w:color w:val="000000" w:themeColor="text1"/>
        </w:rPr>
        <w:t>February 7-12</w:t>
      </w:r>
      <w:r>
        <w:rPr>
          <w:color w:val="000000" w:themeColor="text1"/>
        </w:rPr>
        <w:t xml:space="preserve">, 2020, 34(4): 4206-4214 </w:t>
      </w:r>
    </w:p>
    <w:p w14:paraId="5617200B" w14:textId="7543405F" w:rsidR="006820E8" w:rsidRDefault="006820E8" w:rsidP="006820E8">
      <w:pPr>
        <w:ind w:left="566" w:hangingChars="236" w:hanging="566"/>
        <w:rPr>
          <w:color w:val="000000" w:themeColor="text1"/>
        </w:rPr>
      </w:pPr>
      <w:r w:rsidRPr="00D91357">
        <w:rPr>
          <w:rFonts w:hint="eastAsia"/>
          <w:color w:val="000000" w:themeColor="text1"/>
          <w:lang w:val="de-DE"/>
        </w:rPr>
        <w:t>[</w:t>
      </w:r>
      <w:r w:rsidRPr="00D91357">
        <w:rPr>
          <w:color w:val="000000" w:themeColor="text1"/>
          <w:lang w:val="de-DE"/>
        </w:rPr>
        <w:t>35]</w:t>
      </w:r>
      <w:r w:rsidRPr="00D91357">
        <w:rPr>
          <w:color w:val="000000" w:themeColor="text1"/>
          <w:lang w:val="de-DE"/>
        </w:rPr>
        <w:tab/>
      </w:r>
      <w:r w:rsidR="00A535D4" w:rsidRPr="00D91357">
        <w:rPr>
          <w:color w:val="000000" w:themeColor="text1"/>
          <w:lang w:val="de-DE"/>
        </w:rPr>
        <w:t>Zhao, Hengshuang, Jiaya Jia, Vladlen Koltun</w:t>
      </w:r>
      <w:r w:rsidRPr="00D91357">
        <w:rPr>
          <w:color w:val="000000" w:themeColor="text1"/>
          <w:lang w:val="de-DE"/>
        </w:rPr>
        <w:t xml:space="preserve">. </w:t>
      </w:r>
      <w:r>
        <w:rPr>
          <w:color w:val="000000" w:themeColor="text1"/>
        </w:rPr>
        <w:t>Exploring self-attention for image recognition. In: Proceedings of the IEEE/CVF Conference on Computer Vision and Pattern Recognition</w:t>
      </w:r>
      <w:r w:rsidR="00835ADE">
        <w:rPr>
          <w:color w:val="000000" w:themeColor="text1"/>
        </w:rPr>
        <w:t xml:space="preserve"> </w:t>
      </w:r>
      <w:r w:rsidR="005B58C8">
        <w:rPr>
          <w:color w:val="000000" w:themeColor="text1"/>
        </w:rPr>
        <w:t>(CVPR 2020)</w:t>
      </w:r>
      <w:r w:rsidR="00D91357">
        <w:rPr>
          <w:color w:val="000000" w:themeColor="text1"/>
        </w:rPr>
        <w:t xml:space="preserve">, </w:t>
      </w:r>
      <w:r w:rsidR="003B23D8" w:rsidRPr="003B23D8">
        <w:rPr>
          <w:color w:val="000000" w:themeColor="text1"/>
        </w:rPr>
        <w:t>Seattle, WA, USA, June 14-19</w:t>
      </w:r>
      <w:r>
        <w:rPr>
          <w:color w:val="000000" w:themeColor="text1"/>
        </w:rPr>
        <w:t xml:space="preserve">, 2020: 10076-10085 </w:t>
      </w:r>
    </w:p>
    <w:p w14:paraId="50352322" w14:textId="1FE19F12" w:rsidR="006820E8" w:rsidRDefault="006820E8" w:rsidP="006820E8">
      <w:pPr>
        <w:ind w:left="566" w:hangingChars="236" w:hanging="566"/>
      </w:pPr>
      <w:r>
        <w:rPr>
          <w:rFonts w:hint="eastAsia"/>
          <w:color w:val="000000" w:themeColor="text1"/>
        </w:rPr>
        <w:t>[</w:t>
      </w:r>
      <w:r>
        <w:rPr>
          <w:color w:val="000000" w:themeColor="text1"/>
        </w:rPr>
        <w:t>36]</w:t>
      </w:r>
      <w:r>
        <w:rPr>
          <w:color w:val="000000" w:themeColor="text1"/>
        </w:rPr>
        <w:tab/>
      </w:r>
      <w:r w:rsidR="008D21D0" w:rsidRPr="008D21D0">
        <w:rPr>
          <w:color w:val="000000" w:themeColor="text1"/>
        </w:rPr>
        <w:t>He, Kaiming, Xiangyu Zhang, Shaoqing Ren, Jian Sun</w:t>
      </w:r>
      <w:r>
        <w:rPr>
          <w:color w:val="000000" w:themeColor="text1"/>
        </w:rPr>
        <w:t>. Deep residual learning for image recognition. In: Proceedings of the IEEE conference on computer vision and pattern recognition</w:t>
      </w:r>
      <w:r w:rsidR="00F722F8">
        <w:rPr>
          <w:color w:val="000000" w:themeColor="text1"/>
        </w:rPr>
        <w:t xml:space="preserve"> (CVPR 2016)</w:t>
      </w:r>
      <w:r w:rsidR="00F1448D">
        <w:rPr>
          <w:color w:val="000000" w:themeColor="text1"/>
        </w:rPr>
        <w:t xml:space="preserve">, </w:t>
      </w:r>
      <w:r w:rsidR="00F1448D" w:rsidRPr="00115093">
        <w:t>Las Vegas, N</w:t>
      </w:r>
      <w:r w:rsidR="00F1448D">
        <w:t xml:space="preserve">V, USA, </w:t>
      </w:r>
      <w:r w:rsidR="00F1448D" w:rsidRPr="00A80B7B">
        <w:t>June 26-July 1</w:t>
      </w:r>
      <w:r>
        <w:rPr>
          <w:color w:val="000000" w:themeColor="text1"/>
        </w:rPr>
        <w:t>, 2016: 770-778</w:t>
      </w:r>
      <w:r>
        <w:t xml:space="preserve"> </w:t>
      </w:r>
    </w:p>
    <w:p w14:paraId="2191A0BA" w14:textId="07746413" w:rsidR="006820E8" w:rsidRDefault="006820E8" w:rsidP="006820E8">
      <w:pPr>
        <w:ind w:left="566" w:hangingChars="236" w:hanging="566"/>
      </w:pPr>
      <w:r>
        <w:rPr>
          <w:rFonts w:hint="eastAsia"/>
        </w:rPr>
        <w:t>[</w:t>
      </w:r>
      <w:r>
        <w:t>37]</w:t>
      </w:r>
      <w:r>
        <w:tab/>
      </w:r>
      <w:r w:rsidR="00426AEC" w:rsidRPr="00426AEC">
        <w:rPr>
          <w:color w:val="000000" w:themeColor="text1"/>
        </w:rPr>
        <w:t>Zagoruyko, Sergey, Nikos Komodakis</w:t>
      </w:r>
      <w:r>
        <w:rPr>
          <w:color w:val="000000" w:themeColor="text1"/>
        </w:rPr>
        <w:t>. Wide residual networks. arXiv preprint arXiv:1605.07146, 2016</w:t>
      </w:r>
      <w:r>
        <w:t xml:space="preserve"> </w:t>
      </w:r>
    </w:p>
    <w:p w14:paraId="6ACFBD16" w14:textId="722E3126" w:rsidR="006820E8" w:rsidRDefault="006820E8" w:rsidP="006820E8">
      <w:pPr>
        <w:ind w:left="566" w:hangingChars="236" w:hanging="566"/>
      </w:pPr>
      <w:r>
        <w:rPr>
          <w:rFonts w:hint="eastAsia"/>
          <w:lang w:val="de-DE"/>
        </w:rPr>
        <w:t>[</w:t>
      </w:r>
      <w:r>
        <w:rPr>
          <w:lang w:val="de-DE"/>
        </w:rPr>
        <w:t>38]</w:t>
      </w:r>
      <w:r>
        <w:rPr>
          <w:lang w:val="de-DE"/>
        </w:rPr>
        <w:tab/>
      </w:r>
      <w:r w:rsidR="00ED3159" w:rsidRPr="00ED3159">
        <w:rPr>
          <w:color w:val="000000" w:themeColor="text1"/>
          <w:kern w:val="0"/>
          <w:lang w:val="de-DE"/>
        </w:rPr>
        <w:t>Huang, Gao, Zhuang Liu, Laurens Van Der Maaten, Kilian Q. Weinberger</w:t>
      </w:r>
      <w:r>
        <w:rPr>
          <w:color w:val="000000" w:themeColor="text1"/>
          <w:kern w:val="0"/>
          <w:lang w:val="de-DE"/>
        </w:rPr>
        <w:t xml:space="preserve">. </w:t>
      </w:r>
      <w:r w:rsidRPr="005717A3">
        <w:rPr>
          <w:color w:val="000000" w:themeColor="text1"/>
          <w:kern w:val="0"/>
        </w:rPr>
        <w:t xml:space="preserve">Weinberger and L. Maaten. </w:t>
      </w:r>
      <w:r>
        <w:rPr>
          <w:color w:val="000000" w:themeColor="text1"/>
          <w:kern w:val="0"/>
        </w:rPr>
        <w:t>Densely Connected Convolutional Networks. In: Proceedings of the IEEE conference on computer vision and pattern recognition</w:t>
      </w:r>
      <w:r w:rsidR="00026B95">
        <w:rPr>
          <w:color w:val="000000" w:themeColor="text1"/>
          <w:kern w:val="0"/>
        </w:rPr>
        <w:t xml:space="preserve"> (CVPR 2017)</w:t>
      </w:r>
      <w:r w:rsidR="005E158D">
        <w:rPr>
          <w:color w:val="000000" w:themeColor="text1"/>
          <w:kern w:val="0"/>
        </w:rPr>
        <w:t xml:space="preserve">, </w:t>
      </w:r>
      <w:r w:rsidR="001F3F1C" w:rsidRPr="001F3F1C">
        <w:rPr>
          <w:color w:val="000000" w:themeColor="text1"/>
          <w:kern w:val="0"/>
        </w:rPr>
        <w:t>Honolulu, Hawaii, USA, July 21-26</w:t>
      </w:r>
      <w:r>
        <w:rPr>
          <w:color w:val="000000" w:themeColor="text1"/>
          <w:kern w:val="0"/>
        </w:rPr>
        <w:t>, 2017: 4700-4708</w:t>
      </w:r>
      <w:r>
        <w:t xml:space="preserve"> </w:t>
      </w:r>
    </w:p>
    <w:p w14:paraId="3E95D3B4" w14:textId="588A839C" w:rsidR="006820E8" w:rsidRDefault="006820E8" w:rsidP="006820E8">
      <w:pPr>
        <w:ind w:left="566" w:hangingChars="236" w:hanging="566"/>
      </w:pPr>
      <w:r>
        <w:rPr>
          <w:rFonts w:hint="eastAsia"/>
        </w:rPr>
        <w:t>[</w:t>
      </w:r>
      <w:r>
        <w:t>39]</w:t>
      </w:r>
      <w:r>
        <w:tab/>
      </w:r>
      <w:r w:rsidR="00094530" w:rsidRPr="00094530">
        <w:t>Breiman, Leo</w:t>
      </w:r>
      <w:r>
        <w:t xml:space="preserve">. Bagging predictors. Machine Learning, 1996, 24(2): 123–140 </w:t>
      </w:r>
    </w:p>
    <w:p w14:paraId="14E76AA6" w14:textId="6AD44094" w:rsidR="006820E8" w:rsidRDefault="006820E8" w:rsidP="006820E8">
      <w:pPr>
        <w:ind w:left="566" w:hangingChars="236" w:hanging="566"/>
      </w:pPr>
      <w:r>
        <w:rPr>
          <w:rFonts w:hint="eastAsia"/>
        </w:rPr>
        <w:lastRenderedPageBreak/>
        <w:t>[</w:t>
      </w:r>
      <w:r>
        <w:t>40]</w:t>
      </w:r>
      <w:r>
        <w:tab/>
        <w:t xml:space="preserve">DeVries, Terrance, G. W. Taylor. Improved regularization of convolutional neural networks with cutout. arXiv preprint arXiv:1708.04552, 2017 </w:t>
      </w:r>
    </w:p>
    <w:p w14:paraId="6BBE6606" w14:textId="4C005236" w:rsidR="008C713B" w:rsidRDefault="008C713B" w:rsidP="006820E8">
      <w:pPr>
        <w:ind w:left="566" w:hangingChars="236" w:hanging="566"/>
      </w:pPr>
      <w:r>
        <w:rPr>
          <w:rFonts w:hint="eastAsia"/>
        </w:rPr>
        <w:t>[</w:t>
      </w:r>
      <w:r>
        <w:t>41]</w:t>
      </w:r>
      <w:r>
        <w:tab/>
      </w:r>
      <w:r w:rsidRPr="00BF29C1">
        <w:t>Zhang, Hongyi, Moustapha Cisse, Yann N. Dauphin, and David Lopez-Paz. mixup: Beyond empirical risk minimization. arXiv preprint arXiv:1710.09412</w:t>
      </w:r>
      <w:r>
        <w:t xml:space="preserve">, </w:t>
      </w:r>
      <w:r w:rsidRPr="00BF29C1">
        <w:t>2017</w:t>
      </w:r>
      <w:r>
        <w:t xml:space="preserve"> </w:t>
      </w:r>
    </w:p>
    <w:p w14:paraId="0CF31602" w14:textId="33F70AA6" w:rsidR="006820E8" w:rsidRDefault="006820E8" w:rsidP="006820E8">
      <w:pPr>
        <w:ind w:left="566" w:hangingChars="236" w:hanging="566"/>
      </w:pPr>
      <w:r>
        <w:rPr>
          <w:rFonts w:hint="eastAsia"/>
        </w:rPr>
        <w:t>[</w:t>
      </w:r>
      <w:r>
        <w:t>4</w:t>
      </w:r>
      <w:r w:rsidR="00764505">
        <w:t>2</w:t>
      </w:r>
      <w:r>
        <w:t>]</w:t>
      </w:r>
      <w:r>
        <w:tab/>
      </w:r>
      <w:r w:rsidR="003628E5" w:rsidRPr="003628E5">
        <w:rPr>
          <w:color w:val="000000" w:themeColor="text1"/>
        </w:rPr>
        <w:t>Krizhevsky, Alex, Geoffrey Hinton</w:t>
      </w:r>
      <w:r>
        <w:rPr>
          <w:color w:val="000000" w:themeColor="text1"/>
        </w:rPr>
        <w:t>. Learning multiple layers of features from tiny images. 2009</w:t>
      </w:r>
      <w:r w:rsidR="00687E4D">
        <w:rPr>
          <w:color w:val="000000" w:themeColor="text1"/>
        </w:rPr>
        <w:t>:</w:t>
      </w:r>
      <w:r w:rsidR="00283C16">
        <w:rPr>
          <w:color w:val="000000" w:themeColor="text1"/>
        </w:rPr>
        <w:t xml:space="preserve"> </w:t>
      </w:r>
      <w:r w:rsidR="00687E4D">
        <w:rPr>
          <w:color w:val="000000" w:themeColor="text1"/>
        </w:rPr>
        <w:t>7</w:t>
      </w:r>
      <w:r>
        <w:t xml:space="preserve"> </w:t>
      </w:r>
    </w:p>
    <w:p w14:paraId="64A00AF0" w14:textId="43531BEB" w:rsidR="006820E8" w:rsidRDefault="006820E8" w:rsidP="006820E8">
      <w:pPr>
        <w:ind w:left="566" w:hangingChars="236" w:hanging="566"/>
      </w:pPr>
      <w:r w:rsidRPr="00501888">
        <w:rPr>
          <w:rFonts w:hint="eastAsia"/>
        </w:rPr>
        <w:t>[</w:t>
      </w:r>
      <w:r w:rsidRPr="00501888">
        <w:t>4</w:t>
      </w:r>
      <w:r w:rsidR="00C914F7">
        <w:t>3</w:t>
      </w:r>
      <w:r w:rsidRPr="00501888">
        <w:t>]</w:t>
      </w:r>
      <w:r w:rsidRPr="00501888">
        <w:tab/>
      </w:r>
      <w:r w:rsidR="008F5843" w:rsidRPr="00501888">
        <w:t>Wu, Jiayu, Qixiang Zhang, Guoxi Xu</w:t>
      </w:r>
      <w:r w:rsidRPr="00501888">
        <w:t xml:space="preserve">. </w:t>
      </w:r>
      <w:r>
        <w:t xml:space="preserve">Tiny imagenet challenge. Technical report, 2017 </w:t>
      </w:r>
    </w:p>
    <w:p w14:paraId="6AD08C93" w14:textId="42354FAC" w:rsidR="006820E8" w:rsidRDefault="006820E8" w:rsidP="006820E8">
      <w:pPr>
        <w:ind w:left="566" w:hangingChars="236" w:hanging="566"/>
      </w:pPr>
      <w:r>
        <w:rPr>
          <w:rFonts w:hint="eastAsia"/>
        </w:rPr>
        <w:t>[</w:t>
      </w:r>
      <w:r>
        <w:t>4</w:t>
      </w:r>
      <w:r w:rsidR="005F4B5C">
        <w:t>4</w:t>
      </w:r>
      <w:r>
        <w:t>]</w:t>
      </w:r>
      <w:r>
        <w:tab/>
      </w:r>
      <w:r w:rsidR="00501888" w:rsidRPr="00501888">
        <w:rPr>
          <w:color w:val="000000" w:themeColor="text1"/>
        </w:rPr>
        <w:t>Wah, Catherine, Steve Branson, Peter Welinder, Pietro Perona, Serge Belongie</w:t>
      </w:r>
      <w:r>
        <w:rPr>
          <w:color w:val="000000" w:themeColor="text1"/>
        </w:rPr>
        <w:t>. The Caltech-UCSD Birds-200-2011 Dataset. Technical report, 2011</w:t>
      </w:r>
      <w:r>
        <w:t xml:space="preserve"> </w:t>
      </w:r>
    </w:p>
    <w:p w14:paraId="5DADD91D" w14:textId="01601E91" w:rsidR="006820E8" w:rsidRDefault="006820E8" w:rsidP="006820E8">
      <w:pPr>
        <w:ind w:left="566" w:hangingChars="236" w:hanging="566"/>
      </w:pPr>
      <w:r>
        <w:rPr>
          <w:rFonts w:hint="eastAsia"/>
        </w:rPr>
        <w:t>[</w:t>
      </w:r>
      <w:r>
        <w:t>4</w:t>
      </w:r>
      <w:r w:rsidR="002544C1">
        <w:t>5</w:t>
      </w:r>
      <w:r>
        <w:t>]</w:t>
      </w:r>
      <w:r>
        <w:tab/>
      </w:r>
      <w:r w:rsidR="00F1342F" w:rsidRPr="00F1342F">
        <w:rPr>
          <w:color w:val="000000" w:themeColor="text1"/>
        </w:rPr>
        <w:t>Yao, Bangpeng, Xiaoye Jiang, Aditya Khosla, Andy Lai Lin, Leonidas Guibas, Li Fei-Fei</w:t>
      </w:r>
      <w:r>
        <w:rPr>
          <w:color w:val="000000" w:themeColor="text1"/>
        </w:rPr>
        <w:t>. Human action recognition by learning bases of action attributes and parts. In: International conference on computer vision</w:t>
      </w:r>
      <w:r w:rsidR="005D3253">
        <w:rPr>
          <w:color w:val="000000" w:themeColor="text1"/>
        </w:rPr>
        <w:t xml:space="preserve"> (ICCV 2011)</w:t>
      </w:r>
      <w:r w:rsidR="00BF6E92">
        <w:rPr>
          <w:color w:val="000000" w:themeColor="text1"/>
        </w:rPr>
        <w:t xml:space="preserve">, </w:t>
      </w:r>
      <w:r w:rsidR="0069200D" w:rsidRPr="0069200D">
        <w:rPr>
          <w:color w:val="000000" w:themeColor="text1"/>
        </w:rPr>
        <w:t>Barcelona, Spain</w:t>
      </w:r>
      <w:r w:rsidR="00513FF5">
        <w:rPr>
          <w:color w:val="000000" w:themeColor="text1"/>
        </w:rPr>
        <w:t xml:space="preserve">, </w:t>
      </w:r>
      <w:r w:rsidR="00CF6541" w:rsidRPr="00CF6541">
        <w:rPr>
          <w:color w:val="000000" w:themeColor="text1"/>
        </w:rPr>
        <w:t>Nov 6</w:t>
      </w:r>
      <w:r w:rsidR="00CF6541">
        <w:rPr>
          <w:color w:val="000000" w:themeColor="text1"/>
        </w:rPr>
        <w:t>-</w:t>
      </w:r>
      <w:r w:rsidR="00CF6541" w:rsidRPr="00CF6541">
        <w:rPr>
          <w:color w:val="000000" w:themeColor="text1"/>
        </w:rPr>
        <w:t>13</w:t>
      </w:r>
      <w:r>
        <w:rPr>
          <w:color w:val="000000" w:themeColor="text1"/>
        </w:rPr>
        <w:t>, 2011: 1331–1338</w:t>
      </w:r>
      <w:r>
        <w:t xml:space="preserve"> </w:t>
      </w:r>
    </w:p>
    <w:p w14:paraId="716F1529" w14:textId="66B02207" w:rsidR="006820E8" w:rsidRDefault="006820E8" w:rsidP="006820E8">
      <w:pPr>
        <w:ind w:left="566" w:hangingChars="236" w:hanging="566"/>
      </w:pPr>
      <w:r>
        <w:rPr>
          <w:rFonts w:hint="eastAsia"/>
        </w:rPr>
        <w:t>[</w:t>
      </w:r>
      <w:r>
        <w:t>4</w:t>
      </w:r>
      <w:r w:rsidR="00C0424B">
        <w:t>6</w:t>
      </w:r>
      <w:r>
        <w:t>]</w:t>
      </w:r>
      <w:r>
        <w:tab/>
      </w:r>
      <w:r w:rsidR="00E0637C" w:rsidRPr="00E0637C">
        <w:rPr>
          <w:color w:val="000000" w:themeColor="text1"/>
        </w:rPr>
        <w:t>Khosla, Aditya, Nityananda Jayadevaprakash, Bangpeng Yao, Fei-Fei Li</w:t>
      </w:r>
      <w:r>
        <w:rPr>
          <w:color w:val="000000" w:themeColor="text1"/>
        </w:rPr>
        <w:t>. Novel dataset for fine-grained image categorization. In: First Workshop on Fine-Grained Visual Categorization, Institute of Electrical and Electronics Engineers Conference on Computer Vision and Pattern Recognition</w:t>
      </w:r>
      <w:r w:rsidR="00A37401">
        <w:rPr>
          <w:color w:val="000000" w:themeColor="text1"/>
        </w:rPr>
        <w:t xml:space="preserve"> (CVPR 2011)</w:t>
      </w:r>
      <w:r w:rsidR="00584950">
        <w:rPr>
          <w:color w:val="000000" w:themeColor="text1"/>
        </w:rPr>
        <w:t xml:space="preserve">, </w:t>
      </w:r>
      <w:r w:rsidR="000E206F" w:rsidRPr="000E206F">
        <w:rPr>
          <w:color w:val="000000" w:themeColor="text1"/>
        </w:rPr>
        <w:t>Colorado Springs, CO, USA</w:t>
      </w:r>
      <w:r w:rsidR="00A02D75">
        <w:rPr>
          <w:color w:val="000000" w:themeColor="text1"/>
        </w:rPr>
        <w:t>,</w:t>
      </w:r>
      <w:r w:rsidR="003840CC">
        <w:rPr>
          <w:color w:val="000000" w:themeColor="text1"/>
        </w:rPr>
        <w:t xml:space="preserve"> June</w:t>
      </w:r>
      <w:r w:rsidR="00A02D75">
        <w:rPr>
          <w:color w:val="000000" w:themeColor="text1"/>
        </w:rPr>
        <w:t xml:space="preserve"> </w:t>
      </w:r>
      <w:r w:rsidR="00B7722F" w:rsidRPr="00B7722F">
        <w:rPr>
          <w:color w:val="000000" w:themeColor="text1"/>
        </w:rPr>
        <w:t>20-25</w:t>
      </w:r>
      <w:r>
        <w:rPr>
          <w:color w:val="000000" w:themeColor="text1"/>
        </w:rPr>
        <w:t>, 2011, 2(1)</w:t>
      </w:r>
      <w:r>
        <w:t xml:space="preserve"> </w:t>
      </w:r>
    </w:p>
    <w:p w14:paraId="4D8BA7C0" w14:textId="6D8A8098" w:rsidR="006820E8" w:rsidRDefault="006820E8" w:rsidP="006820E8">
      <w:pPr>
        <w:ind w:left="566" w:hangingChars="236" w:hanging="566"/>
        <w:rPr>
          <w:color w:val="000000" w:themeColor="text1"/>
        </w:rPr>
      </w:pPr>
      <w:r>
        <w:rPr>
          <w:rFonts w:hint="eastAsia"/>
        </w:rPr>
        <w:t>[</w:t>
      </w:r>
      <w:r>
        <w:t>4</w:t>
      </w:r>
      <w:r w:rsidR="00A57077">
        <w:t>7</w:t>
      </w:r>
      <w:r>
        <w:t>]</w:t>
      </w:r>
      <w:r>
        <w:tab/>
      </w:r>
      <w:r w:rsidR="00F46D26" w:rsidRPr="00F46D26">
        <w:t>Quattoni, Ariadna, Antonio Torralba</w:t>
      </w:r>
      <w:r>
        <w:t>. Recognizing Indoor Scenes.</w:t>
      </w:r>
      <w:r w:rsidR="004803ED">
        <w:t xml:space="preserve"> In:</w:t>
      </w:r>
      <w:r>
        <w:t xml:space="preserve"> IEEE Conference on Computer Vision and Pattern Recognition</w:t>
      </w:r>
      <w:r w:rsidR="00A84C82">
        <w:t xml:space="preserve"> (CVPR 2009)</w:t>
      </w:r>
      <w:r w:rsidR="001F75A8">
        <w:t xml:space="preserve">, </w:t>
      </w:r>
      <w:r w:rsidR="008B2FF9" w:rsidRPr="008B2FF9">
        <w:t>Miami Beach, Florida, USA</w:t>
      </w:r>
      <w:r w:rsidR="00FE0F4C">
        <w:t>, June 20-26</w:t>
      </w:r>
      <w:r>
        <w:t>, 2009: 413-420</w:t>
      </w:r>
      <w:r>
        <w:rPr>
          <w:color w:val="000000" w:themeColor="text1"/>
        </w:rPr>
        <w:t xml:space="preserve"> </w:t>
      </w:r>
    </w:p>
    <w:p w14:paraId="01AF5349" w14:textId="22DE530F" w:rsidR="006820E8" w:rsidRDefault="006820E8" w:rsidP="006820E8">
      <w:pPr>
        <w:ind w:left="566" w:hangingChars="236" w:hanging="566"/>
        <w:rPr>
          <w:color w:val="000000" w:themeColor="text1"/>
        </w:rPr>
      </w:pPr>
      <w:r w:rsidRPr="00913BA8">
        <w:rPr>
          <w:rFonts w:hint="eastAsia"/>
          <w:lang w:val="de-DE"/>
        </w:rPr>
        <w:t>[</w:t>
      </w:r>
      <w:r w:rsidRPr="00913BA8">
        <w:rPr>
          <w:lang w:val="de-DE"/>
        </w:rPr>
        <w:t>4</w:t>
      </w:r>
      <w:r w:rsidR="001878A4">
        <w:rPr>
          <w:lang w:val="de-DE"/>
        </w:rPr>
        <w:t>8</w:t>
      </w:r>
      <w:r w:rsidRPr="00913BA8">
        <w:rPr>
          <w:lang w:val="de-DE"/>
        </w:rPr>
        <w:t>]</w:t>
      </w:r>
      <w:r w:rsidRPr="00913BA8">
        <w:rPr>
          <w:lang w:val="de-DE"/>
        </w:rPr>
        <w:tab/>
      </w:r>
      <w:r w:rsidR="00033501" w:rsidRPr="00913BA8">
        <w:rPr>
          <w:lang w:val="de-DE"/>
        </w:rPr>
        <w:t>Deng, Jia, Wei Dong, Richard Socher, Li-Jia Li, Kai Li, Li Fei-Fei.</w:t>
      </w:r>
      <w:r w:rsidRPr="00913BA8">
        <w:rPr>
          <w:lang w:val="de-DE"/>
        </w:rPr>
        <w:t xml:space="preserve"> </w:t>
      </w:r>
      <w:r>
        <w:t>Imagenet: A large-scale hierarchical image database. In: IEEE conference on computer vision and pattern recognition</w:t>
      </w:r>
      <w:r w:rsidR="00CF5390">
        <w:t xml:space="preserve"> (CVPR 2009)</w:t>
      </w:r>
      <w:r w:rsidR="00AE4FFE">
        <w:t xml:space="preserve">, </w:t>
      </w:r>
      <w:r w:rsidR="008F2BC6" w:rsidRPr="008F2BC6">
        <w:t>Miami Beach, Florida, USA, June 20-26</w:t>
      </w:r>
      <w:r>
        <w:t>, 2009: 248</w:t>
      </w:r>
      <w:r w:rsidR="00374221">
        <w:t>-</w:t>
      </w:r>
      <w:r>
        <w:t xml:space="preserve">255 </w:t>
      </w:r>
    </w:p>
    <w:p w14:paraId="3E1AC587" w14:textId="739BBDE4" w:rsidR="006820E8" w:rsidRDefault="006820E8" w:rsidP="006820E8">
      <w:pPr>
        <w:ind w:left="566" w:hangingChars="236" w:hanging="566"/>
        <w:rPr>
          <w:color w:val="000000" w:themeColor="text1"/>
        </w:rPr>
      </w:pPr>
      <w:r>
        <w:rPr>
          <w:rFonts w:hint="eastAsia"/>
          <w:color w:val="000000" w:themeColor="text1"/>
        </w:rPr>
        <w:t>[</w:t>
      </w:r>
      <w:r>
        <w:rPr>
          <w:color w:val="000000" w:themeColor="text1"/>
        </w:rPr>
        <w:t>4</w:t>
      </w:r>
      <w:r w:rsidR="00532F61">
        <w:rPr>
          <w:color w:val="000000" w:themeColor="text1"/>
        </w:rPr>
        <w:t>9</w:t>
      </w:r>
      <w:r>
        <w:rPr>
          <w:color w:val="000000" w:themeColor="text1"/>
        </w:rPr>
        <w:t>]</w:t>
      </w:r>
      <w:r>
        <w:rPr>
          <w:color w:val="000000" w:themeColor="text1"/>
        </w:rPr>
        <w:tab/>
      </w:r>
      <w:r w:rsidR="00B40D9B" w:rsidRPr="00B40D9B">
        <w:rPr>
          <w:color w:val="000000" w:themeColor="text1"/>
          <w:kern w:val="0"/>
        </w:rPr>
        <w:t>Xie, Saining, Ross Girshick, Piotr Dollár, Zhuowen Tu, Kaiming He</w:t>
      </w:r>
      <w:r>
        <w:rPr>
          <w:color w:val="000000" w:themeColor="text1"/>
          <w:kern w:val="0"/>
        </w:rPr>
        <w:t>. Aggregated Residual Transformations for Deep Neural Networks. In: Proceedings of the IEEE conference on computer vision and pattern recognition</w:t>
      </w:r>
      <w:r w:rsidR="00D40683">
        <w:rPr>
          <w:color w:val="000000" w:themeColor="text1"/>
          <w:kern w:val="0"/>
        </w:rPr>
        <w:t xml:space="preserve"> (CVPR 2017)</w:t>
      </w:r>
      <w:r w:rsidR="006C124B">
        <w:rPr>
          <w:color w:val="000000" w:themeColor="text1"/>
          <w:kern w:val="0"/>
        </w:rPr>
        <w:t xml:space="preserve">, </w:t>
      </w:r>
      <w:r w:rsidR="009234C2" w:rsidRPr="009234C2">
        <w:rPr>
          <w:color w:val="000000" w:themeColor="text1"/>
          <w:kern w:val="0"/>
        </w:rPr>
        <w:t>Honolulu, Hawaii, USA, July 21-26</w:t>
      </w:r>
      <w:r>
        <w:rPr>
          <w:color w:val="000000" w:themeColor="text1"/>
          <w:kern w:val="0"/>
        </w:rPr>
        <w:t>, 2017: 1492-1500</w:t>
      </w:r>
      <w:r>
        <w:rPr>
          <w:color w:val="000000" w:themeColor="text1"/>
        </w:rPr>
        <w:t xml:space="preserve"> </w:t>
      </w:r>
    </w:p>
    <w:p w14:paraId="0B2F78AA" w14:textId="0817ED61" w:rsidR="00B96FDD" w:rsidRDefault="006820E8" w:rsidP="00E618CB">
      <w:pPr>
        <w:ind w:left="566" w:hangingChars="236" w:hanging="566"/>
      </w:pPr>
      <w:r>
        <w:rPr>
          <w:rFonts w:hint="eastAsia"/>
          <w:color w:val="000000" w:themeColor="text1"/>
        </w:rPr>
        <w:t>[</w:t>
      </w:r>
      <w:r w:rsidR="003B5805">
        <w:rPr>
          <w:color w:val="000000" w:themeColor="text1"/>
        </w:rPr>
        <w:t>50</w:t>
      </w:r>
      <w:r>
        <w:rPr>
          <w:color w:val="000000" w:themeColor="text1"/>
        </w:rPr>
        <w:t>]</w:t>
      </w:r>
      <w:r>
        <w:rPr>
          <w:color w:val="000000" w:themeColor="text1"/>
        </w:rPr>
        <w:tab/>
      </w:r>
      <w:r w:rsidR="008E22CC" w:rsidRPr="008E22CC">
        <w:t>Simonyan, Karen, Andrew Zisserman</w:t>
      </w:r>
      <w:r>
        <w:t>. Very deep convolutional networks for large-scale image recognition. arXiv preprint arXiv:1409.1556</w:t>
      </w:r>
      <w:r w:rsidR="00A817D1">
        <w:t>,</w:t>
      </w:r>
      <w:r>
        <w:t xml:space="preserve"> 2014 </w:t>
      </w:r>
    </w:p>
    <w:p w14:paraId="20D0BE08" w14:textId="77777777" w:rsidR="009F151B" w:rsidRDefault="00A24E16">
      <w:pPr>
        <w:pStyle w:val="1"/>
        <w:numPr>
          <w:ilvl w:val="0"/>
          <w:numId w:val="0"/>
        </w:numPr>
      </w:pPr>
      <w:bookmarkStart w:id="960" w:name="_Toc100573218"/>
      <w:r>
        <w:lastRenderedPageBreak/>
        <w:t>附录</w:t>
      </w:r>
      <w:r>
        <w:t>1</w:t>
      </w:r>
      <w:r>
        <w:rPr>
          <w:rFonts w:hint="eastAsia"/>
        </w:rPr>
        <w:t xml:space="preserve">  </w:t>
      </w:r>
      <w:r>
        <w:t>攻读硕士学位期间取得的</w:t>
      </w:r>
      <w:r>
        <w:rPr>
          <w:rFonts w:hint="eastAsia"/>
        </w:rPr>
        <w:t>研究</w:t>
      </w:r>
      <w:r>
        <w:t>成果</w:t>
      </w:r>
      <w:bookmarkEnd w:id="953"/>
      <w:bookmarkEnd w:id="954"/>
      <w:bookmarkEnd w:id="955"/>
      <w:bookmarkEnd w:id="956"/>
      <w:bookmarkEnd w:id="957"/>
      <w:bookmarkEnd w:id="958"/>
      <w:bookmarkEnd w:id="959"/>
      <w:bookmarkEnd w:id="960"/>
    </w:p>
    <w:p w14:paraId="45ED124A" w14:textId="77777777" w:rsidR="00A02AB1" w:rsidRDefault="00A02AB1" w:rsidP="00A02AB1">
      <w:pPr>
        <w:ind w:left="566" w:hangingChars="235" w:hanging="566"/>
        <w:rPr>
          <w:b/>
          <w:color w:val="000000" w:themeColor="text1"/>
        </w:rPr>
      </w:pPr>
      <w:bookmarkStart w:id="961" w:name="_Toc444250113"/>
      <w:bookmarkStart w:id="962" w:name="_Toc45060469"/>
      <w:r>
        <w:rPr>
          <w:rFonts w:hint="eastAsia"/>
          <w:b/>
          <w:color w:val="000000" w:themeColor="text1"/>
        </w:rPr>
        <w:t>投稿论文</w:t>
      </w:r>
    </w:p>
    <w:p w14:paraId="5D884FED" w14:textId="52E0565D" w:rsidR="009F151B" w:rsidRDefault="00A02AB1" w:rsidP="00D569FA">
      <w:pPr>
        <w:ind w:left="564" w:hangingChars="235" w:hanging="564"/>
        <w:rPr>
          <w:ins w:id="963" w:author="微软用户" w:date="2022-04-11T20:28:00Z"/>
          <w:color w:val="000000" w:themeColor="text1"/>
        </w:rPr>
      </w:pPr>
      <w:bookmarkStart w:id="964" w:name="_Ref56670267"/>
      <w:r>
        <w:rPr>
          <w:rFonts w:hint="eastAsia"/>
          <w:color w:val="000000" w:themeColor="text1"/>
        </w:rPr>
        <w:t>[</w:t>
      </w:r>
      <w:r>
        <w:rPr>
          <w:color w:val="000000" w:themeColor="text1"/>
        </w:rPr>
        <w:t>1]</w:t>
      </w:r>
      <w:r>
        <w:rPr>
          <w:color w:val="000000" w:themeColor="text1"/>
        </w:rPr>
        <w:tab/>
        <w:t>XXX</w:t>
      </w:r>
      <w:ins w:id="965" w:author="微软用户" w:date="2022-04-11T20:29:00Z">
        <w:r w:rsidR="00CD2DAD" w:rsidRPr="00D90B3F">
          <w:rPr>
            <w:vertAlign w:val="superscript"/>
          </w:rPr>
          <w:t>#</w:t>
        </w:r>
      </w:ins>
      <w:r>
        <w:rPr>
          <w:rFonts w:hint="eastAsia"/>
          <w:color w:val="000000" w:themeColor="text1"/>
        </w:rPr>
        <w:t xml:space="preserve">, </w:t>
      </w:r>
      <w:r>
        <w:rPr>
          <w:b/>
          <w:bCs/>
          <w:color w:val="000000" w:themeColor="text1"/>
        </w:rPr>
        <w:t>XXX</w:t>
      </w:r>
      <w:ins w:id="966" w:author="微软用户" w:date="2022-04-11T20:29:00Z">
        <w:r w:rsidR="00CD2DAD" w:rsidRPr="00D90B3F">
          <w:rPr>
            <w:vertAlign w:val="superscript"/>
          </w:rPr>
          <w:t>#</w:t>
        </w:r>
      </w:ins>
      <w:r>
        <w:rPr>
          <w:rFonts w:hint="eastAsia"/>
          <w:color w:val="000000" w:themeColor="text1"/>
        </w:rPr>
        <w:t xml:space="preserve">, </w:t>
      </w:r>
      <w:r>
        <w:rPr>
          <w:color w:val="000000" w:themeColor="text1"/>
        </w:rPr>
        <w:t>XXX</w:t>
      </w:r>
      <w:r>
        <w:rPr>
          <w:rFonts w:hint="eastAsia"/>
          <w:color w:val="000000" w:themeColor="text1"/>
          <w:vertAlign w:val="superscript"/>
        </w:rPr>
        <w:t>*</w:t>
      </w:r>
      <w:r>
        <w:rPr>
          <w:rFonts w:hint="eastAsia"/>
          <w:color w:val="000000" w:themeColor="text1"/>
        </w:rPr>
        <w:t xml:space="preserve">. Self-Knowledge Distillation with Self-Attention. </w:t>
      </w:r>
      <w:r>
        <w:rPr>
          <w:color w:val="000000" w:themeColor="text1"/>
        </w:rPr>
        <w:t>International Joint Conference on Artificial Intelligence, 2022</w:t>
      </w:r>
      <w:r>
        <w:t>, under review.</w:t>
      </w:r>
      <w:r>
        <w:rPr>
          <w:rFonts w:hint="eastAsia"/>
          <w:color w:val="000000" w:themeColor="text1"/>
        </w:rPr>
        <w:t xml:space="preserve"> (CCF A</w:t>
      </w:r>
      <w:r>
        <w:rPr>
          <w:rFonts w:hint="eastAsia"/>
          <w:color w:val="000000" w:themeColor="text1"/>
        </w:rPr>
        <w:t>；华中科技大学</w:t>
      </w:r>
      <w:r w:rsidR="00BC3237">
        <w:rPr>
          <w:rFonts w:hint="eastAsia"/>
          <w:color w:val="000000" w:themeColor="text1"/>
        </w:rPr>
        <w:t>为第一署名单位</w:t>
      </w:r>
      <w:r>
        <w:rPr>
          <w:color w:val="000000" w:themeColor="text1"/>
        </w:rPr>
        <w:t>)</w:t>
      </w:r>
      <w:bookmarkEnd w:id="964"/>
    </w:p>
    <w:p w14:paraId="7D3168F8" w14:textId="77777777" w:rsidR="00CD2DAD" w:rsidRDefault="00CD2DAD" w:rsidP="00D569FA">
      <w:pPr>
        <w:ind w:left="564" w:hangingChars="235" w:hanging="564"/>
        <w:rPr>
          <w:ins w:id="967" w:author="微软用户" w:date="2022-04-11T20:29:00Z"/>
          <w:color w:val="000000" w:themeColor="text1"/>
        </w:rPr>
      </w:pPr>
    </w:p>
    <w:p w14:paraId="14641FD1" w14:textId="068FFE6A" w:rsidR="00CD2DAD" w:rsidRPr="00D90B3F" w:rsidRDefault="00CD2DAD" w:rsidP="00CD2DAD">
      <w:pPr>
        <w:rPr>
          <w:ins w:id="968" w:author="微软用户" w:date="2022-04-11T20:29:00Z"/>
        </w:rPr>
      </w:pPr>
      <w:ins w:id="969" w:author="微软用户" w:date="2022-04-11T20:29:00Z">
        <w:r w:rsidRPr="00D90B3F">
          <w:rPr>
            <w:rFonts w:hint="eastAsia"/>
          </w:rPr>
          <w:t>注：</w:t>
        </w:r>
        <w:r w:rsidRPr="00D90B3F">
          <w:rPr>
            <w:vertAlign w:val="superscript"/>
          </w:rPr>
          <w:t>#</w:t>
        </w:r>
        <w:r w:rsidRPr="00D90B3F">
          <w:rPr>
            <w:rFonts w:hint="eastAsia"/>
          </w:rPr>
          <w:t>共同一作，</w:t>
        </w:r>
        <w:r w:rsidRPr="00D90B3F">
          <w:t>*</w:t>
        </w:r>
        <w:r w:rsidRPr="00D90B3F">
          <w:rPr>
            <w:rFonts w:hint="eastAsia"/>
          </w:rPr>
          <w:t>通讯作者。</w:t>
        </w:r>
      </w:ins>
    </w:p>
    <w:p w14:paraId="18050A2D" w14:textId="77777777" w:rsidR="00CD2DAD" w:rsidRDefault="00CD2DAD" w:rsidP="00D569FA">
      <w:pPr>
        <w:ind w:left="564" w:hangingChars="235" w:hanging="564"/>
      </w:pPr>
    </w:p>
    <w:p w14:paraId="516F1AC0" w14:textId="77777777" w:rsidR="009F151B" w:rsidRDefault="00A24E16">
      <w:pPr>
        <w:pStyle w:val="1"/>
        <w:numPr>
          <w:ilvl w:val="0"/>
          <w:numId w:val="0"/>
        </w:numPr>
        <w:rPr>
          <w:color w:val="000000" w:themeColor="text1"/>
        </w:rPr>
      </w:pPr>
      <w:bookmarkStart w:id="970" w:name="_Toc58230252"/>
      <w:bookmarkStart w:id="971" w:name="_Toc100573219"/>
      <w:bookmarkStart w:id="972" w:name="_Toc45060470"/>
      <w:bookmarkStart w:id="973" w:name="_Toc57189264"/>
      <w:bookmarkStart w:id="974" w:name="_Toc46962993"/>
      <w:bookmarkEnd w:id="961"/>
      <w:bookmarkEnd w:id="962"/>
      <w:r>
        <w:rPr>
          <w:color w:val="000000" w:themeColor="text1"/>
        </w:rPr>
        <w:lastRenderedPageBreak/>
        <w:t>附录</w:t>
      </w:r>
      <w:r>
        <w:rPr>
          <w:color w:val="000000" w:themeColor="text1"/>
        </w:rPr>
        <w:t xml:space="preserve">2  </w:t>
      </w:r>
      <w:r>
        <w:rPr>
          <w:color w:val="000000" w:themeColor="text1"/>
        </w:rPr>
        <w:t>攻读学位期间参加的科研项目</w:t>
      </w:r>
      <w:bookmarkEnd w:id="970"/>
      <w:bookmarkEnd w:id="971"/>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2ACE3D15" w:rsidR="009F151B" w:rsidRPr="009D014D" w:rsidRDefault="009D014D" w:rsidP="009D014D">
      <w:pPr>
        <w:rPr>
          <w:color w:val="000000" w:themeColor="text1"/>
        </w:rPr>
      </w:pPr>
      <w:r>
        <w:rPr>
          <w:color w:val="000000" w:themeColor="text1"/>
        </w:rPr>
        <w:t>担任角色</w:t>
      </w:r>
      <w:r>
        <w:rPr>
          <w:rFonts w:hint="eastAsia"/>
          <w:color w:val="000000" w:themeColor="text1"/>
        </w:rPr>
        <w:t>：</w:t>
      </w:r>
      <w:ins w:id="975" w:author="微软用户" w:date="2022-04-11T20:29:00Z">
        <w:r w:rsidR="00CD2DAD">
          <w:rPr>
            <w:rFonts w:hint="eastAsia"/>
            <w:color w:val="000000" w:themeColor="text1"/>
          </w:rPr>
          <w:t xml:space="preserve"> </w:t>
        </w:r>
        <w:r w:rsidR="00CD2DAD">
          <w:rPr>
            <w:rFonts w:hint="eastAsia"/>
            <w:color w:val="000000" w:themeColor="text1"/>
          </w:rPr>
          <w:t>参</w:t>
        </w:r>
        <w:r w:rsidR="00CD2DAD">
          <w:rPr>
            <w:color w:val="000000" w:themeColor="text1"/>
          </w:rPr>
          <w:t>与</w:t>
        </w:r>
      </w:ins>
      <w:r>
        <w:rPr>
          <w:rFonts w:hint="eastAsia"/>
          <w:color w:val="000000" w:themeColor="text1"/>
        </w:rPr>
        <w:t>知识蒸馏的研究</w:t>
      </w:r>
      <w:del w:id="976" w:author="微软用户" w:date="2022-04-11T20:29:00Z">
        <w:r w:rsidDel="00CD2DAD">
          <w:rPr>
            <w:rFonts w:hint="eastAsia"/>
            <w:color w:val="000000" w:themeColor="text1"/>
          </w:rPr>
          <w:delText>成员</w:delText>
        </w:r>
      </w:del>
    </w:p>
    <w:p w14:paraId="1F4C1E06" w14:textId="77777777" w:rsidR="009F151B" w:rsidRDefault="00A24E16">
      <w:pPr>
        <w:widowControl/>
        <w:jc w:val="left"/>
        <w:rPr>
          <w:color w:val="000000" w:themeColor="text1"/>
        </w:rPr>
      </w:pPr>
      <w:r>
        <w:rPr>
          <w:color w:val="000000" w:themeColor="text1"/>
        </w:rPr>
        <w:br w:type="page"/>
      </w:r>
    </w:p>
    <w:p w14:paraId="462882E1" w14:textId="77777777" w:rsidR="009F151B" w:rsidRDefault="00A24E16">
      <w:pPr>
        <w:pStyle w:val="1"/>
        <w:numPr>
          <w:ilvl w:val="0"/>
          <w:numId w:val="0"/>
        </w:numPr>
        <w:rPr>
          <w:color w:val="000000" w:themeColor="text1"/>
        </w:rPr>
      </w:pPr>
      <w:bookmarkStart w:id="977" w:name="_Toc46962992"/>
      <w:bookmarkStart w:id="978" w:name="_Toc56674613"/>
      <w:bookmarkStart w:id="979" w:name="_Toc47372436"/>
      <w:bookmarkStart w:id="980" w:name="_Toc58230253"/>
      <w:bookmarkStart w:id="981" w:name="_Toc100573220"/>
      <w:r>
        <w:rPr>
          <w:color w:val="000000" w:themeColor="text1"/>
        </w:rPr>
        <w:lastRenderedPageBreak/>
        <w:t>附录</w:t>
      </w:r>
      <w:r>
        <w:rPr>
          <w:color w:val="000000" w:themeColor="text1"/>
        </w:rPr>
        <w:t xml:space="preserve">3  </w:t>
      </w:r>
      <w:r>
        <w:rPr>
          <w:color w:val="000000" w:themeColor="text1"/>
        </w:rPr>
        <w:t>中英文缩写对照表</w:t>
      </w:r>
      <w:bookmarkEnd w:id="977"/>
      <w:bookmarkEnd w:id="978"/>
      <w:bookmarkEnd w:id="979"/>
      <w:bookmarkEnd w:id="980"/>
      <w:bookmarkEnd w:id="981"/>
    </w:p>
    <w:p w14:paraId="7E1243DE" w14:textId="77777777"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your own teacher </w:t>
      </w:r>
    </w:p>
    <w:p w14:paraId="1DC28A18" w14:textId="77777777" w:rsidR="00107136"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self-knowledge distillation </w:t>
      </w:r>
    </w:p>
    <w:p w14:paraId="4B388AAB" w14:textId="77777777" w:rsidR="00107136"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 xml:space="preserve">Data-Distortion Guided Self-Distillation for Deep Neural Networks </w:t>
      </w:r>
    </w:p>
    <w:p w14:paraId="532C94B1" w14:textId="77777777" w:rsidR="00107136" w:rsidRDefault="00107136" w:rsidP="00107136">
      <w:pPr>
        <w:jc w:val="left"/>
        <w:rPr>
          <w:color w:val="000000" w:themeColor="text1"/>
        </w:rPr>
      </w:pPr>
      <w:r>
        <w:rPr>
          <w:color w:val="000000" w:themeColor="text1"/>
        </w:rPr>
        <w:t>DIANet</w:t>
      </w:r>
      <w:r>
        <w:rPr>
          <w:color w:val="000000" w:themeColor="text1"/>
        </w:rPr>
        <w:tab/>
      </w:r>
      <w:r>
        <w:rPr>
          <w:color w:val="000000" w:themeColor="text1"/>
        </w:rPr>
        <w:tab/>
      </w:r>
      <w:r>
        <w:rPr>
          <w:color w:val="000000" w:themeColor="text1"/>
        </w:rPr>
        <w:tab/>
      </w:r>
      <w:r>
        <w:rPr>
          <w:color w:val="000000" w:themeColor="text1"/>
        </w:rPr>
        <w:tab/>
        <w:t xml:space="preserve">Dense-and-Implicit Attention Network </w:t>
      </w:r>
    </w:p>
    <w:p w14:paraId="70512A95" w14:textId="77777777" w:rsidR="00107136" w:rsidRDefault="00107136" w:rsidP="00107136">
      <w:pPr>
        <w:jc w:val="left"/>
        <w:rPr>
          <w:color w:val="000000" w:themeColor="text1"/>
        </w:rPr>
      </w:pPr>
      <w:r>
        <w:rPr>
          <w:rFonts w:hint="eastAsia"/>
          <w:color w:val="000000" w:themeColor="text1"/>
        </w:rPr>
        <w:t>D</w:t>
      </w:r>
      <w:r>
        <w:rPr>
          <w:color w:val="000000" w:themeColor="text1"/>
        </w:rPr>
        <w:t>NN</w:t>
      </w:r>
      <w:r>
        <w:rPr>
          <w:color w:val="000000" w:themeColor="text1"/>
        </w:rPr>
        <w:tab/>
      </w:r>
      <w:r>
        <w:rPr>
          <w:color w:val="000000" w:themeColor="text1"/>
        </w:rPr>
        <w:tab/>
      </w:r>
      <w:r>
        <w:rPr>
          <w:color w:val="000000" w:themeColor="text1"/>
        </w:rPr>
        <w:tab/>
      </w:r>
      <w:r>
        <w:rPr>
          <w:color w:val="000000" w:themeColor="text1"/>
        </w:rPr>
        <w:tab/>
        <w:t xml:space="preserve">Deep neural network </w:t>
      </w:r>
    </w:p>
    <w:p w14:paraId="74DB7FA0" w14:textId="77777777" w:rsidR="00107136"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Refinement via Self-Knowledge Distillation </w:t>
      </w:r>
    </w:p>
    <w:p w14:paraId="23BC13BD" w14:textId="77777777" w:rsidR="00107136" w:rsidRDefault="00107136" w:rsidP="00107136">
      <w:pPr>
        <w:jc w:val="left"/>
      </w:pPr>
      <w:r>
        <w:rPr>
          <w:color w:val="000000" w:themeColor="text1"/>
        </w:rPr>
        <w:t>GAN</w:t>
      </w:r>
      <w:r>
        <w:rPr>
          <w:color w:val="000000" w:themeColor="text1"/>
        </w:rPr>
        <w:tab/>
      </w:r>
      <w:r>
        <w:rPr>
          <w:color w:val="000000" w:themeColor="text1"/>
        </w:rPr>
        <w:tab/>
      </w:r>
      <w:r>
        <w:rPr>
          <w:color w:val="000000" w:themeColor="text1"/>
        </w:rPr>
        <w:tab/>
      </w:r>
      <w:r>
        <w:rPr>
          <w:color w:val="000000" w:themeColor="text1"/>
        </w:rPr>
        <w:tab/>
      </w:r>
      <w:r>
        <w:t xml:space="preserve">Generative adversarial networks </w:t>
      </w:r>
    </w:p>
    <w:p w14:paraId="014E01D2" w14:textId="77777777" w:rsidR="00107136" w:rsidRDefault="00107136" w:rsidP="00107136">
      <w:pPr>
        <w:jc w:val="left"/>
      </w:pPr>
      <w:r>
        <w:t>LSTM</w:t>
      </w:r>
      <w:r>
        <w:tab/>
      </w:r>
      <w:r>
        <w:tab/>
      </w:r>
      <w:r>
        <w:tab/>
      </w:r>
      <w:r>
        <w:tab/>
      </w:r>
      <w:r>
        <w:rPr>
          <w:rFonts w:hint="eastAsia"/>
        </w:rPr>
        <w:t xml:space="preserve">Long </w:t>
      </w:r>
      <w:r>
        <w:t>t</w:t>
      </w:r>
      <w:r>
        <w:rPr>
          <w:rFonts w:hint="eastAsia"/>
        </w:rPr>
        <w:t xml:space="preserve">erm </w:t>
      </w:r>
      <w:r>
        <w:t>s</w:t>
      </w:r>
      <w:r>
        <w:rPr>
          <w:rFonts w:hint="eastAsia"/>
        </w:rPr>
        <w:t xml:space="preserve">hort </w:t>
      </w:r>
      <w:r>
        <w:t>m</w:t>
      </w:r>
      <w:r>
        <w:rPr>
          <w:rFonts w:hint="eastAsia"/>
        </w:rPr>
        <w:t xml:space="preserve">emory </w:t>
      </w:r>
    </w:p>
    <w:p w14:paraId="28A885B2" w14:textId="77777777" w:rsidR="00107136" w:rsidRDefault="00107136" w:rsidP="00107136">
      <w:pPr>
        <w:jc w:val="left"/>
      </w:pPr>
      <w:r>
        <w:t>MMD</w:t>
      </w:r>
      <w:r>
        <w:tab/>
      </w:r>
      <w:r>
        <w:tab/>
      </w:r>
      <w:r>
        <w:tab/>
      </w:r>
      <w:r>
        <w:tab/>
        <w:t xml:space="preserve">Maximum Mean Discrepancy </w:t>
      </w:r>
    </w:p>
    <w:p w14:paraId="641DBE2D" w14:textId="77777777" w:rsidR="00107136" w:rsidRDefault="00107136" w:rsidP="00107136">
      <w:pPr>
        <w:jc w:val="left"/>
        <w:rPr>
          <w:color w:val="000000" w:themeColor="text1"/>
        </w:rPr>
      </w:pPr>
      <w:r>
        <w:rPr>
          <w:rFonts w:hint="eastAsia"/>
        </w:rPr>
        <w:t>R</w:t>
      </w:r>
      <w:r>
        <w:t>NN</w:t>
      </w:r>
      <w:r>
        <w:tab/>
      </w:r>
      <w:r>
        <w:tab/>
      </w:r>
      <w:r>
        <w:tab/>
      </w:r>
      <w:r>
        <w:tab/>
        <w:t xml:space="preserve">Recurrent neural network </w:t>
      </w:r>
    </w:p>
    <w:p w14:paraId="6415B8BF" w14:textId="77777777"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 xml:space="preserve">Self-attention network </w:t>
      </w:r>
    </w:p>
    <w:p w14:paraId="0AE762DF" w14:textId="77777777" w:rsidR="00107136" w:rsidRDefault="00107136" w:rsidP="00107136">
      <w:pPr>
        <w:jc w:val="left"/>
        <w:rPr>
          <w:color w:val="000000" w:themeColor="text1"/>
        </w:rPr>
      </w:pPr>
      <w:r>
        <w:rPr>
          <w:color w:val="000000" w:themeColor="text1"/>
        </w:rPr>
        <w:t>SKDSA</w:t>
      </w:r>
      <w:r>
        <w:rPr>
          <w:color w:val="000000" w:themeColor="text1"/>
        </w:rPr>
        <w:tab/>
      </w:r>
      <w:r>
        <w:rPr>
          <w:color w:val="000000" w:themeColor="text1"/>
        </w:rPr>
        <w:tab/>
      </w:r>
      <w:r>
        <w:rPr>
          <w:color w:val="000000" w:themeColor="text1"/>
        </w:rPr>
        <w:tab/>
      </w:r>
      <w:r>
        <w:rPr>
          <w:color w:val="000000" w:themeColor="text1"/>
        </w:rPr>
        <w:tab/>
        <w:t xml:space="preserve">Self-knowledge distillation based on self-attention </w:t>
      </w:r>
    </w:p>
    <w:p w14:paraId="69C8AD79" w14:textId="77777777" w:rsidR="00107136"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label augmentation and self-distillation </w:t>
      </w:r>
    </w:p>
    <w:bookmarkEnd w:id="972"/>
    <w:bookmarkEnd w:id="973"/>
    <w:bookmarkEnd w:id="974"/>
    <w:p w14:paraId="337ABCE0" w14:textId="73E3C95C" w:rsidR="009F151B" w:rsidRPr="00901B4E" w:rsidRDefault="009F151B" w:rsidP="00901B4E">
      <w:pPr>
        <w:widowControl/>
        <w:jc w:val="left"/>
        <w:rPr>
          <w:color w:val="000000" w:themeColor="text1"/>
        </w:rPr>
      </w:pPr>
    </w:p>
    <w:sectPr w:rsidR="009F151B" w:rsidRPr="00901B4E">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ABEFB5" w14:textId="77777777" w:rsidR="00827A47" w:rsidRDefault="00827A47">
      <w:pPr>
        <w:spacing w:line="240" w:lineRule="auto"/>
      </w:pPr>
      <w:r>
        <w:separator/>
      </w:r>
    </w:p>
  </w:endnote>
  <w:endnote w:type="continuationSeparator" w:id="0">
    <w:p w14:paraId="0EA88B96" w14:textId="77777777" w:rsidR="00827A47" w:rsidRDefault="00827A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19F" w:csb1="00000000"/>
  </w:font>
  <w:font w:name="嬋体">
    <w:altName w:val="宋体"/>
    <w:charset w:val="86"/>
    <w:family w:val="auto"/>
    <w:pitch w:val="variable"/>
    <w:sig w:usb0="00000003" w:usb1="080E0000" w:usb2="00000010"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B729B8" w:rsidRDefault="00B729B8">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B729B8" w:rsidRDefault="00B729B8">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B729B8" w:rsidRDefault="00B729B8">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B729B8" w:rsidRDefault="00B729B8">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B729B8" w:rsidRDefault="00B729B8">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B729B8" w:rsidRDefault="00B729B8">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sidR="0066056F">
      <w:rPr>
        <w:rStyle w:val="afa"/>
        <w:noProof/>
      </w:rPr>
      <w:t>37</w:t>
    </w:r>
    <w:r>
      <w:rPr>
        <w:rStyle w:val="afa"/>
      </w:rPr>
      <w:fldChar w:fldCharType="end"/>
    </w:r>
  </w:p>
  <w:p w14:paraId="36E21667" w14:textId="77777777" w:rsidR="00B729B8" w:rsidRDefault="00B729B8">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B729B8" w:rsidRDefault="00B729B8">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3D38F6" w14:textId="77777777" w:rsidR="00827A47" w:rsidRDefault="00827A47">
      <w:r>
        <w:separator/>
      </w:r>
    </w:p>
  </w:footnote>
  <w:footnote w:type="continuationSeparator" w:id="0">
    <w:p w14:paraId="48438D0F" w14:textId="77777777" w:rsidR="00827A47" w:rsidRDefault="00827A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B729B8" w:rsidRDefault="00B729B8">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B729B8" w:rsidRDefault="00B729B8">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B729B8" w:rsidRDefault="00B729B8">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B729B8" w:rsidRDefault="00B729B8">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400" w:name="_Hlk356490862"/>
  <w:bookmarkStart w:id="401" w:name="OLE_LINK4"/>
  <w:bookmarkStart w:id="402" w:name="OLE_LINK3"/>
  <w:p w14:paraId="0577AFA0" w14:textId="77777777" w:rsidR="00B729B8" w:rsidRDefault="00B729B8">
    <w:pPr>
      <w:pStyle w:val="af5"/>
      <w:pBdr>
        <w:bottom w:val="none" w:sz="0" w:space="0" w:color="auto"/>
      </w:pBdr>
      <w:ind w:firstLine="361"/>
      <w:rPr>
        <w:b/>
      </w:rPr>
    </w:pPr>
    <w:r>
      <w:rPr>
        <w:b/>
        <w:noProof/>
      </w:rPr>
      <mc:AlternateContent>
        <mc:Choice Requires="wpg">
          <w:drawing>
            <wp:anchor distT="0" distB="0" distL="114300" distR="114300" simplePos="0" relativeHeight="251661312" behindDoc="0" locked="0" layoutInCell="1" allowOverlap="1" wp14:anchorId="12EB3302" wp14:editId="64109B35">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B729B8" w:rsidRDefault="00B729B8">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12EB3302"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hPgMQAAADbAAAADwAAAGRycy9kb3ducmV2LnhtbESPQWvCQBCF74X+h2UEb3WjtqLRVYpQ&#10;EC+tUcHjkB2TYHY2ZLcm7a/vHAreZnhv3vtmteldre7UhsqzgfEoAUWce1txYeB0/HiZgwoR2WLt&#10;mQz8UIDN+vlphan1HR/onsVCSQiHFA2UMTap1iEvyWEY+YZYtKtvHUZZ20LbFjsJd7WeJMlMO6xY&#10;GkpsaFtSfsu+nYHXz0V3yX/drvs6T/3+kKGbv+2NGQ769yWoSH18mP+vd1bwhV5+kQH0+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qE+AxAAAANsAAAAPAAAAAAAAAAAA&#10;AAAAAKECAABkcnMvZG93bnJldi54bWxQSwUGAAAAAAQABAD5AAAAkgMAAAAA&#10;" strokeweight="3pt">
                <v:stroke linestyle="thinThin"/>
              </v:line>
              <v:rect id="Rectangle 3" o:spid="_x0000_s1029" style="position:absolute;left:1813;top:1538;width:8280;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LM88EA&#10;AADbAAAADwAAAGRycy9kb3ducmV2LnhtbERPS4vCMBC+C/sfwix4kTXVg0jXKIuwWBZBrI/z0Ixt&#10;sZnUJtvWf28Ewdt8fM9ZrHpTiZYaV1pWMBlHIIgzq0vOFRwPv19zEM4ja6wsk4I7OVgtPwYLjLXt&#10;eE9t6nMRQtjFqKDwvo6ldFlBBt3Y1sSBu9jGoA+wyaVusAvhppLTKJpJgyWHhgJrWheUXdN/o6DL&#10;du35sN3I3eicWL4lt3V6+lNq+Nn/fIPw1Pu3+OVOdJg/hecv4QC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SzPPBAAAA2wAAAA8AAAAAAAAAAAAAAAAAmAIAAGRycy9kb3du&#10;cmV2LnhtbFBLBQYAAAAABAAEAPUAAACGAwAAAAA=&#10;" filled="f" stroked="f">
                <v:textbox>
                  <w:txbxContent>
                    <w:p w14:paraId="42793BAD" w14:textId="77777777" w:rsidR="00B729B8" w:rsidRDefault="00B729B8">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30" style="position:absolute;visibility:visible;mso-wrap-style:square" from="1351,15496" to="10531,15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Ni8QAAADbAAAADwAAAGRycy9kb3ducmV2LnhtbERPS2vCQBC+F/oflhF6qxvbE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g2LxAAAANsAAAAPAAAAAAAAAAAA&#10;AAAAAKECAABkcnMvZG93bnJldi54bWxQSwUGAAAAAAQABAD5AAAAkgMAAAAA&#10;"/>
            </v:group>
          </w:pict>
        </mc:Fallback>
      </mc:AlternateContent>
    </w:r>
    <w:bookmarkEnd w:id="400"/>
    <w:bookmarkEnd w:id="401"/>
    <w:bookmarkEnd w:id="402"/>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B729B8" w:rsidRDefault="00B729B8">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3"/>
  </w:num>
  <w:num w:numId="2">
    <w:abstractNumId w:val="2"/>
  </w:num>
  <w:num w:numId="3">
    <w:abstractNumId w:val="0"/>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微软用户">
    <w15:presenceInfo w15:providerId="Windows Live" w15:userId="cbce064419b12eec"/>
  </w15:person>
  <w15:person w15:author="Ye Gao">
    <w15:presenceInfo w15:providerId="Windows Live" w15:userId="1ddf5f1c6be2ec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514"/>
    <w:rsid w:val="00000D40"/>
    <w:rsid w:val="00000E69"/>
    <w:rsid w:val="00001481"/>
    <w:rsid w:val="000018BD"/>
    <w:rsid w:val="00001BFC"/>
    <w:rsid w:val="00001F68"/>
    <w:rsid w:val="00002F95"/>
    <w:rsid w:val="0000314F"/>
    <w:rsid w:val="00003269"/>
    <w:rsid w:val="000032CC"/>
    <w:rsid w:val="00003858"/>
    <w:rsid w:val="00003911"/>
    <w:rsid w:val="00003A87"/>
    <w:rsid w:val="00003B4C"/>
    <w:rsid w:val="00003C5D"/>
    <w:rsid w:val="00003EC3"/>
    <w:rsid w:val="0000407C"/>
    <w:rsid w:val="00004119"/>
    <w:rsid w:val="00004206"/>
    <w:rsid w:val="00004213"/>
    <w:rsid w:val="00004BC9"/>
    <w:rsid w:val="00004EBB"/>
    <w:rsid w:val="00005181"/>
    <w:rsid w:val="00005242"/>
    <w:rsid w:val="00005F4A"/>
    <w:rsid w:val="000069F7"/>
    <w:rsid w:val="00006A25"/>
    <w:rsid w:val="00006F43"/>
    <w:rsid w:val="0000708B"/>
    <w:rsid w:val="0000729F"/>
    <w:rsid w:val="000075AE"/>
    <w:rsid w:val="0000774B"/>
    <w:rsid w:val="000077A8"/>
    <w:rsid w:val="0001005E"/>
    <w:rsid w:val="000105CE"/>
    <w:rsid w:val="000109F2"/>
    <w:rsid w:val="00010A7C"/>
    <w:rsid w:val="00011673"/>
    <w:rsid w:val="00011801"/>
    <w:rsid w:val="00011D8D"/>
    <w:rsid w:val="0001260B"/>
    <w:rsid w:val="00012F46"/>
    <w:rsid w:val="00013489"/>
    <w:rsid w:val="00013886"/>
    <w:rsid w:val="00013BC8"/>
    <w:rsid w:val="00013F39"/>
    <w:rsid w:val="0001418B"/>
    <w:rsid w:val="000141C0"/>
    <w:rsid w:val="00014439"/>
    <w:rsid w:val="000144D3"/>
    <w:rsid w:val="00014DAB"/>
    <w:rsid w:val="00014DAE"/>
    <w:rsid w:val="00014E61"/>
    <w:rsid w:val="000153FB"/>
    <w:rsid w:val="000154A0"/>
    <w:rsid w:val="000156B4"/>
    <w:rsid w:val="000156F9"/>
    <w:rsid w:val="00016320"/>
    <w:rsid w:val="000163BA"/>
    <w:rsid w:val="0001641D"/>
    <w:rsid w:val="00016562"/>
    <w:rsid w:val="00016617"/>
    <w:rsid w:val="000166CC"/>
    <w:rsid w:val="0001677D"/>
    <w:rsid w:val="000167C4"/>
    <w:rsid w:val="00016A05"/>
    <w:rsid w:val="00017767"/>
    <w:rsid w:val="00017B56"/>
    <w:rsid w:val="00017D64"/>
    <w:rsid w:val="00017F4D"/>
    <w:rsid w:val="00017F6C"/>
    <w:rsid w:val="0002049B"/>
    <w:rsid w:val="000204D2"/>
    <w:rsid w:val="0002075E"/>
    <w:rsid w:val="00020DF1"/>
    <w:rsid w:val="000217B3"/>
    <w:rsid w:val="000219F8"/>
    <w:rsid w:val="00021C41"/>
    <w:rsid w:val="00022AAA"/>
    <w:rsid w:val="00022AD7"/>
    <w:rsid w:val="000230BE"/>
    <w:rsid w:val="000235F7"/>
    <w:rsid w:val="00023ADE"/>
    <w:rsid w:val="0002450C"/>
    <w:rsid w:val="00024C10"/>
    <w:rsid w:val="00024C3D"/>
    <w:rsid w:val="00025135"/>
    <w:rsid w:val="000251AA"/>
    <w:rsid w:val="000252F1"/>
    <w:rsid w:val="00025694"/>
    <w:rsid w:val="00025783"/>
    <w:rsid w:val="00025933"/>
    <w:rsid w:val="00025C12"/>
    <w:rsid w:val="00025FE2"/>
    <w:rsid w:val="000260D6"/>
    <w:rsid w:val="00026911"/>
    <w:rsid w:val="00026B95"/>
    <w:rsid w:val="00026E01"/>
    <w:rsid w:val="00027647"/>
    <w:rsid w:val="0002779A"/>
    <w:rsid w:val="000278BD"/>
    <w:rsid w:val="00030277"/>
    <w:rsid w:val="00030CF2"/>
    <w:rsid w:val="00031502"/>
    <w:rsid w:val="00031849"/>
    <w:rsid w:val="00032341"/>
    <w:rsid w:val="00032A1C"/>
    <w:rsid w:val="00032C04"/>
    <w:rsid w:val="00033102"/>
    <w:rsid w:val="00033254"/>
    <w:rsid w:val="000334A7"/>
    <w:rsid w:val="00033501"/>
    <w:rsid w:val="0003394B"/>
    <w:rsid w:val="00033D42"/>
    <w:rsid w:val="000340A3"/>
    <w:rsid w:val="000343FE"/>
    <w:rsid w:val="000345F4"/>
    <w:rsid w:val="00034BD0"/>
    <w:rsid w:val="00034D34"/>
    <w:rsid w:val="00035234"/>
    <w:rsid w:val="00035944"/>
    <w:rsid w:val="00035D72"/>
    <w:rsid w:val="00036841"/>
    <w:rsid w:val="00036A70"/>
    <w:rsid w:val="00036C71"/>
    <w:rsid w:val="00036E31"/>
    <w:rsid w:val="000372BF"/>
    <w:rsid w:val="00037571"/>
    <w:rsid w:val="00037709"/>
    <w:rsid w:val="000378E1"/>
    <w:rsid w:val="00037C42"/>
    <w:rsid w:val="0004002C"/>
    <w:rsid w:val="0004018A"/>
    <w:rsid w:val="00040377"/>
    <w:rsid w:val="00040481"/>
    <w:rsid w:val="000408D0"/>
    <w:rsid w:val="00040C7F"/>
    <w:rsid w:val="00040FCD"/>
    <w:rsid w:val="00041318"/>
    <w:rsid w:val="00041804"/>
    <w:rsid w:val="00041A99"/>
    <w:rsid w:val="000422F5"/>
    <w:rsid w:val="000424D7"/>
    <w:rsid w:val="0004410E"/>
    <w:rsid w:val="000441AD"/>
    <w:rsid w:val="000443F6"/>
    <w:rsid w:val="000446BE"/>
    <w:rsid w:val="000455A1"/>
    <w:rsid w:val="00046409"/>
    <w:rsid w:val="00046648"/>
    <w:rsid w:val="00047B1D"/>
    <w:rsid w:val="00047E19"/>
    <w:rsid w:val="000500E0"/>
    <w:rsid w:val="000501BF"/>
    <w:rsid w:val="00050282"/>
    <w:rsid w:val="00050638"/>
    <w:rsid w:val="00050FE3"/>
    <w:rsid w:val="00051A1C"/>
    <w:rsid w:val="00051A9D"/>
    <w:rsid w:val="00051E6C"/>
    <w:rsid w:val="00052571"/>
    <w:rsid w:val="00052572"/>
    <w:rsid w:val="00052A98"/>
    <w:rsid w:val="00053818"/>
    <w:rsid w:val="00053EAA"/>
    <w:rsid w:val="00053F2C"/>
    <w:rsid w:val="0005409A"/>
    <w:rsid w:val="000540D0"/>
    <w:rsid w:val="00054605"/>
    <w:rsid w:val="00054EF5"/>
    <w:rsid w:val="00055257"/>
    <w:rsid w:val="00056139"/>
    <w:rsid w:val="000562CE"/>
    <w:rsid w:val="000566EB"/>
    <w:rsid w:val="000567F7"/>
    <w:rsid w:val="00057061"/>
    <w:rsid w:val="00057063"/>
    <w:rsid w:val="000570D9"/>
    <w:rsid w:val="00057522"/>
    <w:rsid w:val="00057586"/>
    <w:rsid w:val="0005785C"/>
    <w:rsid w:val="00057ADB"/>
    <w:rsid w:val="00060007"/>
    <w:rsid w:val="000605B6"/>
    <w:rsid w:val="000609CC"/>
    <w:rsid w:val="000612F0"/>
    <w:rsid w:val="000614BD"/>
    <w:rsid w:val="000615A0"/>
    <w:rsid w:val="000619C2"/>
    <w:rsid w:val="00061BB2"/>
    <w:rsid w:val="00061C1A"/>
    <w:rsid w:val="00062953"/>
    <w:rsid w:val="00062A9E"/>
    <w:rsid w:val="00063210"/>
    <w:rsid w:val="000638F4"/>
    <w:rsid w:val="00063AF1"/>
    <w:rsid w:val="00064203"/>
    <w:rsid w:val="000643D5"/>
    <w:rsid w:val="0006456E"/>
    <w:rsid w:val="00064876"/>
    <w:rsid w:val="00064955"/>
    <w:rsid w:val="00064B61"/>
    <w:rsid w:val="00064BD7"/>
    <w:rsid w:val="00064F4E"/>
    <w:rsid w:val="00066118"/>
    <w:rsid w:val="00066CF8"/>
    <w:rsid w:val="0006700C"/>
    <w:rsid w:val="00067113"/>
    <w:rsid w:val="00067390"/>
    <w:rsid w:val="00067D0E"/>
    <w:rsid w:val="00070182"/>
    <w:rsid w:val="00070698"/>
    <w:rsid w:val="00071658"/>
    <w:rsid w:val="00071846"/>
    <w:rsid w:val="00071950"/>
    <w:rsid w:val="0007198D"/>
    <w:rsid w:val="00071E17"/>
    <w:rsid w:val="00071E98"/>
    <w:rsid w:val="00071F10"/>
    <w:rsid w:val="00071F48"/>
    <w:rsid w:val="000721B2"/>
    <w:rsid w:val="00072424"/>
    <w:rsid w:val="00072563"/>
    <w:rsid w:val="0007264E"/>
    <w:rsid w:val="00072993"/>
    <w:rsid w:val="00072997"/>
    <w:rsid w:val="00073252"/>
    <w:rsid w:val="00073621"/>
    <w:rsid w:val="00073814"/>
    <w:rsid w:val="00073823"/>
    <w:rsid w:val="00073E61"/>
    <w:rsid w:val="00073F3C"/>
    <w:rsid w:val="0007442D"/>
    <w:rsid w:val="00074473"/>
    <w:rsid w:val="00074FC3"/>
    <w:rsid w:val="0007528D"/>
    <w:rsid w:val="0007528E"/>
    <w:rsid w:val="000753C3"/>
    <w:rsid w:val="00075522"/>
    <w:rsid w:val="0007561C"/>
    <w:rsid w:val="00075820"/>
    <w:rsid w:val="000758F2"/>
    <w:rsid w:val="00075969"/>
    <w:rsid w:val="00075CEE"/>
    <w:rsid w:val="00075F71"/>
    <w:rsid w:val="00077F95"/>
    <w:rsid w:val="00080518"/>
    <w:rsid w:val="00080CD4"/>
    <w:rsid w:val="00081039"/>
    <w:rsid w:val="0008111B"/>
    <w:rsid w:val="0008118E"/>
    <w:rsid w:val="000812D6"/>
    <w:rsid w:val="00081FC7"/>
    <w:rsid w:val="0008214B"/>
    <w:rsid w:val="00082217"/>
    <w:rsid w:val="00082486"/>
    <w:rsid w:val="00082CEB"/>
    <w:rsid w:val="00083617"/>
    <w:rsid w:val="00083A20"/>
    <w:rsid w:val="00083EB0"/>
    <w:rsid w:val="00084566"/>
    <w:rsid w:val="0008458F"/>
    <w:rsid w:val="00084A11"/>
    <w:rsid w:val="000852F3"/>
    <w:rsid w:val="00085499"/>
    <w:rsid w:val="000855B4"/>
    <w:rsid w:val="000855E0"/>
    <w:rsid w:val="0008580C"/>
    <w:rsid w:val="00085DC6"/>
    <w:rsid w:val="00085F74"/>
    <w:rsid w:val="00086225"/>
    <w:rsid w:val="000872DA"/>
    <w:rsid w:val="00087434"/>
    <w:rsid w:val="00087F45"/>
    <w:rsid w:val="00087F59"/>
    <w:rsid w:val="00090802"/>
    <w:rsid w:val="000909BA"/>
    <w:rsid w:val="00091120"/>
    <w:rsid w:val="00091D04"/>
    <w:rsid w:val="00091D09"/>
    <w:rsid w:val="00092A49"/>
    <w:rsid w:val="0009305A"/>
    <w:rsid w:val="000930D5"/>
    <w:rsid w:val="00093438"/>
    <w:rsid w:val="000939BF"/>
    <w:rsid w:val="00093C04"/>
    <w:rsid w:val="0009428F"/>
    <w:rsid w:val="00094530"/>
    <w:rsid w:val="000945CF"/>
    <w:rsid w:val="00094F3D"/>
    <w:rsid w:val="000951E3"/>
    <w:rsid w:val="000952A5"/>
    <w:rsid w:val="00095F14"/>
    <w:rsid w:val="00096225"/>
    <w:rsid w:val="00096347"/>
    <w:rsid w:val="00096ECE"/>
    <w:rsid w:val="000975E4"/>
    <w:rsid w:val="00097CBC"/>
    <w:rsid w:val="00097D54"/>
    <w:rsid w:val="000A0DEF"/>
    <w:rsid w:val="000A1A7F"/>
    <w:rsid w:val="000A22E5"/>
    <w:rsid w:val="000A24A4"/>
    <w:rsid w:val="000A285E"/>
    <w:rsid w:val="000A296C"/>
    <w:rsid w:val="000A2A51"/>
    <w:rsid w:val="000A2FDF"/>
    <w:rsid w:val="000A33F0"/>
    <w:rsid w:val="000A3435"/>
    <w:rsid w:val="000A369C"/>
    <w:rsid w:val="000A37F9"/>
    <w:rsid w:val="000A40C9"/>
    <w:rsid w:val="000A4578"/>
    <w:rsid w:val="000A5718"/>
    <w:rsid w:val="000A5A5C"/>
    <w:rsid w:val="000A5B0D"/>
    <w:rsid w:val="000A5CAE"/>
    <w:rsid w:val="000A5E47"/>
    <w:rsid w:val="000A5FCB"/>
    <w:rsid w:val="000A7148"/>
    <w:rsid w:val="000A7599"/>
    <w:rsid w:val="000A7874"/>
    <w:rsid w:val="000B0F19"/>
    <w:rsid w:val="000B0F54"/>
    <w:rsid w:val="000B1767"/>
    <w:rsid w:val="000B190C"/>
    <w:rsid w:val="000B205D"/>
    <w:rsid w:val="000B205E"/>
    <w:rsid w:val="000B2330"/>
    <w:rsid w:val="000B2461"/>
    <w:rsid w:val="000B28B5"/>
    <w:rsid w:val="000B29EC"/>
    <w:rsid w:val="000B2F5F"/>
    <w:rsid w:val="000B3580"/>
    <w:rsid w:val="000B36AC"/>
    <w:rsid w:val="000B3A57"/>
    <w:rsid w:val="000B3BEC"/>
    <w:rsid w:val="000B3F6D"/>
    <w:rsid w:val="000B3FA1"/>
    <w:rsid w:val="000B4295"/>
    <w:rsid w:val="000B43FD"/>
    <w:rsid w:val="000B4BC1"/>
    <w:rsid w:val="000B4ECC"/>
    <w:rsid w:val="000B52A7"/>
    <w:rsid w:val="000B53F4"/>
    <w:rsid w:val="000B5636"/>
    <w:rsid w:val="000B577D"/>
    <w:rsid w:val="000B5EB9"/>
    <w:rsid w:val="000B5EEE"/>
    <w:rsid w:val="000B6212"/>
    <w:rsid w:val="000B6268"/>
    <w:rsid w:val="000B634F"/>
    <w:rsid w:val="000B640C"/>
    <w:rsid w:val="000B65AA"/>
    <w:rsid w:val="000B67A2"/>
    <w:rsid w:val="000B6C8F"/>
    <w:rsid w:val="000B71B3"/>
    <w:rsid w:val="000B7541"/>
    <w:rsid w:val="000B7829"/>
    <w:rsid w:val="000C02E9"/>
    <w:rsid w:val="000C04BF"/>
    <w:rsid w:val="000C0755"/>
    <w:rsid w:val="000C0782"/>
    <w:rsid w:val="000C0EB3"/>
    <w:rsid w:val="000C11B5"/>
    <w:rsid w:val="000C1452"/>
    <w:rsid w:val="000C171A"/>
    <w:rsid w:val="000C1A68"/>
    <w:rsid w:val="000C1C06"/>
    <w:rsid w:val="000C2088"/>
    <w:rsid w:val="000C225C"/>
    <w:rsid w:val="000C2914"/>
    <w:rsid w:val="000C2BDB"/>
    <w:rsid w:val="000C2D63"/>
    <w:rsid w:val="000C354E"/>
    <w:rsid w:val="000C3609"/>
    <w:rsid w:val="000C37C2"/>
    <w:rsid w:val="000C38A2"/>
    <w:rsid w:val="000C3BA9"/>
    <w:rsid w:val="000C4592"/>
    <w:rsid w:val="000C47FE"/>
    <w:rsid w:val="000C49FD"/>
    <w:rsid w:val="000C4D7F"/>
    <w:rsid w:val="000C500D"/>
    <w:rsid w:val="000C529D"/>
    <w:rsid w:val="000C54F9"/>
    <w:rsid w:val="000C58DE"/>
    <w:rsid w:val="000C5ACF"/>
    <w:rsid w:val="000C5B58"/>
    <w:rsid w:val="000C5C1B"/>
    <w:rsid w:val="000C6030"/>
    <w:rsid w:val="000C7273"/>
    <w:rsid w:val="000C7DB7"/>
    <w:rsid w:val="000D0A1E"/>
    <w:rsid w:val="000D0CF4"/>
    <w:rsid w:val="000D112B"/>
    <w:rsid w:val="000D11BE"/>
    <w:rsid w:val="000D13DB"/>
    <w:rsid w:val="000D1638"/>
    <w:rsid w:val="000D1B17"/>
    <w:rsid w:val="000D1D2B"/>
    <w:rsid w:val="000D20D0"/>
    <w:rsid w:val="000D27CB"/>
    <w:rsid w:val="000D27FE"/>
    <w:rsid w:val="000D2F65"/>
    <w:rsid w:val="000D3235"/>
    <w:rsid w:val="000D3536"/>
    <w:rsid w:val="000D3558"/>
    <w:rsid w:val="000D363A"/>
    <w:rsid w:val="000D3D9E"/>
    <w:rsid w:val="000D41F7"/>
    <w:rsid w:val="000D4289"/>
    <w:rsid w:val="000D428B"/>
    <w:rsid w:val="000D4418"/>
    <w:rsid w:val="000D45EF"/>
    <w:rsid w:val="000D4613"/>
    <w:rsid w:val="000D4D67"/>
    <w:rsid w:val="000D4EEE"/>
    <w:rsid w:val="000D4FE8"/>
    <w:rsid w:val="000D51F9"/>
    <w:rsid w:val="000D533E"/>
    <w:rsid w:val="000D573C"/>
    <w:rsid w:val="000D58B1"/>
    <w:rsid w:val="000D6026"/>
    <w:rsid w:val="000D637F"/>
    <w:rsid w:val="000D6496"/>
    <w:rsid w:val="000D6830"/>
    <w:rsid w:val="000D686B"/>
    <w:rsid w:val="000D6D0E"/>
    <w:rsid w:val="000D7218"/>
    <w:rsid w:val="000D721B"/>
    <w:rsid w:val="000E0568"/>
    <w:rsid w:val="000E0615"/>
    <w:rsid w:val="000E0779"/>
    <w:rsid w:val="000E0C81"/>
    <w:rsid w:val="000E128B"/>
    <w:rsid w:val="000E1683"/>
    <w:rsid w:val="000E1AA9"/>
    <w:rsid w:val="000E2056"/>
    <w:rsid w:val="000E206F"/>
    <w:rsid w:val="000E2805"/>
    <w:rsid w:val="000E2D65"/>
    <w:rsid w:val="000E2F76"/>
    <w:rsid w:val="000E3202"/>
    <w:rsid w:val="000E3723"/>
    <w:rsid w:val="000E3AE7"/>
    <w:rsid w:val="000E3DA6"/>
    <w:rsid w:val="000E4A09"/>
    <w:rsid w:val="000E4BB7"/>
    <w:rsid w:val="000E4EDD"/>
    <w:rsid w:val="000E5426"/>
    <w:rsid w:val="000E5915"/>
    <w:rsid w:val="000E5DA9"/>
    <w:rsid w:val="000E5E4A"/>
    <w:rsid w:val="000E6084"/>
    <w:rsid w:val="000E652C"/>
    <w:rsid w:val="000E655C"/>
    <w:rsid w:val="000E72D1"/>
    <w:rsid w:val="000E73FF"/>
    <w:rsid w:val="000E749C"/>
    <w:rsid w:val="000E7B5D"/>
    <w:rsid w:val="000E7DF9"/>
    <w:rsid w:val="000F0A4E"/>
    <w:rsid w:val="000F0E77"/>
    <w:rsid w:val="000F1148"/>
    <w:rsid w:val="000F142E"/>
    <w:rsid w:val="000F1758"/>
    <w:rsid w:val="000F17EF"/>
    <w:rsid w:val="000F1861"/>
    <w:rsid w:val="000F1F91"/>
    <w:rsid w:val="000F216E"/>
    <w:rsid w:val="000F2243"/>
    <w:rsid w:val="000F2271"/>
    <w:rsid w:val="000F2373"/>
    <w:rsid w:val="000F29A7"/>
    <w:rsid w:val="000F2F99"/>
    <w:rsid w:val="000F306E"/>
    <w:rsid w:val="000F3242"/>
    <w:rsid w:val="000F4097"/>
    <w:rsid w:val="000F4148"/>
    <w:rsid w:val="000F44B3"/>
    <w:rsid w:val="000F48E7"/>
    <w:rsid w:val="000F4C83"/>
    <w:rsid w:val="000F55A1"/>
    <w:rsid w:val="000F5D27"/>
    <w:rsid w:val="000F5E55"/>
    <w:rsid w:val="000F6A79"/>
    <w:rsid w:val="000F6AC7"/>
    <w:rsid w:val="000F7054"/>
    <w:rsid w:val="000F71C7"/>
    <w:rsid w:val="000F73EB"/>
    <w:rsid w:val="000F7A7A"/>
    <w:rsid w:val="000F7E0F"/>
    <w:rsid w:val="000F7E20"/>
    <w:rsid w:val="000F7F85"/>
    <w:rsid w:val="0010016D"/>
    <w:rsid w:val="00100873"/>
    <w:rsid w:val="00100A77"/>
    <w:rsid w:val="00100BD4"/>
    <w:rsid w:val="00100BE8"/>
    <w:rsid w:val="001010D9"/>
    <w:rsid w:val="00101298"/>
    <w:rsid w:val="0010162B"/>
    <w:rsid w:val="001018E0"/>
    <w:rsid w:val="0010190C"/>
    <w:rsid w:val="0010197D"/>
    <w:rsid w:val="00101DE5"/>
    <w:rsid w:val="00101E1D"/>
    <w:rsid w:val="00101FE8"/>
    <w:rsid w:val="00102550"/>
    <w:rsid w:val="00102A36"/>
    <w:rsid w:val="00102A47"/>
    <w:rsid w:val="00103941"/>
    <w:rsid w:val="00103982"/>
    <w:rsid w:val="001041C6"/>
    <w:rsid w:val="001046B5"/>
    <w:rsid w:val="001047E7"/>
    <w:rsid w:val="00104C84"/>
    <w:rsid w:val="00104E0F"/>
    <w:rsid w:val="00105C67"/>
    <w:rsid w:val="00105CED"/>
    <w:rsid w:val="00107136"/>
    <w:rsid w:val="00107172"/>
    <w:rsid w:val="001075A8"/>
    <w:rsid w:val="001075FC"/>
    <w:rsid w:val="001077EB"/>
    <w:rsid w:val="00107FCE"/>
    <w:rsid w:val="00110498"/>
    <w:rsid w:val="001105AA"/>
    <w:rsid w:val="001107AA"/>
    <w:rsid w:val="001111F9"/>
    <w:rsid w:val="001118E8"/>
    <w:rsid w:val="00111D9B"/>
    <w:rsid w:val="00111EE3"/>
    <w:rsid w:val="00112756"/>
    <w:rsid w:val="00112951"/>
    <w:rsid w:val="00112B5A"/>
    <w:rsid w:val="00112FFF"/>
    <w:rsid w:val="00113124"/>
    <w:rsid w:val="001131A7"/>
    <w:rsid w:val="0011329F"/>
    <w:rsid w:val="00113639"/>
    <w:rsid w:val="00113879"/>
    <w:rsid w:val="00113A39"/>
    <w:rsid w:val="00113D81"/>
    <w:rsid w:val="001141E4"/>
    <w:rsid w:val="001148A4"/>
    <w:rsid w:val="001148D9"/>
    <w:rsid w:val="00114FF6"/>
    <w:rsid w:val="00115093"/>
    <w:rsid w:val="0011544C"/>
    <w:rsid w:val="00116371"/>
    <w:rsid w:val="00116502"/>
    <w:rsid w:val="00116C16"/>
    <w:rsid w:val="0011718A"/>
    <w:rsid w:val="00117D32"/>
    <w:rsid w:val="00117D3F"/>
    <w:rsid w:val="00120B0B"/>
    <w:rsid w:val="00120B61"/>
    <w:rsid w:val="00121A28"/>
    <w:rsid w:val="001223C9"/>
    <w:rsid w:val="0012252D"/>
    <w:rsid w:val="0012285B"/>
    <w:rsid w:val="001235F2"/>
    <w:rsid w:val="001239BD"/>
    <w:rsid w:val="00123B18"/>
    <w:rsid w:val="00123DC9"/>
    <w:rsid w:val="00124036"/>
    <w:rsid w:val="001249FE"/>
    <w:rsid w:val="00125129"/>
    <w:rsid w:val="001251E5"/>
    <w:rsid w:val="0012536C"/>
    <w:rsid w:val="00125A12"/>
    <w:rsid w:val="00125E5D"/>
    <w:rsid w:val="00126005"/>
    <w:rsid w:val="00126151"/>
    <w:rsid w:val="001262F1"/>
    <w:rsid w:val="001265CB"/>
    <w:rsid w:val="00126632"/>
    <w:rsid w:val="00126868"/>
    <w:rsid w:val="00126BE4"/>
    <w:rsid w:val="00127362"/>
    <w:rsid w:val="001274DC"/>
    <w:rsid w:val="00127BC3"/>
    <w:rsid w:val="001300F6"/>
    <w:rsid w:val="00130444"/>
    <w:rsid w:val="00130C4F"/>
    <w:rsid w:val="00130C98"/>
    <w:rsid w:val="00130F0B"/>
    <w:rsid w:val="00131110"/>
    <w:rsid w:val="00131243"/>
    <w:rsid w:val="001315DB"/>
    <w:rsid w:val="001317CA"/>
    <w:rsid w:val="001318CA"/>
    <w:rsid w:val="00131C42"/>
    <w:rsid w:val="00131C75"/>
    <w:rsid w:val="00131CB7"/>
    <w:rsid w:val="00132054"/>
    <w:rsid w:val="00133495"/>
    <w:rsid w:val="0013364A"/>
    <w:rsid w:val="00133BC0"/>
    <w:rsid w:val="00134AE3"/>
    <w:rsid w:val="00135398"/>
    <w:rsid w:val="0013541C"/>
    <w:rsid w:val="001354D4"/>
    <w:rsid w:val="0013572A"/>
    <w:rsid w:val="001357DC"/>
    <w:rsid w:val="001362E1"/>
    <w:rsid w:val="00136558"/>
    <w:rsid w:val="00136995"/>
    <w:rsid w:val="00136C00"/>
    <w:rsid w:val="00136D8C"/>
    <w:rsid w:val="00137105"/>
    <w:rsid w:val="001371E5"/>
    <w:rsid w:val="0013721C"/>
    <w:rsid w:val="00137455"/>
    <w:rsid w:val="001374A6"/>
    <w:rsid w:val="00137503"/>
    <w:rsid w:val="001377A6"/>
    <w:rsid w:val="00137E19"/>
    <w:rsid w:val="001408C1"/>
    <w:rsid w:val="00140C2F"/>
    <w:rsid w:val="00141491"/>
    <w:rsid w:val="001416F4"/>
    <w:rsid w:val="001417F8"/>
    <w:rsid w:val="00142625"/>
    <w:rsid w:val="00142760"/>
    <w:rsid w:val="00143217"/>
    <w:rsid w:val="001439FF"/>
    <w:rsid w:val="001442D3"/>
    <w:rsid w:val="00144369"/>
    <w:rsid w:val="001444AE"/>
    <w:rsid w:val="00144AB6"/>
    <w:rsid w:val="00144F27"/>
    <w:rsid w:val="001454B2"/>
    <w:rsid w:val="0014554E"/>
    <w:rsid w:val="001456FD"/>
    <w:rsid w:val="001457E9"/>
    <w:rsid w:val="00145AC2"/>
    <w:rsid w:val="00145CB0"/>
    <w:rsid w:val="00145CC8"/>
    <w:rsid w:val="001472B7"/>
    <w:rsid w:val="001472CD"/>
    <w:rsid w:val="001475AC"/>
    <w:rsid w:val="001505FF"/>
    <w:rsid w:val="00150728"/>
    <w:rsid w:val="0015074C"/>
    <w:rsid w:val="00150A9A"/>
    <w:rsid w:val="00150CE2"/>
    <w:rsid w:val="00151438"/>
    <w:rsid w:val="001514E0"/>
    <w:rsid w:val="001516C3"/>
    <w:rsid w:val="00152B86"/>
    <w:rsid w:val="00152DB7"/>
    <w:rsid w:val="00152E2B"/>
    <w:rsid w:val="00153A63"/>
    <w:rsid w:val="00153CB4"/>
    <w:rsid w:val="001542F2"/>
    <w:rsid w:val="00154936"/>
    <w:rsid w:val="00154E6A"/>
    <w:rsid w:val="00155062"/>
    <w:rsid w:val="001558D0"/>
    <w:rsid w:val="0015595B"/>
    <w:rsid w:val="00155AF2"/>
    <w:rsid w:val="00155D19"/>
    <w:rsid w:val="00156183"/>
    <w:rsid w:val="0015639A"/>
    <w:rsid w:val="00156439"/>
    <w:rsid w:val="0015666F"/>
    <w:rsid w:val="00156B4D"/>
    <w:rsid w:val="00156F6D"/>
    <w:rsid w:val="0015718B"/>
    <w:rsid w:val="00157360"/>
    <w:rsid w:val="001602B2"/>
    <w:rsid w:val="0016041C"/>
    <w:rsid w:val="00160672"/>
    <w:rsid w:val="0016084E"/>
    <w:rsid w:val="00160966"/>
    <w:rsid w:val="00160979"/>
    <w:rsid w:val="00160E78"/>
    <w:rsid w:val="001614C3"/>
    <w:rsid w:val="00161B4B"/>
    <w:rsid w:val="00161BDD"/>
    <w:rsid w:val="00161F2F"/>
    <w:rsid w:val="0016295A"/>
    <w:rsid w:val="00162D35"/>
    <w:rsid w:val="00162DC8"/>
    <w:rsid w:val="00162EF6"/>
    <w:rsid w:val="00162F03"/>
    <w:rsid w:val="00163649"/>
    <w:rsid w:val="00163DB3"/>
    <w:rsid w:val="00164079"/>
    <w:rsid w:val="001640C8"/>
    <w:rsid w:val="0016439E"/>
    <w:rsid w:val="0016449C"/>
    <w:rsid w:val="001647CC"/>
    <w:rsid w:val="00164AE7"/>
    <w:rsid w:val="00164CA7"/>
    <w:rsid w:val="00164E56"/>
    <w:rsid w:val="00164EC3"/>
    <w:rsid w:val="001657EB"/>
    <w:rsid w:val="00165D3A"/>
    <w:rsid w:val="00166241"/>
    <w:rsid w:val="00166386"/>
    <w:rsid w:val="0016643A"/>
    <w:rsid w:val="001664A9"/>
    <w:rsid w:val="00166570"/>
    <w:rsid w:val="0016687A"/>
    <w:rsid w:val="00167417"/>
    <w:rsid w:val="0017004D"/>
    <w:rsid w:val="001700AC"/>
    <w:rsid w:val="001701A7"/>
    <w:rsid w:val="0017035F"/>
    <w:rsid w:val="00170915"/>
    <w:rsid w:val="0017115A"/>
    <w:rsid w:val="00171260"/>
    <w:rsid w:val="0017141A"/>
    <w:rsid w:val="0017169D"/>
    <w:rsid w:val="001726D6"/>
    <w:rsid w:val="0017288E"/>
    <w:rsid w:val="00172B29"/>
    <w:rsid w:val="00172C0A"/>
    <w:rsid w:val="00172CCC"/>
    <w:rsid w:val="00173084"/>
    <w:rsid w:val="00173794"/>
    <w:rsid w:val="0017382F"/>
    <w:rsid w:val="00173C9F"/>
    <w:rsid w:val="001747CC"/>
    <w:rsid w:val="00174C94"/>
    <w:rsid w:val="00174D2A"/>
    <w:rsid w:val="0017525C"/>
    <w:rsid w:val="00175337"/>
    <w:rsid w:val="0017705D"/>
    <w:rsid w:val="001778C2"/>
    <w:rsid w:val="00180024"/>
    <w:rsid w:val="001805C6"/>
    <w:rsid w:val="00180838"/>
    <w:rsid w:val="00180F9E"/>
    <w:rsid w:val="00181342"/>
    <w:rsid w:val="0018175B"/>
    <w:rsid w:val="00181767"/>
    <w:rsid w:val="00181D4F"/>
    <w:rsid w:val="0018214A"/>
    <w:rsid w:val="0018223D"/>
    <w:rsid w:val="00182506"/>
    <w:rsid w:val="00182560"/>
    <w:rsid w:val="00183062"/>
    <w:rsid w:val="001832E4"/>
    <w:rsid w:val="0018340E"/>
    <w:rsid w:val="0018350E"/>
    <w:rsid w:val="001841CD"/>
    <w:rsid w:val="00184480"/>
    <w:rsid w:val="0018476C"/>
    <w:rsid w:val="00184862"/>
    <w:rsid w:val="00184886"/>
    <w:rsid w:val="00185253"/>
    <w:rsid w:val="00185945"/>
    <w:rsid w:val="0018595E"/>
    <w:rsid w:val="001859E9"/>
    <w:rsid w:val="00186092"/>
    <w:rsid w:val="001866CB"/>
    <w:rsid w:val="0018689C"/>
    <w:rsid w:val="00186A1C"/>
    <w:rsid w:val="00186C25"/>
    <w:rsid w:val="00186DF2"/>
    <w:rsid w:val="00187548"/>
    <w:rsid w:val="001878A4"/>
    <w:rsid w:val="0019038D"/>
    <w:rsid w:val="00190AB7"/>
    <w:rsid w:val="00190F6A"/>
    <w:rsid w:val="00190FEF"/>
    <w:rsid w:val="0019128D"/>
    <w:rsid w:val="001918D2"/>
    <w:rsid w:val="001924D8"/>
    <w:rsid w:val="0019270A"/>
    <w:rsid w:val="001933A9"/>
    <w:rsid w:val="001935E0"/>
    <w:rsid w:val="00193A62"/>
    <w:rsid w:val="00193B74"/>
    <w:rsid w:val="00193F77"/>
    <w:rsid w:val="00194BB1"/>
    <w:rsid w:val="00194D9E"/>
    <w:rsid w:val="001951A1"/>
    <w:rsid w:val="001960B0"/>
    <w:rsid w:val="001964C1"/>
    <w:rsid w:val="00196606"/>
    <w:rsid w:val="001973D0"/>
    <w:rsid w:val="001974AB"/>
    <w:rsid w:val="001978E4"/>
    <w:rsid w:val="00197A96"/>
    <w:rsid w:val="00197AC3"/>
    <w:rsid w:val="001A0054"/>
    <w:rsid w:val="001A00AF"/>
    <w:rsid w:val="001A0675"/>
    <w:rsid w:val="001A0793"/>
    <w:rsid w:val="001A0876"/>
    <w:rsid w:val="001A0930"/>
    <w:rsid w:val="001A12F7"/>
    <w:rsid w:val="001A164E"/>
    <w:rsid w:val="001A1D2B"/>
    <w:rsid w:val="001A2F3F"/>
    <w:rsid w:val="001A34E5"/>
    <w:rsid w:val="001A350D"/>
    <w:rsid w:val="001A3714"/>
    <w:rsid w:val="001A3D6E"/>
    <w:rsid w:val="001A3E2A"/>
    <w:rsid w:val="001A45F2"/>
    <w:rsid w:val="001A4703"/>
    <w:rsid w:val="001A4DC2"/>
    <w:rsid w:val="001A4E38"/>
    <w:rsid w:val="001A5102"/>
    <w:rsid w:val="001A53A3"/>
    <w:rsid w:val="001A54AD"/>
    <w:rsid w:val="001A562C"/>
    <w:rsid w:val="001A571F"/>
    <w:rsid w:val="001A58EE"/>
    <w:rsid w:val="001A62B1"/>
    <w:rsid w:val="001A6521"/>
    <w:rsid w:val="001A68CE"/>
    <w:rsid w:val="001A6CDA"/>
    <w:rsid w:val="001A715A"/>
    <w:rsid w:val="001A724A"/>
    <w:rsid w:val="001A7CEC"/>
    <w:rsid w:val="001A7EF5"/>
    <w:rsid w:val="001B0081"/>
    <w:rsid w:val="001B013D"/>
    <w:rsid w:val="001B03A0"/>
    <w:rsid w:val="001B0478"/>
    <w:rsid w:val="001B0FFF"/>
    <w:rsid w:val="001B1014"/>
    <w:rsid w:val="001B1283"/>
    <w:rsid w:val="001B1457"/>
    <w:rsid w:val="001B1705"/>
    <w:rsid w:val="001B1781"/>
    <w:rsid w:val="001B2D66"/>
    <w:rsid w:val="001B32FC"/>
    <w:rsid w:val="001B340E"/>
    <w:rsid w:val="001B3475"/>
    <w:rsid w:val="001B3496"/>
    <w:rsid w:val="001B35D8"/>
    <w:rsid w:val="001B3852"/>
    <w:rsid w:val="001B450B"/>
    <w:rsid w:val="001B450D"/>
    <w:rsid w:val="001B46EE"/>
    <w:rsid w:val="001B4B96"/>
    <w:rsid w:val="001B5054"/>
    <w:rsid w:val="001B5424"/>
    <w:rsid w:val="001B54B9"/>
    <w:rsid w:val="001B54C7"/>
    <w:rsid w:val="001B5536"/>
    <w:rsid w:val="001B56CA"/>
    <w:rsid w:val="001B5D18"/>
    <w:rsid w:val="001B61A4"/>
    <w:rsid w:val="001B6494"/>
    <w:rsid w:val="001B6602"/>
    <w:rsid w:val="001B6B36"/>
    <w:rsid w:val="001B6BA0"/>
    <w:rsid w:val="001B6C5A"/>
    <w:rsid w:val="001B71AC"/>
    <w:rsid w:val="001B71BF"/>
    <w:rsid w:val="001B75AC"/>
    <w:rsid w:val="001B7756"/>
    <w:rsid w:val="001B7AAA"/>
    <w:rsid w:val="001B7AE9"/>
    <w:rsid w:val="001B7FF1"/>
    <w:rsid w:val="001C020D"/>
    <w:rsid w:val="001C04AF"/>
    <w:rsid w:val="001C0A19"/>
    <w:rsid w:val="001C0D77"/>
    <w:rsid w:val="001C0EC7"/>
    <w:rsid w:val="001C1074"/>
    <w:rsid w:val="001C128C"/>
    <w:rsid w:val="001C13AE"/>
    <w:rsid w:val="001C1699"/>
    <w:rsid w:val="001C1805"/>
    <w:rsid w:val="001C1BE7"/>
    <w:rsid w:val="001C1CB2"/>
    <w:rsid w:val="001C2267"/>
    <w:rsid w:val="001C2421"/>
    <w:rsid w:val="001C2494"/>
    <w:rsid w:val="001C25D8"/>
    <w:rsid w:val="001C270B"/>
    <w:rsid w:val="001C2AFD"/>
    <w:rsid w:val="001C2EC0"/>
    <w:rsid w:val="001C3369"/>
    <w:rsid w:val="001C395C"/>
    <w:rsid w:val="001C431B"/>
    <w:rsid w:val="001C4793"/>
    <w:rsid w:val="001C47D7"/>
    <w:rsid w:val="001C4B3F"/>
    <w:rsid w:val="001C4D10"/>
    <w:rsid w:val="001C4E2E"/>
    <w:rsid w:val="001C546A"/>
    <w:rsid w:val="001C5527"/>
    <w:rsid w:val="001C5D63"/>
    <w:rsid w:val="001C5D93"/>
    <w:rsid w:val="001C6362"/>
    <w:rsid w:val="001C67B7"/>
    <w:rsid w:val="001C6EF4"/>
    <w:rsid w:val="001C723B"/>
    <w:rsid w:val="001C74B8"/>
    <w:rsid w:val="001C76E6"/>
    <w:rsid w:val="001C7918"/>
    <w:rsid w:val="001C7BC3"/>
    <w:rsid w:val="001D0071"/>
    <w:rsid w:val="001D0BEA"/>
    <w:rsid w:val="001D1436"/>
    <w:rsid w:val="001D1AC7"/>
    <w:rsid w:val="001D1F9B"/>
    <w:rsid w:val="001D2547"/>
    <w:rsid w:val="001D2553"/>
    <w:rsid w:val="001D27AD"/>
    <w:rsid w:val="001D286B"/>
    <w:rsid w:val="001D3228"/>
    <w:rsid w:val="001D355C"/>
    <w:rsid w:val="001D392F"/>
    <w:rsid w:val="001D5905"/>
    <w:rsid w:val="001D6AF6"/>
    <w:rsid w:val="001D6F7F"/>
    <w:rsid w:val="001D7584"/>
    <w:rsid w:val="001D7AB6"/>
    <w:rsid w:val="001D7D9E"/>
    <w:rsid w:val="001E0042"/>
    <w:rsid w:val="001E0674"/>
    <w:rsid w:val="001E07E0"/>
    <w:rsid w:val="001E0992"/>
    <w:rsid w:val="001E22C7"/>
    <w:rsid w:val="001E24CA"/>
    <w:rsid w:val="001E28B5"/>
    <w:rsid w:val="001E28E3"/>
    <w:rsid w:val="001E2A02"/>
    <w:rsid w:val="001E2AE6"/>
    <w:rsid w:val="001E388A"/>
    <w:rsid w:val="001E3A52"/>
    <w:rsid w:val="001E3E53"/>
    <w:rsid w:val="001E409C"/>
    <w:rsid w:val="001E413D"/>
    <w:rsid w:val="001E41F6"/>
    <w:rsid w:val="001E421D"/>
    <w:rsid w:val="001E4319"/>
    <w:rsid w:val="001E4491"/>
    <w:rsid w:val="001E4602"/>
    <w:rsid w:val="001E49EE"/>
    <w:rsid w:val="001E4E77"/>
    <w:rsid w:val="001E574E"/>
    <w:rsid w:val="001E5854"/>
    <w:rsid w:val="001E5920"/>
    <w:rsid w:val="001E5B8C"/>
    <w:rsid w:val="001E6E7A"/>
    <w:rsid w:val="001E71CF"/>
    <w:rsid w:val="001E779C"/>
    <w:rsid w:val="001F0135"/>
    <w:rsid w:val="001F018A"/>
    <w:rsid w:val="001F0258"/>
    <w:rsid w:val="001F0293"/>
    <w:rsid w:val="001F0F61"/>
    <w:rsid w:val="001F1162"/>
    <w:rsid w:val="001F1316"/>
    <w:rsid w:val="001F2200"/>
    <w:rsid w:val="001F273E"/>
    <w:rsid w:val="001F28EA"/>
    <w:rsid w:val="001F2A90"/>
    <w:rsid w:val="001F2DE6"/>
    <w:rsid w:val="001F2F57"/>
    <w:rsid w:val="001F2FD4"/>
    <w:rsid w:val="001F329D"/>
    <w:rsid w:val="001F3452"/>
    <w:rsid w:val="001F3788"/>
    <w:rsid w:val="001F3A87"/>
    <w:rsid w:val="001F3F1C"/>
    <w:rsid w:val="001F4222"/>
    <w:rsid w:val="001F44B1"/>
    <w:rsid w:val="001F45A5"/>
    <w:rsid w:val="001F493E"/>
    <w:rsid w:val="001F4AF5"/>
    <w:rsid w:val="001F5031"/>
    <w:rsid w:val="001F524F"/>
    <w:rsid w:val="001F57DD"/>
    <w:rsid w:val="001F59A3"/>
    <w:rsid w:val="001F5A1F"/>
    <w:rsid w:val="001F5A90"/>
    <w:rsid w:val="001F5B7E"/>
    <w:rsid w:val="001F5E0A"/>
    <w:rsid w:val="001F6223"/>
    <w:rsid w:val="001F6738"/>
    <w:rsid w:val="001F6837"/>
    <w:rsid w:val="001F6A03"/>
    <w:rsid w:val="001F738E"/>
    <w:rsid w:val="001F75A8"/>
    <w:rsid w:val="001F781B"/>
    <w:rsid w:val="001F79BF"/>
    <w:rsid w:val="001F7AAB"/>
    <w:rsid w:val="0020054E"/>
    <w:rsid w:val="00200694"/>
    <w:rsid w:val="0020097A"/>
    <w:rsid w:val="002016CA"/>
    <w:rsid w:val="002018F4"/>
    <w:rsid w:val="00201A4C"/>
    <w:rsid w:val="00202202"/>
    <w:rsid w:val="002028B5"/>
    <w:rsid w:val="0020356F"/>
    <w:rsid w:val="00204232"/>
    <w:rsid w:val="002042AF"/>
    <w:rsid w:val="002043B6"/>
    <w:rsid w:val="002046E2"/>
    <w:rsid w:val="00204793"/>
    <w:rsid w:val="00204A4B"/>
    <w:rsid w:val="00205136"/>
    <w:rsid w:val="0020518F"/>
    <w:rsid w:val="0020541A"/>
    <w:rsid w:val="002054E7"/>
    <w:rsid w:val="00205765"/>
    <w:rsid w:val="00205982"/>
    <w:rsid w:val="00205C07"/>
    <w:rsid w:val="002060E2"/>
    <w:rsid w:val="00206415"/>
    <w:rsid w:val="002068A4"/>
    <w:rsid w:val="00206934"/>
    <w:rsid w:val="00206A30"/>
    <w:rsid w:val="002075A3"/>
    <w:rsid w:val="002078F5"/>
    <w:rsid w:val="0020790D"/>
    <w:rsid w:val="002079E9"/>
    <w:rsid w:val="00207A93"/>
    <w:rsid w:val="00207B44"/>
    <w:rsid w:val="00207C40"/>
    <w:rsid w:val="00207C45"/>
    <w:rsid w:val="00210053"/>
    <w:rsid w:val="00210722"/>
    <w:rsid w:val="00210724"/>
    <w:rsid w:val="00210AE1"/>
    <w:rsid w:val="00210BA4"/>
    <w:rsid w:val="00210DFB"/>
    <w:rsid w:val="00210E49"/>
    <w:rsid w:val="00210E85"/>
    <w:rsid w:val="00210EA7"/>
    <w:rsid w:val="0021101E"/>
    <w:rsid w:val="00211370"/>
    <w:rsid w:val="00211687"/>
    <w:rsid w:val="00211803"/>
    <w:rsid w:val="002119E2"/>
    <w:rsid w:val="00211B4D"/>
    <w:rsid w:val="00211ED7"/>
    <w:rsid w:val="00212696"/>
    <w:rsid w:val="002128FB"/>
    <w:rsid w:val="002131CC"/>
    <w:rsid w:val="002133FC"/>
    <w:rsid w:val="002135E3"/>
    <w:rsid w:val="00213C96"/>
    <w:rsid w:val="00213DF9"/>
    <w:rsid w:val="00214982"/>
    <w:rsid w:val="0021510C"/>
    <w:rsid w:val="002158E2"/>
    <w:rsid w:val="00216408"/>
    <w:rsid w:val="00216927"/>
    <w:rsid w:val="00216987"/>
    <w:rsid w:val="00216E06"/>
    <w:rsid w:val="00217764"/>
    <w:rsid w:val="00217AD8"/>
    <w:rsid w:val="00217BCD"/>
    <w:rsid w:val="00217D16"/>
    <w:rsid w:val="00217E06"/>
    <w:rsid w:val="00217F6C"/>
    <w:rsid w:val="0022069C"/>
    <w:rsid w:val="00220861"/>
    <w:rsid w:val="00220941"/>
    <w:rsid w:val="002209A5"/>
    <w:rsid w:val="00220B7E"/>
    <w:rsid w:val="00221B0A"/>
    <w:rsid w:val="0022209F"/>
    <w:rsid w:val="002223B3"/>
    <w:rsid w:val="00222C97"/>
    <w:rsid w:val="00222CB1"/>
    <w:rsid w:val="00222CFA"/>
    <w:rsid w:val="00223005"/>
    <w:rsid w:val="00223191"/>
    <w:rsid w:val="002234C1"/>
    <w:rsid w:val="002237BF"/>
    <w:rsid w:val="00223AC0"/>
    <w:rsid w:val="00224269"/>
    <w:rsid w:val="00224C90"/>
    <w:rsid w:val="00225138"/>
    <w:rsid w:val="002256E9"/>
    <w:rsid w:val="00225951"/>
    <w:rsid w:val="00225DF2"/>
    <w:rsid w:val="00225E31"/>
    <w:rsid w:val="002262CB"/>
    <w:rsid w:val="00227689"/>
    <w:rsid w:val="00227751"/>
    <w:rsid w:val="00227B7F"/>
    <w:rsid w:val="00227DD7"/>
    <w:rsid w:val="00227FEF"/>
    <w:rsid w:val="00230059"/>
    <w:rsid w:val="00230C17"/>
    <w:rsid w:val="00230D45"/>
    <w:rsid w:val="00230F56"/>
    <w:rsid w:val="0023100A"/>
    <w:rsid w:val="002315BF"/>
    <w:rsid w:val="002315FC"/>
    <w:rsid w:val="002316DC"/>
    <w:rsid w:val="00231C99"/>
    <w:rsid w:val="00231E0C"/>
    <w:rsid w:val="0023203F"/>
    <w:rsid w:val="0023230F"/>
    <w:rsid w:val="0023260A"/>
    <w:rsid w:val="002331F5"/>
    <w:rsid w:val="00233A8E"/>
    <w:rsid w:val="00234199"/>
    <w:rsid w:val="00234F7C"/>
    <w:rsid w:val="00235620"/>
    <w:rsid w:val="00236294"/>
    <w:rsid w:val="002369AF"/>
    <w:rsid w:val="00237143"/>
    <w:rsid w:val="002376D0"/>
    <w:rsid w:val="00237CD9"/>
    <w:rsid w:val="002400A7"/>
    <w:rsid w:val="00241935"/>
    <w:rsid w:val="00241C0F"/>
    <w:rsid w:val="00241D1E"/>
    <w:rsid w:val="0024281A"/>
    <w:rsid w:val="00243019"/>
    <w:rsid w:val="0024309A"/>
    <w:rsid w:val="002430C7"/>
    <w:rsid w:val="00243886"/>
    <w:rsid w:val="00243A47"/>
    <w:rsid w:val="00243C2D"/>
    <w:rsid w:val="002444AC"/>
    <w:rsid w:val="002444CE"/>
    <w:rsid w:val="00244DA1"/>
    <w:rsid w:val="0024502F"/>
    <w:rsid w:val="002450D9"/>
    <w:rsid w:val="0024592E"/>
    <w:rsid w:val="00245B46"/>
    <w:rsid w:val="00245C8F"/>
    <w:rsid w:val="00245F97"/>
    <w:rsid w:val="00246BB0"/>
    <w:rsid w:val="00247323"/>
    <w:rsid w:val="00247560"/>
    <w:rsid w:val="00247BE7"/>
    <w:rsid w:val="00250097"/>
    <w:rsid w:val="0025141B"/>
    <w:rsid w:val="00251834"/>
    <w:rsid w:val="00251B9E"/>
    <w:rsid w:val="002523A7"/>
    <w:rsid w:val="0025289E"/>
    <w:rsid w:val="00252B10"/>
    <w:rsid w:val="00252C7E"/>
    <w:rsid w:val="00252E34"/>
    <w:rsid w:val="00253718"/>
    <w:rsid w:val="00253B15"/>
    <w:rsid w:val="00253F28"/>
    <w:rsid w:val="002544C1"/>
    <w:rsid w:val="00254B8B"/>
    <w:rsid w:val="00254D35"/>
    <w:rsid w:val="002553A3"/>
    <w:rsid w:val="00255609"/>
    <w:rsid w:val="00255EC0"/>
    <w:rsid w:val="00256083"/>
    <w:rsid w:val="002560A4"/>
    <w:rsid w:val="00256889"/>
    <w:rsid w:val="0025690E"/>
    <w:rsid w:val="00256C6B"/>
    <w:rsid w:val="002572D3"/>
    <w:rsid w:val="0025791A"/>
    <w:rsid w:val="00257C9D"/>
    <w:rsid w:val="00257CD9"/>
    <w:rsid w:val="002615EC"/>
    <w:rsid w:val="002619BD"/>
    <w:rsid w:val="00261AC2"/>
    <w:rsid w:val="00261F6B"/>
    <w:rsid w:val="0026210F"/>
    <w:rsid w:val="00262402"/>
    <w:rsid w:val="00262914"/>
    <w:rsid w:val="00262ACF"/>
    <w:rsid w:val="002637D2"/>
    <w:rsid w:val="00263F9D"/>
    <w:rsid w:val="00264402"/>
    <w:rsid w:val="00264729"/>
    <w:rsid w:val="00264B4D"/>
    <w:rsid w:val="00264E18"/>
    <w:rsid w:val="00264FED"/>
    <w:rsid w:val="00265120"/>
    <w:rsid w:val="0026561A"/>
    <w:rsid w:val="00265BE9"/>
    <w:rsid w:val="00265D19"/>
    <w:rsid w:val="002661BB"/>
    <w:rsid w:val="002661EF"/>
    <w:rsid w:val="002667DF"/>
    <w:rsid w:val="00266878"/>
    <w:rsid w:val="0026718C"/>
    <w:rsid w:val="002672F3"/>
    <w:rsid w:val="00267555"/>
    <w:rsid w:val="00267A79"/>
    <w:rsid w:val="002709CE"/>
    <w:rsid w:val="00270A92"/>
    <w:rsid w:val="00270D72"/>
    <w:rsid w:val="00271272"/>
    <w:rsid w:val="00271280"/>
    <w:rsid w:val="002712D7"/>
    <w:rsid w:val="00271520"/>
    <w:rsid w:val="00271975"/>
    <w:rsid w:val="00271AC5"/>
    <w:rsid w:val="00271C63"/>
    <w:rsid w:val="00271CDD"/>
    <w:rsid w:val="00272411"/>
    <w:rsid w:val="002725F7"/>
    <w:rsid w:val="0027275E"/>
    <w:rsid w:val="00272C7F"/>
    <w:rsid w:val="002737BF"/>
    <w:rsid w:val="00274418"/>
    <w:rsid w:val="002744F4"/>
    <w:rsid w:val="00275103"/>
    <w:rsid w:val="00275319"/>
    <w:rsid w:val="0027546D"/>
    <w:rsid w:val="0027566D"/>
    <w:rsid w:val="00275A84"/>
    <w:rsid w:val="00275C0B"/>
    <w:rsid w:val="00276260"/>
    <w:rsid w:val="00276736"/>
    <w:rsid w:val="002768C0"/>
    <w:rsid w:val="00276969"/>
    <w:rsid w:val="00276A7B"/>
    <w:rsid w:val="00276C3A"/>
    <w:rsid w:val="00276DB0"/>
    <w:rsid w:val="00277D94"/>
    <w:rsid w:val="00277F63"/>
    <w:rsid w:val="0028014A"/>
    <w:rsid w:val="0028041A"/>
    <w:rsid w:val="00280491"/>
    <w:rsid w:val="002812CB"/>
    <w:rsid w:val="00281677"/>
    <w:rsid w:val="00282E97"/>
    <w:rsid w:val="00282ECC"/>
    <w:rsid w:val="002830F6"/>
    <w:rsid w:val="00283C16"/>
    <w:rsid w:val="00284310"/>
    <w:rsid w:val="002844F5"/>
    <w:rsid w:val="0028498F"/>
    <w:rsid w:val="00284D87"/>
    <w:rsid w:val="002851EB"/>
    <w:rsid w:val="00285425"/>
    <w:rsid w:val="00285501"/>
    <w:rsid w:val="00285632"/>
    <w:rsid w:val="002858D1"/>
    <w:rsid w:val="002858D2"/>
    <w:rsid w:val="00285C6B"/>
    <w:rsid w:val="0028644D"/>
    <w:rsid w:val="002865D0"/>
    <w:rsid w:val="0028689D"/>
    <w:rsid w:val="00286B60"/>
    <w:rsid w:val="00286C55"/>
    <w:rsid w:val="00286E04"/>
    <w:rsid w:val="002870BB"/>
    <w:rsid w:val="00287E56"/>
    <w:rsid w:val="0029089C"/>
    <w:rsid w:val="00290FB7"/>
    <w:rsid w:val="002911D6"/>
    <w:rsid w:val="0029138D"/>
    <w:rsid w:val="002922A0"/>
    <w:rsid w:val="002925D2"/>
    <w:rsid w:val="002926F6"/>
    <w:rsid w:val="00292AC4"/>
    <w:rsid w:val="00293318"/>
    <w:rsid w:val="002933CF"/>
    <w:rsid w:val="002938AA"/>
    <w:rsid w:val="002938BD"/>
    <w:rsid w:val="002938F7"/>
    <w:rsid w:val="00293B81"/>
    <w:rsid w:val="00293DAC"/>
    <w:rsid w:val="00293FD7"/>
    <w:rsid w:val="002942B7"/>
    <w:rsid w:val="002942F2"/>
    <w:rsid w:val="0029495E"/>
    <w:rsid w:val="00294E79"/>
    <w:rsid w:val="00295077"/>
    <w:rsid w:val="002958E7"/>
    <w:rsid w:val="00295A65"/>
    <w:rsid w:val="00295F2A"/>
    <w:rsid w:val="00296288"/>
    <w:rsid w:val="002967D6"/>
    <w:rsid w:val="0029709C"/>
    <w:rsid w:val="00297C66"/>
    <w:rsid w:val="00297D56"/>
    <w:rsid w:val="002A06FA"/>
    <w:rsid w:val="002A0B21"/>
    <w:rsid w:val="002A0BD8"/>
    <w:rsid w:val="002A0DC5"/>
    <w:rsid w:val="002A0EDF"/>
    <w:rsid w:val="002A0FD3"/>
    <w:rsid w:val="002A1037"/>
    <w:rsid w:val="002A1150"/>
    <w:rsid w:val="002A169F"/>
    <w:rsid w:val="002A1976"/>
    <w:rsid w:val="002A1D78"/>
    <w:rsid w:val="002A1DAA"/>
    <w:rsid w:val="002A1F2E"/>
    <w:rsid w:val="002A20FE"/>
    <w:rsid w:val="002A215B"/>
    <w:rsid w:val="002A2287"/>
    <w:rsid w:val="002A237E"/>
    <w:rsid w:val="002A2A56"/>
    <w:rsid w:val="002A2B86"/>
    <w:rsid w:val="002A2D65"/>
    <w:rsid w:val="002A2F69"/>
    <w:rsid w:val="002A30AB"/>
    <w:rsid w:val="002A3297"/>
    <w:rsid w:val="002A371E"/>
    <w:rsid w:val="002A37F7"/>
    <w:rsid w:val="002A3D36"/>
    <w:rsid w:val="002A3DA0"/>
    <w:rsid w:val="002A49FA"/>
    <w:rsid w:val="002A5F02"/>
    <w:rsid w:val="002A63BE"/>
    <w:rsid w:val="002A666F"/>
    <w:rsid w:val="002A6943"/>
    <w:rsid w:val="002A6ED2"/>
    <w:rsid w:val="002A6F54"/>
    <w:rsid w:val="002A70B4"/>
    <w:rsid w:val="002A7365"/>
    <w:rsid w:val="002A747E"/>
    <w:rsid w:val="002A7AD4"/>
    <w:rsid w:val="002B03CD"/>
    <w:rsid w:val="002B0865"/>
    <w:rsid w:val="002B0998"/>
    <w:rsid w:val="002B0B16"/>
    <w:rsid w:val="002B0B29"/>
    <w:rsid w:val="002B0C39"/>
    <w:rsid w:val="002B0CAD"/>
    <w:rsid w:val="002B12F1"/>
    <w:rsid w:val="002B1349"/>
    <w:rsid w:val="002B16AF"/>
    <w:rsid w:val="002B1937"/>
    <w:rsid w:val="002B2404"/>
    <w:rsid w:val="002B2601"/>
    <w:rsid w:val="002B2ED5"/>
    <w:rsid w:val="002B2EF8"/>
    <w:rsid w:val="002B3141"/>
    <w:rsid w:val="002B31C8"/>
    <w:rsid w:val="002B3942"/>
    <w:rsid w:val="002B396A"/>
    <w:rsid w:val="002B406D"/>
    <w:rsid w:val="002B4424"/>
    <w:rsid w:val="002B5662"/>
    <w:rsid w:val="002B5751"/>
    <w:rsid w:val="002B5B0A"/>
    <w:rsid w:val="002B603B"/>
    <w:rsid w:val="002B64DB"/>
    <w:rsid w:val="002B667E"/>
    <w:rsid w:val="002B7009"/>
    <w:rsid w:val="002B76CE"/>
    <w:rsid w:val="002B78CE"/>
    <w:rsid w:val="002B7AFE"/>
    <w:rsid w:val="002B7BB5"/>
    <w:rsid w:val="002C011A"/>
    <w:rsid w:val="002C0716"/>
    <w:rsid w:val="002C0AE9"/>
    <w:rsid w:val="002C0D3C"/>
    <w:rsid w:val="002C1682"/>
    <w:rsid w:val="002C1C4A"/>
    <w:rsid w:val="002C1D29"/>
    <w:rsid w:val="002C1D41"/>
    <w:rsid w:val="002C21B6"/>
    <w:rsid w:val="002C291A"/>
    <w:rsid w:val="002C2C4E"/>
    <w:rsid w:val="002C329E"/>
    <w:rsid w:val="002C379B"/>
    <w:rsid w:val="002C3905"/>
    <w:rsid w:val="002C3BC4"/>
    <w:rsid w:val="002C3C37"/>
    <w:rsid w:val="002C3C43"/>
    <w:rsid w:val="002C3E32"/>
    <w:rsid w:val="002C44A2"/>
    <w:rsid w:val="002C4E32"/>
    <w:rsid w:val="002C554E"/>
    <w:rsid w:val="002C5B72"/>
    <w:rsid w:val="002C5CE3"/>
    <w:rsid w:val="002C600F"/>
    <w:rsid w:val="002C60D2"/>
    <w:rsid w:val="002C63D7"/>
    <w:rsid w:val="002C706C"/>
    <w:rsid w:val="002C7313"/>
    <w:rsid w:val="002C7884"/>
    <w:rsid w:val="002D0417"/>
    <w:rsid w:val="002D06FA"/>
    <w:rsid w:val="002D0A67"/>
    <w:rsid w:val="002D0CAF"/>
    <w:rsid w:val="002D11B8"/>
    <w:rsid w:val="002D1726"/>
    <w:rsid w:val="002D17E8"/>
    <w:rsid w:val="002D18CD"/>
    <w:rsid w:val="002D18DE"/>
    <w:rsid w:val="002D23A4"/>
    <w:rsid w:val="002D285F"/>
    <w:rsid w:val="002D2A9D"/>
    <w:rsid w:val="002D2BAB"/>
    <w:rsid w:val="002D2E24"/>
    <w:rsid w:val="002D35EE"/>
    <w:rsid w:val="002D363E"/>
    <w:rsid w:val="002D394F"/>
    <w:rsid w:val="002D3D84"/>
    <w:rsid w:val="002D4907"/>
    <w:rsid w:val="002D4C63"/>
    <w:rsid w:val="002D4D22"/>
    <w:rsid w:val="002D506D"/>
    <w:rsid w:val="002D54BD"/>
    <w:rsid w:val="002D57D4"/>
    <w:rsid w:val="002D5D50"/>
    <w:rsid w:val="002D5E28"/>
    <w:rsid w:val="002D5F61"/>
    <w:rsid w:val="002D66A3"/>
    <w:rsid w:val="002D6B72"/>
    <w:rsid w:val="002D6B8F"/>
    <w:rsid w:val="002D6BE1"/>
    <w:rsid w:val="002D6E3B"/>
    <w:rsid w:val="002D7152"/>
    <w:rsid w:val="002D7585"/>
    <w:rsid w:val="002E0578"/>
    <w:rsid w:val="002E09B3"/>
    <w:rsid w:val="002E0E47"/>
    <w:rsid w:val="002E0F52"/>
    <w:rsid w:val="002E10E0"/>
    <w:rsid w:val="002E2226"/>
    <w:rsid w:val="002E266D"/>
    <w:rsid w:val="002E2928"/>
    <w:rsid w:val="002E3038"/>
    <w:rsid w:val="002E3193"/>
    <w:rsid w:val="002E35F5"/>
    <w:rsid w:val="002E367D"/>
    <w:rsid w:val="002E3F30"/>
    <w:rsid w:val="002E425F"/>
    <w:rsid w:val="002E5091"/>
    <w:rsid w:val="002E546D"/>
    <w:rsid w:val="002E5535"/>
    <w:rsid w:val="002E5676"/>
    <w:rsid w:val="002E5BDD"/>
    <w:rsid w:val="002E71BA"/>
    <w:rsid w:val="002E7226"/>
    <w:rsid w:val="002E7257"/>
    <w:rsid w:val="002E7EED"/>
    <w:rsid w:val="002F0435"/>
    <w:rsid w:val="002F0AAA"/>
    <w:rsid w:val="002F0AE6"/>
    <w:rsid w:val="002F0E05"/>
    <w:rsid w:val="002F0FD1"/>
    <w:rsid w:val="002F1250"/>
    <w:rsid w:val="002F128E"/>
    <w:rsid w:val="002F1B59"/>
    <w:rsid w:val="002F1BC6"/>
    <w:rsid w:val="002F1DE0"/>
    <w:rsid w:val="002F21EA"/>
    <w:rsid w:val="002F2486"/>
    <w:rsid w:val="002F24BE"/>
    <w:rsid w:val="002F269E"/>
    <w:rsid w:val="002F2BFC"/>
    <w:rsid w:val="002F2C2A"/>
    <w:rsid w:val="002F32B7"/>
    <w:rsid w:val="002F38E7"/>
    <w:rsid w:val="002F3B00"/>
    <w:rsid w:val="002F4062"/>
    <w:rsid w:val="002F457C"/>
    <w:rsid w:val="002F5C92"/>
    <w:rsid w:val="002F5F70"/>
    <w:rsid w:val="002F65F4"/>
    <w:rsid w:val="002F6853"/>
    <w:rsid w:val="002F6AEB"/>
    <w:rsid w:val="002F703B"/>
    <w:rsid w:val="002F7330"/>
    <w:rsid w:val="002F739B"/>
    <w:rsid w:val="002F7499"/>
    <w:rsid w:val="002F7B86"/>
    <w:rsid w:val="002F7EA1"/>
    <w:rsid w:val="00300088"/>
    <w:rsid w:val="00300705"/>
    <w:rsid w:val="003010F7"/>
    <w:rsid w:val="003018FA"/>
    <w:rsid w:val="00301D3B"/>
    <w:rsid w:val="0030276D"/>
    <w:rsid w:val="003027B5"/>
    <w:rsid w:val="00302AFE"/>
    <w:rsid w:val="00302CF7"/>
    <w:rsid w:val="0030350C"/>
    <w:rsid w:val="00303930"/>
    <w:rsid w:val="00303AFC"/>
    <w:rsid w:val="00303D69"/>
    <w:rsid w:val="00304BE2"/>
    <w:rsid w:val="00304D35"/>
    <w:rsid w:val="00304F77"/>
    <w:rsid w:val="00305264"/>
    <w:rsid w:val="0030527B"/>
    <w:rsid w:val="0030528C"/>
    <w:rsid w:val="00305609"/>
    <w:rsid w:val="00305ADE"/>
    <w:rsid w:val="00305C3E"/>
    <w:rsid w:val="00305DB7"/>
    <w:rsid w:val="00306783"/>
    <w:rsid w:val="003067BB"/>
    <w:rsid w:val="00306D4A"/>
    <w:rsid w:val="00306DBC"/>
    <w:rsid w:val="00307864"/>
    <w:rsid w:val="00307EB0"/>
    <w:rsid w:val="003102EE"/>
    <w:rsid w:val="00310414"/>
    <w:rsid w:val="00310AED"/>
    <w:rsid w:val="00310B70"/>
    <w:rsid w:val="00310E93"/>
    <w:rsid w:val="00311212"/>
    <w:rsid w:val="003118D8"/>
    <w:rsid w:val="00311AE4"/>
    <w:rsid w:val="00311DAB"/>
    <w:rsid w:val="00312716"/>
    <w:rsid w:val="00312B9F"/>
    <w:rsid w:val="0031319E"/>
    <w:rsid w:val="0031348B"/>
    <w:rsid w:val="003136FC"/>
    <w:rsid w:val="00313A46"/>
    <w:rsid w:val="00313CA4"/>
    <w:rsid w:val="00313CD5"/>
    <w:rsid w:val="00314368"/>
    <w:rsid w:val="0031462A"/>
    <w:rsid w:val="00314A7C"/>
    <w:rsid w:val="00314CA9"/>
    <w:rsid w:val="003150FF"/>
    <w:rsid w:val="0031588C"/>
    <w:rsid w:val="00315C7B"/>
    <w:rsid w:val="00315D4E"/>
    <w:rsid w:val="00315EB2"/>
    <w:rsid w:val="00315FB1"/>
    <w:rsid w:val="003166AE"/>
    <w:rsid w:val="00316ADA"/>
    <w:rsid w:val="0031734C"/>
    <w:rsid w:val="003176B9"/>
    <w:rsid w:val="00317955"/>
    <w:rsid w:val="00317F09"/>
    <w:rsid w:val="003209BB"/>
    <w:rsid w:val="00320C4F"/>
    <w:rsid w:val="00320E1A"/>
    <w:rsid w:val="003214EE"/>
    <w:rsid w:val="00321592"/>
    <w:rsid w:val="00321753"/>
    <w:rsid w:val="0032188F"/>
    <w:rsid w:val="00321C48"/>
    <w:rsid w:val="00321EDB"/>
    <w:rsid w:val="003220C3"/>
    <w:rsid w:val="003220D6"/>
    <w:rsid w:val="003224BB"/>
    <w:rsid w:val="003224BD"/>
    <w:rsid w:val="003225C4"/>
    <w:rsid w:val="00322693"/>
    <w:rsid w:val="003230C7"/>
    <w:rsid w:val="00323F0A"/>
    <w:rsid w:val="003240D2"/>
    <w:rsid w:val="00324409"/>
    <w:rsid w:val="00324715"/>
    <w:rsid w:val="00324B20"/>
    <w:rsid w:val="00324E0E"/>
    <w:rsid w:val="003250AD"/>
    <w:rsid w:val="0032680F"/>
    <w:rsid w:val="0032690C"/>
    <w:rsid w:val="00327FEB"/>
    <w:rsid w:val="00330585"/>
    <w:rsid w:val="003305E8"/>
    <w:rsid w:val="0033083D"/>
    <w:rsid w:val="003308D0"/>
    <w:rsid w:val="00330922"/>
    <w:rsid w:val="0033097F"/>
    <w:rsid w:val="00330F58"/>
    <w:rsid w:val="00331512"/>
    <w:rsid w:val="003315E3"/>
    <w:rsid w:val="00331696"/>
    <w:rsid w:val="0033245B"/>
    <w:rsid w:val="003324E8"/>
    <w:rsid w:val="0033299C"/>
    <w:rsid w:val="00332C6E"/>
    <w:rsid w:val="003341B9"/>
    <w:rsid w:val="00334B5B"/>
    <w:rsid w:val="00334BC1"/>
    <w:rsid w:val="00334DE3"/>
    <w:rsid w:val="00335C07"/>
    <w:rsid w:val="00337020"/>
    <w:rsid w:val="00337490"/>
    <w:rsid w:val="0033762F"/>
    <w:rsid w:val="00337D24"/>
    <w:rsid w:val="00337D2A"/>
    <w:rsid w:val="00337DC3"/>
    <w:rsid w:val="00337F67"/>
    <w:rsid w:val="00340203"/>
    <w:rsid w:val="00340726"/>
    <w:rsid w:val="00340987"/>
    <w:rsid w:val="003409CF"/>
    <w:rsid w:val="00340A48"/>
    <w:rsid w:val="00340ECF"/>
    <w:rsid w:val="003418E6"/>
    <w:rsid w:val="00342025"/>
    <w:rsid w:val="003421D9"/>
    <w:rsid w:val="00342238"/>
    <w:rsid w:val="003423E0"/>
    <w:rsid w:val="00342B79"/>
    <w:rsid w:val="00343250"/>
    <w:rsid w:val="003435A1"/>
    <w:rsid w:val="00343744"/>
    <w:rsid w:val="00343877"/>
    <w:rsid w:val="00343E2B"/>
    <w:rsid w:val="00343F14"/>
    <w:rsid w:val="00344005"/>
    <w:rsid w:val="00344B80"/>
    <w:rsid w:val="00344EB5"/>
    <w:rsid w:val="003453E1"/>
    <w:rsid w:val="00345D3C"/>
    <w:rsid w:val="00346015"/>
    <w:rsid w:val="00346179"/>
    <w:rsid w:val="00346B05"/>
    <w:rsid w:val="00346F53"/>
    <w:rsid w:val="00347734"/>
    <w:rsid w:val="00347BA3"/>
    <w:rsid w:val="0035012F"/>
    <w:rsid w:val="00350355"/>
    <w:rsid w:val="003504A8"/>
    <w:rsid w:val="003511EA"/>
    <w:rsid w:val="00351B3D"/>
    <w:rsid w:val="00353306"/>
    <w:rsid w:val="003536E8"/>
    <w:rsid w:val="003539AB"/>
    <w:rsid w:val="00353B31"/>
    <w:rsid w:val="00353FE9"/>
    <w:rsid w:val="00354043"/>
    <w:rsid w:val="003540B8"/>
    <w:rsid w:val="003541DE"/>
    <w:rsid w:val="0035449B"/>
    <w:rsid w:val="00354DDE"/>
    <w:rsid w:val="00354F8C"/>
    <w:rsid w:val="00355139"/>
    <w:rsid w:val="00355203"/>
    <w:rsid w:val="00355529"/>
    <w:rsid w:val="003556EE"/>
    <w:rsid w:val="00355E3A"/>
    <w:rsid w:val="00355F0D"/>
    <w:rsid w:val="003565C9"/>
    <w:rsid w:val="003565DA"/>
    <w:rsid w:val="00356B18"/>
    <w:rsid w:val="00356B5B"/>
    <w:rsid w:val="00356E79"/>
    <w:rsid w:val="00360151"/>
    <w:rsid w:val="003601E9"/>
    <w:rsid w:val="00361570"/>
    <w:rsid w:val="00361741"/>
    <w:rsid w:val="00361939"/>
    <w:rsid w:val="00361A9B"/>
    <w:rsid w:val="00361AF7"/>
    <w:rsid w:val="00361CF5"/>
    <w:rsid w:val="00361EA7"/>
    <w:rsid w:val="00362222"/>
    <w:rsid w:val="003628E5"/>
    <w:rsid w:val="00362E49"/>
    <w:rsid w:val="00362FD4"/>
    <w:rsid w:val="0036346B"/>
    <w:rsid w:val="00363986"/>
    <w:rsid w:val="00363C27"/>
    <w:rsid w:val="00363F18"/>
    <w:rsid w:val="003643F5"/>
    <w:rsid w:val="0036449B"/>
    <w:rsid w:val="003648B7"/>
    <w:rsid w:val="00364EA4"/>
    <w:rsid w:val="003654B6"/>
    <w:rsid w:val="00365645"/>
    <w:rsid w:val="00365BDC"/>
    <w:rsid w:val="00366351"/>
    <w:rsid w:val="00366572"/>
    <w:rsid w:val="003669F9"/>
    <w:rsid w:val="003669FA"/>
    <w:rsid w:val="0036715B"/>
    <w:rsid w:val="00367471"/>
    <w:rsid w:val="0036798A"/>
    <w:rsid w:val="00367AC6"/>
    <w:rsid w:val="00367FD6"/>
    <w:rsid w:val="00367FEA"/>
    <w:rsid w:val="0037001C"/>
    <w:rsid w:val="003706B9"/>
    <w:rsid w:val="00370AA0"/>
    <w:rsid w:val="003711FD"/>
    <w:rsid w:val="003716AD"/>
    <w:rsid w:val="00371D8A"/>
    <w:rsid w:val="00371DEE"/>
    <w:rsid w:val="00371FCF"/>
    <w:rsid w:val="00371FF8"/>
    <w:rsid w:val="00372232"/>
    <w:rsid w:val="003724A7"/>
    <w:rsid w:val="00372518"/>
    <w:rsid w:val="003729F9"/>
    <w:rsid w:val="00372CBE"/>
    <w:rsid w:val="00372F3C"/>
    <w:rsid w:val="0037309E"/>
    <w:rsid w:val="003731DF"/>
    <w:rsid w:val="00374094"/>
    <w:rsid w:val="003740D9"/>
    <w:rsid w:val="0037416A"/>
    <w:rsid w:val="0037417C"/>
    <w:rsid w:val="00374221"/>
    <w:rsid w:val="003744B7"/>
    <w:rsid w:val="0037496E"/>
    <w:rsid w:val="00374C73"/>
    <w:rsid w:val="00374EB0"/>
    <w:rsid w:val="003752F7"/>
    <w:rsid w:val="003752FD"/>
    <w:rsid w:val="003758CB"/>
    <w:rsid w:val="00375C32"/>
    <w:rsid w:val="00375E73"/>
    <w:rsid w:val="003769B4"/>
    <w:rsid w:val="00376F29"/>
    <w:rsid w:val="003803BF"/>
    <w:rsid w:val="0038057C"/>
    <w:rsid w:val="003806FD"/>
    <w:rsid w:val="003809E8"/>
    <w:rsid w:val="00380BCA"/>
    <w:rsid w:val="0038120E"/>
    <w:rsid w:val="003814D4"/>
    <w:rsid w:val="0038170C"/>
    <w:rsid w:val="00381C08"/>
    <w:rsid w:val="00381CA5"/>
    <w:rsid w:val="00381DB7"/>
    <w:rsid w:val="00381F89"/>
    <w:rsid w:val="00382169"/>
    <w:rsid w:val="0038227D"/>
    <w:rsid w:val="003826BC"/>
    <w:rsid w:val="0038279C"/>
    <w:rsid w:val="003829B2"/>
    <w:rsid w:val="003829EF"/>
    <w:rsid w:val="00382BD8"/>
    <w:rsid w:val="00383553"/>
    <w:rsid w:val="00383AFE"/>
    <w:rsid w:val="00383BF9"/>
    <w:rsid w:val="00383D5C"/>
    <w:rsid w:val="003840CC"/>
    <w:rsid w:val="00384AE4"/>
    <w:rsid w:val="00384E59"/>
    <w:rsid w:val="00384E5A"/>
    <w:rsid w:val="00385517"/>
    <w:rsid w:val="0038556B"/>
    <w:rsid w:val="00385ECB"/>
    <w:rsid w:val="00386714"/>
    <w:rsid w:val="00386CEF"/>
    <w:rsid w:val="0038773D"/>
    <w:rsid w:val="00387C2C"/>
    <w:rsid w:val="00387CE5"/>
    <w:rsid w:val="003901BB"/>
    <w:rsid w:val="003903A2"/>
    <w:rsid w:val="00390524"/>
    <w:rsid w:val="00390543"/>
    <w:rsid w:val="003909E8"/>
    <w:rsid w:val="00390D9C"/>
    <w:rsid w:val="00390F71"/>
    <w:rsid w:val="003912D0"/>
    <w:rsid w:val="003914FD"/>
    <w:rsid w:val="003915B5"/>
    <w:rsid w:val="00391CE4"/>
    <w:rsid w:val="00391D4B"/>
    <w:rsid w:val="00391EEF"/>
    <w:rsid w:val="00392284"/>
    <w:rsid w:val="003923EB"/>
    <w:rsid w:val="00392558"/>
    <w:rsid w:val="00392978"/>
    <w:rsid w:val="00392A14"/>
    <w:rsid w:val="00392DE2"/>
    <w:rsid w:val="003930A4"/>
    <w:rsid w:val="0039454C"/>
    <w:rsid w:val="003945ED"/>
    <w:rsid w:val="003954F4"/>
    <w:rsid w:val="0039575B"/>
    <w:rsid w:val="00395959"/>
    <w:rsid w:val="00396035"/>
    <w:rsid w:val="0039608E"/>
    <w:rsid w:val="0039688F"/>
    <w:rsid w:val="00396EC2"/>
    <w:rsid w:val="003970A9"/>
    <w:rsid w:val="00397529"/>
    <w:rsid w:val="00397725"/>
    <w:rsid w:val="00397A3C"/>
    <w:rsid w:val="00397F71"/>
    <w:rsid w:val="00397FBC"/>
    <w:rsid w:val="003A072A"/>
    <w:rsid w:val="003A0B80"/>
    <w:rsid w:val="003A0C7B"/>
    <w:rsid w:val="003A100C"/>
    <w:rsid w:val="003A1187"/>
    <w:rsid w:val="003A1C30"/>
    <w:rsid w:val="003A1CA2"/>
    <w:rsid w:val="003A1CA9"/>
    <w:rsid w:val="003A2558"/>
    <w:rsid w:val="003A2FD0"/>
    <w:rsid w:val="003A3245"/>
    <w:rsid w:val="003A3C66"/>
    <w:rsid w:val="003A3D7A"/>
    <w:rsid w:val="003A3DE1"/>
    <w:rsid w:val="003A3FFD"/>
    <w:rsid w:val="003A44C3"/>
    <w:rsid w:val="003A46C7"/>
    <w:rsid w:val="003A482C"/>
    <w:rsid w:val="003A4A40"/>
    <w:rsid w:val="003A4F3A"/>
    <w:rsid w:val="003A576B"/>
    <w:rsid w:val="003A5BE5"/>
    <w:rsid w:val="003A5F68"/>
    <w:rsid w:val="003A6623"/>
    <w:rsid w:val="003A68D1"/>
    <w:rsid w:val="003A6BCF"/>
    <w:rsid w:val="003A6FCA"/>
    <w:rsid w:val="003A7483"/>
    <w:rsid w:val="003A77DE"/>
    <w:rsid w:val="003A7993"/>
    <w:rsid w:val="003A7A38"/>
    <w:rsid w:val="003B04EC"/>
    <w:rsid w:val="003B0581"/>
    <w:rsid w:val="003B06F5"/>
    <w:rsid w:val="003B0899"/>
    <w:rsid w:val="003B0BC7"/>
    <w:rsid w:val="003B1766"/>
    <w:rsid w:val="003B18A9"/>
    <w:rsid w:val="003B1B89"/>
    <w:rsid w:val="003B23D8"/>
    <w:rsid w:val="003B3CD1"/>
    <w:rsid w:val="003B41ED"/>
    <w:rsid w:val="003B4512"/>
    <w:rsid w:val="003B4E78"/>
    <w:rsid w:val="003B535C"/>
    <w:rsid w:val="003B57CB"/>
    <w:rsid w:val="003B5805"/>
    <w:rsid w:val="003B5E60"/>
    <w:rsid w:val="003B6069"/>
    <w:rsid w:val="003B62AC"/>
    <w:rsid w:val="003B6705"/>
    <w:rsid w:val="003B6A0A"/>
    <w:rsid w:val="003B6C6C"/>
    <w:rsid w:val="003B709C"/>
    <w:rsid w:val="003B78DC"/>
    <w:rsid w:val="003B7B14"/>
    <w:rsid w:val="003C0187"/>
    <w:rsid w:val="003C02A6"/>
    <w:rsid w:val="003C067A"/>
    <w:rsid w:val="003C1DF9"/>
    <w:rsid w:val="003C26E8"/>
    <w:rsid w:val="003C2980"/>
    <w:rsid w:val="003C32BA"/>
    <w:rsid w:val="003C34B9"/>
    <w:rsid w:val="003C37A3"/>
    <w:rsid w:val="003C384B"/>
    <w:rsid w:val="003C3CC5"/>
    <w:rsid w:val="003C3E5F"/>
    <w:rsid w:val="003C4AC5"/>
    <w:rsid w:val="003C4B5F"/>
    <w:rsid w:val="003C5022"/>
    <w:rsid w:val="003C502B"/>
    <w:rsid w:val="003C513D"/>
    <w:rsid w:val="003C589D"/>
    <w:rsid w:val="003C59D8"/>
    <w:rsid w:val="003C5A47"/>
    <w:rsid w:val="003C5B41"/>
    <w:rsid w:val="003C601F"/>
    <w:rsid w:val="003C6034"/>
    <w:rsid w:val="003C60D7"/>
    <w:rsid w:val="003C62CD"/>
    <w:rsid w:val="003C6898"/>
    <w:rsid w:val="003C6D58"/>
    <w:rsid w:val="003C7322"/>
    <w:rsid w:val="003C7C6D"/>
    <w:rsid w:val="003C7FDC"/>
    <w:rsid w:val="003D019C"/>
    <w:rsid w:val="003D0292"/>
    <w:rsid w:val="003D057F"/>
    <w:rsid w:val="003D07E7"/>
    <w:rsid w:val="003D0B0F"/>
    <w:rsid w:val="003D0B4C"/>
    <w:rsid w:val="003D102B"/>
    <w:rsid w:val="003D14B4"/>
    <w:rsid w:val="003D1A0A"/>
    <w:rsid w:val="003D1A70"/>
    <w:rsid w:val="003D23D5"/>
    <w:rsid w:val="003D32B7"/>
    <w:rsid w:val="003D4193"/>
    <w:rsid w:val="003D46AA"/>
    <w:rsid w:val="003D4903"/>
    <w:rsid w:val="003D4F61"/>
    <w:rsid w:val="003D52A3"/>
    <w:rsid w:val="003D541D"/>
    <w:rsid w:val="003D54AC"/>
    <w:rsid w:val="003D57BC"/>
    <w:rsid w:val="003D5E2C"/>
    <w:rsid w:val="003D5E68"/>
    <w:rsid w:val="003D6A2B"/>
    <w:rsid w:val="003D7023"/>
    <w:rsid w:val="003D70B2"/>
    <w:rsid w:val="003D75BD"/>
    <w:rsid w:val="003D77E5"/>
    <w:rsid w:val="003D7824"/>
    <w:rsid w:val="003D788B"/>
    <w:rsid w:val="003D7F0B"/>
    <w:rsid w:val="003E04CB"/>
    <w:rsid w:val="003E1BA2"/>
    <w:rsid w:val="003E2076"/>
    <w:rsid w:val="003E271D"/>
    <w:rsid w:val="003E27A2"/>
    <w:rsid w:val="003E2935"/>
    <w:rsid w:val="003E32F5"/>
    <w:rsid w:val="003E33E9"/>
    <w:rsid w:val="003E35E8"/>
    <w:rsid w:val="003E361B"/>
    <w:rsid w:val="003E382A"/>
    <w:rsid w:val="003E386C"/>
    <w:rsid w:val="003E3BEC"/>
    <w:rsid w:val="003E3D5B"/>
    <w:rsid w:val="003E3F9C"/>
    <w:rsid w:val="003E405F"/>
    <w:rsid w:val="003E406C"/>
    <w:rsid w:val="003E458C"/>
    <w:rsid w:val="003E45C6"/>
    <w:rsid w:val="003E4620"/>
    <w:rsid w:val="003E4C13"/>
    <w:rsid w:val="003E526F"/>
    <w:rsid w:val="003E5352"/>
    <w:rsid w:val="003E580D"/>
    <w:rsid w:val="003E5AB3"/>
    <w:rsid w:val="003E6652"/>
    <w:rsid w:val="003E719C"/>
    <w:rsid w:val="003E7B08"/>
    <w:rsid w:val="003E7C01"/>
    <w:rsid w:val="003E7D8E"/>
    <w:rsid w:val="003F125D"/>
    <w:rsid w:val="003F1AD5"/>
    <w:rsid w:val="003F2A11"/>
    <w:rsid w:val="003F2AC8"/>
    <w:rsid w:val="003F2B37"/>
    <w:rsid w:val="003F2B53"/>
    <w:rsid w:val="003F2D3C"/>
    <w:rsid w:val="003F31AE"/>
    <w:rsid w:val="003F32F7"/>
    <w:rsid w:val="003F40FE"/>
    <w:rsid w:val="003F4364"/>
    <w:rsid w:val="003F56E8"/>
    <w:rsid w:val="003F59CF"/>
    <w:rsid w:val="003F5C68"/>
    <w:rsid w:val="003F6523"/>
    <w:rsid w:val="003F6793"/>
    <w:rsid w:val="003F6BCC"/>
    <w:rsid w:val="003F6EB8"/>
    <w:rsid w:val="003F779E"/>
    <w:rsid w:val="003F7830"/>
    <w:rsid w:val="003F7CC1"/>
    <w:rsid w:val="0040047D"/>
    <w:rsid w:val="00400B2F"/>
    <w:rsid w:val="00400CFD"/>
    <w:rsid w:val="0040123C"/>
    <w:rsid w:val="00401F00"/>
    <w:rsid w:val="00401F14"/>
    <w:rsid w:val="004020FE"/>
    <w:rsid w:val="00402226"/>
    <w:rsid w:val="00402577"/>
    <w:rsid w:val="00402CD2"/>
    <w:rsid w:val="00403CD2"/>
    <w:rsid w:val="00403D2A"/>
    <w:rsid w:val="004044CD"/>
    <w:rsid w:val="00404EB4"/>
    <w:rsid w:val="00405225"/>
    <w:rsid w:val="00405ABC"/>
    <w:rsid w:val="00405DD7"/>
    <w:rsid w:val="00405E00"/>
    <w:rsid w:val="00405EAF"/>
    <w:rsid w:val="00405ECC"/>
    <w:rsid w:val="00406140"/>
    <w:rsid w:val="004063FE"/>
    <w:rsid w:val="00406672"/>
    <w:rsid w:val="004068E5"/>
    <w:rsid w:val="0040692F"/>
    <w:rsid w:val="00406A26"/>
    <w:rsid w:val="00406D3E"/>
    <w:rsid w:val="00406F07"/>
    <w:rsid w:val="00407101"/>
    <w:rsid w:val="00407162"/>
    <w:rsid w:val="00407A0E"/>
    <w:rsid w:val="00407A5F"/>
    <w:rsid w:val="00407E7B"/>
    <w:rsid w:val="00407FC3"/>
    <w:rsid w:val="00410001"/>
    <w:rsid w:val="00410D42"/>
    <w:rsid w:val="004112E8"/>
    <w:rsid w:val="00411443"/>
    <w:rsid w:val="0041152A"/>
    <w:rsid w:val="00411759"/>
    <w:rsid w:val="004118D2"/>
    <w:rsid w:val="00411FAB"/>
    <w:rsid w:val="004125AD"/>
    <w:rsid w:val="004129B6"/>
    <w:rsid w:val="0041325C"/>
    <w:rsid w:val="00413591"/>
    <w:rsid w:val="00413659"/>
    <w:rsid w:val="004137F5"/>
    <w:rsid w:val="004138EF"/>
    <w:rsid w:val="00413911"/>
    <w:rsid w:val="00413E89"/>
    <w:rsid w:val="00414338"/>
    <w:rsid w:val="00414448"/>
    <w:rsid w:val="004146FC"/>
    <w:rsid w:val="00414AD0"/>
    <w:rsid w:val="00414F99"/>
    <w:rsid w:val="00415496"/>
    <w:rsid w:val="004154D6"/>
    <w:rsid w:val="0041550F"/>
    <w:rsid w:val="00415E0D"/>
    <w:rsid w:val="00415FE6"/>
    <w:rsid w:val="0041606B"/>
    <w:rsid w:val="00416253"/>
    <w:rsid w:val="00416256"/>
    <w:rsid w:val="004162CA"/>
    <w:rsid w:val="004163C6"/>
    <w:rsid w:val="0041651A"/>
    <w:rsid w:val="004169C0"/>
    <w:rsid w:val="004169D7"/>
    <w:rsid w:val="00416DC2"/>
    <w:rsid w:val="00417003"/>
    <w:rsid w:val="004171B1"/>
    <w:rsid w:val="0041724F"/>
    <w:rsid w:val="00417692"/>
    <w:rsid w:val="004179CE"/>
    <w:rsid w:val="004203DD"/>
    <w:rsid w:val="0042085C"/>
    <w:rsid w:val="00420BDE"/>
    <w:rsid w:val="00420DBC"/>
    <w:rsid w:val="00421434"/>
    <w:rsid w:val="00421AEF"/>
    <w:rsid w:val="00421BDA"/>
    <w:rsid w:val="00421F98"/>
    <w:rsid w:val="00422177"/>
    <w:rsid w:val="0042248F"/>
    <w:rsid w:val="004226F1"/>
    <w:rsid w:val="00422751"/>
    <w:rsid w:val="00422D31"/>
    <w:rsid w:val="00424A71"/>
    <w:rsid w:val="00424C64"/>
    <w:rsid w:val="00424FED"/>
    <w:rsid w:val="0042522C"/>
    <w:rsid w:val="0042527B"/>
    <w:rsid w:val="00425348"/>
    <w:rsid w:val="004258AC"/>
    <w:rsid w:val="00425BFB"/>
    <w:rsid w:val="00425C3A"/>
    <w:rsid w:val="00425F8B"/>
    <w:rsid w:val="004264A0"/>
    <w:rsid w:val="004268F7"/>
    <w:rsid w:val="00426AEC"/>
    <w:rsid w:val="00426DE9"/>
    <w:rsid w:val="00427308"/>
    <w:rsid w:val="0042786C"/>
    <w:rsid w:val="00427ABF"/>
    <w:rsid w:val="00427B82"/>
    <w:rsid w:val="00427E84"/>
    <w:rsid w:val="00430DE2"/>
    <w:rsid w:val="00430E7F"/>
    <w:rsid w:val="0043110A"/>
    <w:rsid w:val="00431353"/>
    <w:rsid w:val="00431573"/>
    <w:rsid w:val="004318A3"/>
    <w:rsid w:val="00431EF7"/>
    <w:rsid w:val="0043283A"/>
    <w:rsid w:val="00433395"/>
    <w:rsid w:val="004338B9"/>
    <w:rsid w:val="00433D32"/>
    <w:rsid w:val="00433E32"/>
    <w:rsid w:val="00433E5C"/>
    <w:rsid w:val="00434DA0"/>
    <w:rsid w:val="0043549A"/>
    <w:rsid w:val="004354CC"/>
    <w:rsid w:val="00435C7A"/>
    <w:rsid w:val="00435EC8"/>
    <w:rsid w:val="0043623B"/>
    <w:rsid w:val="0043642A"/>
    <w:rsid w:val="00436541"/>
    <w:rsid w:val="004367BC"/>
    <w:rsid w:val="00436A70"/>
    <w:rsid w:val="00437614"/>
    <w:rsid w:val="00437929"/>
    <w:rsid w:val="00437A02"/>
    <w:rsid w:val="00437E9C"/>
    <w:rsid w:val="004401EE"/>
    <w:rsid w:val="0044027E"/>
    <w:rsid w:val="00440899"/>
    <w:rsid w:val="00440988"/>
    <w:rsid w:val="00440BD6"/>
    <w:rsid w:val="00440EBA"/>
    <w:rsid w:val="00441015"/>
    <w:rsid w:val="0044118B"/>
    <w:rsid w:val="004412CE"/>
    <w:rsid w:val="004413DC"/>
    <w:rsid w:val="00441A21"/>
    <w:rsid w:val="00441D3C"/>
    <w:rsid w:val="00441E9C"/>
    <w:rsid w:val="00441F6B"/>
    <w:rsid w:val="0044249F"/>
    <w:rsid w:val="00442998"/>
    <w:rsid w:val="00442F92"/>
    <w:rsid w:val="004433B7"/>
    <w:rsid w:val="004435A5"/>
    <w:rsid w:val="00443628"/>
    <w:rsid w:val="004437AF"/>
    <w:rsid w:val="00443D6F"/>
    <w:rsid w:val="00444C60"/>
    <w:rsid w:val="00444C6A"/>
    <w:rsid w:val="00445463"/>
    <w:rsid w:val="00445759"/>
    <w:rsid w:val="00445AA5"/>
    <w:rsid w:val="00445B0A"/>
    <w:rsid w:val="00445E3F"/>
    <w:rsid w:val="004462FD"/>
    <w:rsid w:val="004464EB"/>
    <w:rsid w:val="00446E9A"/>
    <w:rsid w:val="00447042"/>
    <w:rsid w:val="0044740A"/>
    <w:rsid w:val="004474A6"/>
    <w:rsid w:val="00447BE6"/>
    <w:rsid w:val="00447D11"/>
    <w:rsid w:val="00447D62"/>
    <w:rsid w:val="00450945"/>
    <w:rsid w:val="00451086"/>
    <w:rsid w:val="004517E4"/>
    <w:rsid w:val="00451A70"/>
    <w:rsid w:val="00451D84"/>
    <w:rsid w:val="00451E0C"/>
    <w:rsid w:val="00452458"/>
    <w:rsid w:val="0045307B"/>
    <w:rsid w:val="004534BC"/>
    <w:rsid w:val="0045395C"/>
    <w:rsid w:val="00453A16"/>
    <w:rsid w:val="00453EEB"/>
    <w:rsid w:val="004543BE"/>
    <w:rsid w:val="004543DD"/>
    <w:rsid w:val="0045459D"/>
    <w:rsid w:val="00454821"/>
    <w:rsid w:val="0045520B"/>
    <w:rsid w:val="00455551"/>
    <w:rsid w:val="00455B83"/>
    <w:rsid w:val="00455E9D"/>
    <w:rsid w:val="00456398"/>
    <w:rsid w:val="00456842"/>
    <w:rsid w:val="004568E8"/>
    <w:rsid w:val="00456923"/>
    <w:rsid w:val="00456BF7"/>
    <w:rsid w:val="00457EE8"/>
    <w:rsid w:val="00461658"/>
    <w:rsid w:val="004628B7"/>
    <w:rsid w:val="004633BB"/>
    <w:rsid w:val="00463B38"/>
    <w:rsid w:val="00463D26"/>
    <w:rsid w:val="00463E64"/>
    <w:rsid w:val="004640DE"/>
    <w:rsid w:val="00464338"/>
    <w:rsid w:val="004658BC"/>
    <w:rsid w:val="00465A37"/>
    <w:rsid w:val="00466852"/>
    <w:rsid w:val="0046698A"/>
    <w:rsid w:val="0046730F"/>
    <w:rsid w:val="0046734C"/>
    <w:rsid w:val="004676A3"/>
    <w:rsid w:val="004678E0"/>
    <w:rsid w:val="00467B42"/>
    <w:rsid w:val="0047012E"/>
    <w:rsid w:val="00470155"/>
    <w:rsid w:val="004701D4"/>
    <w:rsid w:val="0047033C"/>
    <w:rsid w:val="00470A32"/>
    <w:rsid w:val="00470A3C"/>
    <w:rsid w:val="00470DDF"/>
    <w:rsid w:val="00471131"/>
    <w:rsid w:val="0047138C"/>
    <w:rsid w:val="00471535"/>
    <w:rsid w:val="0047163E"/>
    <w:rsid w:val="00471AFB"/>
    <w:rsid w:val="00471B5B"/>
    <w:rsid w:val="00471D1A"/>
    <w:rsid w:val="00471E7E"/>
    <w:rsid w:val="00472BD6"/>
    <w:rsid w:val="00472C96"/>
    <w:rsid w:val="00472F0C"/>
    <w:rsid w:val="00473073"/>
    <w:rsid w:val="0047315F"/>
    <w:rsid w:val="00473183"/>
    <w:rsid w:val="00473227"/>
    <w:rsid w:val="00473305"/>
    <w:rsid w:val="004734D5"/>
    <w:rsid w:val="00473C3F"/>
    <w:rsid w:val="00475038"/>
    <w:rsid w:val="004750A8"/>
    <w:rsid w:val="00475C77"/>
    <w:rsid w:val="00475DBA"/>
    <w:rsid w:val="00475E4C"/>
    <w:rsid w:val="00475FB0"/>
    <w:rsid w:val="00476050"/>
    <w:rsid w:val="004763A6"/>
    <w:rsid w:val="004772C7"/>
    <w:rsid w:val="004773C4"/>
    <w:rsid w:val="004773DB"/>
    <w:rsid w:val="00477564"/>
    <w:rsid w:val="00477722"/>
    <w:rsid w:val="004777B5"/>
    <w:rsid w:val="00477C32"/>
    <w:rsid w:val="0048016B"/>
    <w:rsid w:val="004803ED"/>
    <w:rsid w:val="00480CC1"/>
    <w:rsid w:val="0048122B"/>
    <w:rsid w:val="00481791"/>
    <w:rsid w:val="0048195D"/>
    <w:rsid w:val="00481CAE"/>
    <w:rsid w:val="0048223E"/>
    <w:rsid w:val="004822D7"/>
    <w:rsid w:val="0048271C"/>
    <w:rsid w:val="00482942"/>
    <w:rsid w:val="00482BF1"/>
    <w:rsid w:val="00482C16"/>
    <w:rsid w:val="004834B0"/>
    <w:rsid w:val="0048398A"/>
    <w:rsid w:val="0048406F"/>
    <w:rsid w:val="0048425E"/>
    <w:rsid w:val="00484480"/>
    <w:rsid w:val="00484529"/>
    <w:rsid w:val="00484530"/>
    <w:rsid w:val="00484A82"/>
    <w:rsid w:val="00484C75"/>
    <w:rsid w:val="00485BEF"/>
    <w:rsid w:val="00485E25"/>
    <w:rsid w:val="00485FD4"/>
    <w:rsid w:val="00486041"/>
    <w:rsid w:val="00486307"/>
    <w:rsid w:val="004864FC"/>
    <w:rsid w:val="004865E0"/>
    <w:rsid w:val="0048661B"/>
    <w:rsid w:val="004866A2"/>
    <w:rsid w:val="00486C92"/>
    <w:rsid w:val="00486CC4"/>
    <w:rsid w:val="004872C3"/>
    <w:rsid w:val="004875E8"/>
    <w:rsid w:val="00487AC1"/>
    <w:rsid w:val="00487C65"/>
    <w:rsid w:val="00487FEB"/>
    <w:rsid w:val="0049041A"/>
    <w:rsid w:val="004904F7"/>
    <w:rsid w:val="00490651"/>
    <w:rsid w:val="00491107"/>
    <w:rsid w:val="0049128D"/>
    <w:rsid w:val="004912D8"/>
    <w:rsid w:val="00491368"/>
    <w:rsid w:val="0049158E"/>
    <w:rsid w:val="00491DC7"/>
    <w:rsid w:val="00491E6D"/>
    <w:rsid w:val="00492057"/>
    <w:rsid w:val="00492789"/>
    <w:rsid w:val="00492E29"/>
    <w:rsid w:val="004932E8"/>
    <w:rsid w:val="00493A17"/>
    <w:rsid w:val="00493BCB"/>
    <w:rsid w:val="00493D13"/>
    <w:rsid w:val="00494101"/>
    <w:rsid w:val="00494130"/>
    <w:rsid w:val="0049487D"/>
    <w:rsid w:val="00494B8D"/>
    <w:rsid w:val="00494EBB"/>
    <w:rsid w:val="004954F7"/>
    <w:rsid w:val="004957F8"/>
    <w:rsid w:val="00495946"/>
    <w:rsid w:val="00495A0C"/>
    <w:rsid w:val="00495CE4"/>
    <w:rsid w:val="00496164"/>
    <w:rsid w:val="00496B1E"/>
    <w:rsid w:val="00496BFA"/>
    <w:rsid w:val="00496D54"/>
    <w:rsid w:val="00496E3B"/>
    <w:rsid w:val="0049700E"/>
    <w:rsid w:val="004970C2"/>
    <w:rsid w:val="00497BA3"/>
    <w:rsid w:val="00497D06"/>
    <w:rsid w:val="00497DA9"/>
    <w:rsid w:val="004A029A"/>
    <w:rsid w:val="004A123E"/>
    <w:rsid w:val="004A1A6A"/>
    <w:rsid w:val="004A1B94"/>
    <w:rsid w:val="004A1BB9"/>
    <w:rsid w:val="004A207A"/>
    <w:rsid w:val="004A2A4B"/>
    <w:rsid w:val="004A2C3C"/>
    <w:rsid w:val="004A2C5D"/>
    <w:rsid w:val="004A358B"/>
    <w:rsid w:val="004A367B"/>
    <w:rsid w:val="004A3CBF"/>
    <w:rsid w:val="004A3E04"/>
    <w:rsid w:val="004A4009"/>
    <w:rsid w:val="004A4074"/>
    <w:rsid w:val="004A440D"/>
    <w:rsid w:val="004A460D"/>
    <w:rsid w:val="004A4A3D"/>
    <w:rsid w:val="004A516B"/>
    <w:rsid w:val="004A5502"/>
    <w:rsid w:val="004A5C04"/>
    <w:rsid w:val="004A5D81"/>
    <w:rsid w:val="004A606A"/>
    <w:rsid w:val="004A6D4B"/>
    <w:rsid w:val="004A6DB4"/>
    <w:rsid w:val="004A6EFC"/>
    <w:rsid w:val="004A77B4"/>
    <w:rsid w:val="004A7ACC"/>
    <w:rsid w:val="004B044D"/>
    <w:rsid w:val="004B0611"/>
    <w:rsid w:val="004B0A13"/>
    <w:rsid w:val="004B0CA3"/>
    <w:rsid w:val="004B10C9"/>
    <w:rsid w:val="004B1169"/>
    <w:rsid w:val="004B1312"/>
    <w:rsid w:val="004B16EA"/>
    <w:rsid w:val="004B19D8"/>
    <w:rsid w:val="004B1EA2"/>
    <w:rsid w:val="004B22B8"/>
    <w:rsid w:val="004B25E5"/>
    <w:rsid w:val="004B26D3"/>
    <w:rsid w:val="004B293D"/>
    <w:rsid w:val="004B2C8F"/>
    <w:rsid w:val="004B2CD3"/>
    <w:rsid w:val="004B2E23"/>
    <w:rsid w:val="004B3D2B"/>
    <w:rsid w:val="004B4196"/>
    <w:rsid w:val="004B4341"/>
    <w:rsid w:val="004B468B"/>
    <w:rsid w:val="004B4760"/>
    <w:rsid w:val="004B476F"/>
    <w:rsid w:val="004B4833"/>
    <w:rsid w:val="004B4BCA"/>
    <w:rsid w:val="004B542D"/>
    <w:rsid w:val="004B5D00"/>
    <w:rsid w:val="004B60E1"/>
    <w:rsid w:val="004B675B"/>
    <w:rsid w:val="004B6926"/>
    <w:rsid w:val="004B6CAC"/>
    <w:rsid w:val="004B6DDB"/>
    <w:rsid w:val="004B6E23"/>
    <w:rsid w:val="004B70E5"/>
    <w:rsid w:val="004B713C"/>
    <w:rsid w:val="004B7972"/>
    <w:rsid w:val="004B7A07"/>
    <w:rsid w:val="004B7B1F"/>
    <w:rsid w:val="004B7B89"/>
    <w:rsid w:val="004B7B94"/>
    <w:rsid w:val="004C0096"/>
    <w:rsid w:val="004C048D"/>
    <w:rsid w:val="004C08A7"/>
    <w:rsid w:val="004C0CAB"/>
    <w:rsid w:val="004C0E53"/>
    <w:rsid w:val="004C0F08"/>
    <w:rsid w:val="004C0FD6"/>
    <w:rsid w:val="004C19D2"/>
    <w:rsid w:val="004C1A21"/>
    <w:rsid w:val="004C1A25"/>
    <w:rsid w:val="004C21BE"/>
    <w:rsid w:val="004C2583"/>
    <w:rsid w:val="004C283F"/>
    <w:rsid w:val="004C2E3D"/>
    <w:rsid w:val="004C30A1"/>
    <w:rsid w:val="004C324C"/>
    <w:rsid w:val="004C336F"/>
    <w:rsid w:val="004C37F7"/>
    <w:rsid w:val="004C4DF6"/>
    <w:rsid w:val="004C521E"/>
    <w:rsid w:val="004C551A"/>
    <w:rsid w:val="004C5F9A"/>
    <w:rsid w:val="004C6437"/>
    <w:rsid w:val="004C674F"/>
    <w:rsid w:val="004C6965"/>
    <w:rsid w:val="004C6C3E"/>
    <w:rsid w:val="004C7053"/>
    <w:rsid w:val="004C72F7"/>
    <w:rsid w:val="004C764C"/>
    <w:rsid w:val="004C798E"/>
    <w:rsid w:val="004D02C1"/>
    <w:rsid w:val="004D0752"/>
    <w:rsid w:val="004D0A9C"/>
    <w:rsid w:val="004D0C93"/>
    <w:rsid w:val="004D12B6"/>
    <w:rsid w:val="004D12EA"/>
    <w:rsid w:val="004D1786"/>
    <w:rsid w:val="004D1E9D"/>
    <w:rsid w:val="004D2674"/>
    <w:rsid w:val="004D2B8E"/>
    <w:rsid w:val="004D2E59"/>
    <w:rsid w:val="004D3B7D"/>
    <w:rsid w:val="004D4083"/>
    <w:rsid w:val="004D488B"/>
    <w:rsid w:val="004D503D"/>
    <w:rsid w:val="004D5239"/>
    <w:rsid w:val="004D5673"/>
    <w:rsid w:val="004D5769"/>
    <w:rsid w:val="004D5B0A"/>
    <w:rsid w:val="004D5D5B"/>
    <w:rsid w:val="004D5FD4"/>
    <w:rsid w:val="004D65E9"/>
    <w:rsid w:val="004D664B"/>
    <w:rsid w:val="004D699D"/>
    <w:rsid w:val="004D6BD5"/>
    <w:rsid w:val="004D6F5B"/>
    <w:rsid w:val="004D70D7"/>
    <w:rsid w:val="004D70FB"/>
    <w:rsid w:val="004D7331"/>
    <w:rsid w:val="004D73D2"/>
    <w:rsid w:val="004D74CF"/>
    <w:rsid w:val="004D76EE"/>
    <w:rsid w:val="004D7B33"/>
    <w:rsid w:val="004D7B39"/>
    <w:rsid w:val="004E02E2"/>
    <w:rsid w:val="004E0452"/>
    <w:rsid w:val="004E1492"/>
    <w:rsid w:val="004E1553"/>
    <w:rsid w:val="004E17A8"/>
    <w:rsid w:val="004E1E4F"/>
    <w:rsid w:val="004E2377"/>
    <w:rsid w:val="004E283D"/>
    <w:rsid w:val="004E2A38"/>
    <w:rsid w:val="004E3039"/>
    <w:rsid w:val="004E35E2"/>
    <w:rsid w:val="004E3766"/>
    <w:rsid w:val="004E3BF7"/>
    <w:rsid w:val="004E3FB8"/>
    <w:rsid w:val="004E3FED"/>
    <w:rsid w:val="004E4FA4"/>
    <w:rsid w:val="004E5450"/>
    <w:rsid w:val="004E575F"/>
    <w:rsid w:val="004E5975"/>
    <w:rsid w:val="004E6AA8"/>
    <w:rsid w:val="004E6AAE"/>
    <w:rsid w:val="004E6B64"/>
    <w:rsid w:val="004E7200"/>
    <w:rsid w:val="004E751F"/>
    <w:rsid w:val="004E79F0"/>
    <w:rsid w:val="004E7AB1"/>
    <w:rsid w:val="004F0306"/>
    <w:rsid w:val="004F062A"/>
    <w:rsid w:val="004F07DC"/>
    <w:rsid w:val="004F0D19"/>
    <w:rsid w:val="004F12AB"/>
    <w:rsid w:val="004F157D"/>
    <w:rsid w:val="004F1A5C"/>
    <w:rsid w:val="004F1FB9"/>
    <w:rsid w:val="004F2027"/>
    <w:rsid w:val="004F2339"/>
    <w:rsid w:val="004F25CC"/>
    <w:rsid w:val="004F33F8"/>
    <w:rsid w:val="004F3769"/>
    <w:rsid w:val="004F3E8F"/>
    <w:rsid w:val="004F41F1"/>
    <w:rsid w:val="004F4522"/>
    <w:rsid w:val="004F4617"/>
    <w:rsid w:val="004F46B4"/>
    <w:rsid w:val="004F48C5"/>
    <w:rsid w:val="004F4AB0"/>
    <w:rsid w:val="004F4DF6"/>
    <w:rsid w:val="004F5686"/>
    <w:rsid w:val="004F59B7"/>
    <w:rsid w:val="004F6CF5"/>
    <w:rsid w:val="004F6E5F"/>
    <w:rsid w:val="004F72DF"/>
    <w:rsid w:val="004F7355"/>
    <w:rsid w:val="004F74FA"/>
    <w:rsid w:val="004F75DF"/>
    <w:rsid w:val="004F778D"/>
    <w:rsid w:val="004F7CC2"/>
    <w:rsid w:val="0050028C"/>
    <w:rsid w:val="00500A32"/>
    <w:rsid w:val="005013EF"/>
    <w:rsid w:val="0050149A"/>
    <w:rsid w:val="00501888"/>
    <w:rsid w:val="005019EE"/>
    <w:rsid w:val="0050243F"/>
    <w:rsid w:val="0050264B"/>
    <w:rsid w:val="00502964"/>
    <w:rsid w:val="00503651"/>
    <w:rsid w:val="005039C0"/>
    <w:rsid w:val="005048F0"/>
    <w:rsid w:val="00504B4C"/>
    <w:rsid w:val="00504FF7"/>
    <w:rsid w:val="005056CC"/>
    <w:rsid w:val="005059E6"/>
    <w:rsid w:val="00505A62"/>
    <w:rsid w:val="00505B19"/>
    <w:rsid w:val="00505C58"/>
    <w:rsid w:val="005060FC"/>
    <w:rsid w:val="00506E36"/>
    <w:rsid w:val="0050705F"/>
    <w:rsid w:val="005076B1"/>
    <w:rsid w:val="00507D4C"/>
    <w:rsid w:val="005102A8"/>
    <w:rsid w:val="005105B3"/>
    <w:rsid w:val="005106D3"/>
    <w:rsid w:val="00510BC8"/>
    <w:rsid w:val="00510CFB"/>
    <w:rsid w:val="00511344"/>
    <w:rsid w:val="005113CB"/>
    <w:rsid w:val="00511895"/>
    <w:rsid w:val="00511D80"/>
    <w:rsid w:val="00512468"/>
    <w:rsid w:val="00512544"/>
    <w:rsid w:val="0051276C"/>
    <w:rsid w:val="00512838"/>
    <w:rsid w:val="0051354F"/>
    <w:rsid w:val="0051360E"/>
    <w:rsid w:val="00513672"/>
    <w:rsid w:val="00513A50"/>
    <w:rsid w:val="00513FF5"/>
    <w:rsid w:val="00514C43"/>
    <w:rsid w:val="00514DB2"/>
    <w:rsid w:val="0051508F"/>
    <w:rsid w:val="0051553B"/>
    <w:rsid w:val="005155D7"/>
    <w:rsid w:val="005156D9"/>
    <w:rsid w:val="00516459"/>
    <w:rsid w:val="005167AF"/>
    <w:rsid w:val="00516C76"/>
    <w:rsid w:val="00517059"/>
    <w:rsid w:val="005171EC"/>
    <w:rsid w:val="005173B4"/>
    <w:rsid w:val="005173E8"/>
    <w:rsid w:val="00517794"/>
    <w:rsid w:val="005179E3"/>
    <w:rsid w:val="005179F5"/>
    <w:rsid w:val="00520588"/>
    <w:rsid w:val="00520DB4"/>
    <w:rsid w:val="00520E15"/>
    <w:rsid w:val="00520E17"/>
    <w:rsid w:val="005211D5"/>
    <w:rsid w:val="005213C3"/>
    <w:rsid w:val="005216EC"/>
    <w:rsid w:val="0052197E"/>
    <w:rsid w:val="00521DC4"/>
    <w:rsid w:val="00522677"/>
    <w:rsid w:val="00522853"/>
    <w:rsid w:val="00522F9E"/>
    <w:rsid w:val="00523297"/>
    <w:rsid w:val="00523E5D"/>
    <w:rsid w:val="005241A7"/>
    <w:rsid w:val="0052432E"/>
    <w:rsid w:val="005247C1"/>
    <w:rsid w:val="00524949"/>
    <w:rsid w:val="00524B8D"/>
    <w:rsid w:val="005250AC"/>
    <w:rsid w:val="0052513C"/>
    <w:rsid w:val="005255AD"/>
    <w:rsid w:val="005259B3"/>
    <w:rsid w:val="00525BCF"/>
    <w:rsid w:val="00525BF1"/>
    <w:rsid w:val="0052656E"/>
    <w:rsid w:val="00526583"/>
    <w:rsid w:val="005265A3"/>
    <w:rsid w:val="00526648"/>
    <w:rsid w:val="0052688B"/>
    <w:rsid w:val="005268CA"/>
    <w:rsid w:val="005272C5"/>
    <w:rsid w:val="005273BC"/>
    <w:rsid w:val="005274B9"/>
    <w:rsid w:val="00527887"/>
    <w:rsid w:val="00527F06"/>
    <w:rsid w:val="0053081F"/>
    <w:rsid w:val="005319B1"/>
    <w:rsid w:val="00532340"/>
    <w:rsid w:val="005326FB"/>
    <w:rsid w:val="00532734"/>
    <w:rsid w:val="00532A46"/>
    <w:rsid w:val="00532F61"/>
    <w:rsid w:val="00533366"/>
    <w:rsid w:val="00534E17"/>
    <w:rsid w:val="005355D8"/>
    <w:rsid w:val="00535849"/>
    <w:rsid w:val="0053639D"/>
    <w:rsid w:val="00536742"/>
    <w:rsid w:val="00536AB2"/>
    <w:rsid w:val="00536CD8"/>
    <w:rsid w:val="00536DB5"/>
    <w:rsid w:val="00537385"/>
    <w:rsid w:val="0053752B"/>
    <w:rsid w:val="005403EE"/>
    <w:rsid w:val="00540CC4"/>
    <w:rsid w:val="00540D42"/>
    <w:rsid w:val="00540E35"/>
    <w:rsid w:val="00541044"/>
    <w:rsid w:val="0054105A"/>
    <w:rsid w:val="00541BF0"/>
    <w:rsid w:val="0054222F"/>
    <w:rsid w:val="00542395"/>
    <w:rsid w:val="0054267B"/>
    <w:rsid w:val="00542692"/>
    <w:rsid w:val="00542EF6"/>
    <w:rsid w:val="00543308"/>
    <w:rsid w:val="0054345D"/>
    <w:rsid w:val="00543EE7"/>
    <w:rsid w:val="0054410C"/>
    <w:rsid w:val="00544546"/>
    <w:rsid w:val="005448B5"/>
    <w:rsid w:val="00544A8B"/>
    <w:rsid w:val="00544D80"/>
    <w:rsid w:val="0054541A"/>
    <w:rsid w:val="00545665"/>
    <w:rsid w:val="0054666A"/>
    <w:rsid w:val="00546697"/>
    <w:rsid w:val="005469C8"/>
    <w:rsid w:val="00547185"/>
    <w:rsid w:val="00547469"/>
    <w:rsid w:val="005503B8"/>
    <w:rsid w:val="005507D4"/>
    <w:rsid w:val="00550D07"/>
    <w:rsid w:val="005516CF"/>
    <w:rsid w:val="00551B0E"/>
    <w:rsid w:val="00551D91"/>
    <w:rsid w:val="00552009"/>
    <w:rsid w:val="005520E5"/>
    <w:rsid w:val="0055236D"/>
    <w:rsid w:val="00552667"/>
    <w:rsid w:val="0055283A"/>
    <w:rsid w:val="00553236"/>
    <w:rsid w:val="005535EB"/>
    <w:rsid w:val="00553ACB"/>
    <w:rsid w:val="00553C7E"/>
    <w:rsid w:val="005542B2"/>
    <w:rsid w:val="00554747"/>
    <w:rsid w:val="0055490B"/>
    <w:rsid w:val="00554DC0"/>
    <w:rsid w:val="00554E39"/>
    <w:rsid w:val="00555EC1"/>
    <w:rsid w:val="0055606E"/>
    <w:rsid w:val="00556538"/>
    <w:rsid w:val="0055672B"/>
    <w:rsid w:val="00556731"/>
    <w:rsid w:val="00556A38"/>
    <w:rsid w:val="00556D9E"/>
    <w:rsid w:val="00557B92"/>
    <w:rsid w:val="00557BE8"/>
    <w:rsid w:val="00557C6D"/>
    <w:rsid w:val="00557F9A"/>
    <w:rsid w:val="00560A8D"/>
    <w:rsid w:val="00560EF3"/>
    <w:rsid w:val="00561988"/>
    <w:rsid w:val="005619FB"/>
    <w:rsid w:val="0056267C"/>
    <w:rsid w:val="005638A2"/>
    <w:rsid w:val="00563C4A"/>
    <w:rsid w:val="00563E08"/>
    <w:rsid w:val="00563E0A"/>
    <w:rsid w:val="00564E27"/>
    <w:rsid w:val="00565352"/>
    <w:rsid w:val="00565433"/>
    <w:rsid w:val="00565D23"/>
    <w:rsid w:val="00566056"/>
    <w:rsid w:val="00566EBC"/>
    <w:rsid w:val="0056707A"/>
    <w:rsid w:val="0056755A"/>
    <w:rsid w:val="005676F2"/>
    <w:rsid w:val="00567830"/>
    <w:rsid w:val="00567843"/>
    <w:rsid w:val="00567908"/>
    <w:rsid w:val="0057013D"/>
    <w:rsid w:val="005704BA"/>
    <w:rsid w:val="005707D0"/>
    <w:rsid w:val="0057093A"/>
    <w:rsid w:val="00570EAA"/>
    <w:rsid w:val="00570FC8"/>
    <w:rsid w:val="005717A3"/>
    <w:rsid w:val="00571811"/>
    <w:rsid w:val="00571F81"/>
    <w:rsid w:val="005723B6"/>
    <w:rsid w:val="0057256E"/>
    <w:rsid w:val="00572C0B"/>
    <w:rsid w:val="00573117"/>
    <w:rsid w:val="0057335C"/>
    <w:rsid w:val="0057336C"/>
    <w:rsid w:val="00573516"/>
    <w:rsid w:val="0057360E"/>
    <w:rsid w:val="00573B07"/>
    <w:rsid w:val="00573CF5"/>
    <w:rsid w:val="0057401A"/>
    <w:rsid w:val="0057410D"/>
    <w:rsid w:val="00574555"/>
    <w:rsid w:val="005749BA"/>
    <w:rsid w:val="00574ABC"/>
    <w:rsid w:val="0057567E"/>
    <w:rsid w:val="00575BAF"/>
    <w:rsid w:val="00575BE9"/>
    <w:rsid w:val="00575EF9"/>
    <w:rsid w:val="005760CC"/>
    <w:rsid w:val="00576465"/>
    <w:rsid w:val="0057683A"/>
    <w:rsid w:val="0057714F"/>
    <w:rsid w:val="0057752F"/>
    <w:rsid w:val="00577697"/>
    <w:rsid w:val="00577752"/>
    <w:rsid w:val="005777D4"/>
    <w:rsid w:val="00577F00"/>
    <w:rsid w:val="00580FAA"/>
    <w:rsid w:val="00581324"/>
    <w:rsid w:val="00581442"/>
    <w:rsid w:val="00581745"/>
    <w:rsid w:val="00581747"/>
    <w:rsid w:val="00581751"/>
    <w:rsid w:val="00581951"/>
    <w:rsid w:val="0058200D"/>
    <w:rsid w:val="005822C4"/>
    <w:rsid w:val="005823DC"/>
    <w:rsid w:val="00582550"/>
    <w:rsid w:val="00582597"/>
    <w:rsid w:val="00583198"/>
    <w:rsid w:val="005831E6"/>
    <w:rsid w:val="005836FE"/>
    <w:rsid w:val="005839F9"/>
    <w:rsid w:val="00583ED7"/>
    <w:rsid w:val="00584658"/>
    <w:rsid w:val="00584950"/>
    <w:rsid w:val="005849F7"/>
    <w:rsid w:val="00584B8A"/>
    <w:rsid w:val="005855A0"/>
    <w:rsid w:val="005856B4"/>
    <w:rsid w:val="00585CC9"/>
    <w:rsid w:val="0058603A"/>
    <w:rsid w:val="00586C6C"/>
    <w:rsid w:val="00586D26"/>
    <w:rsid w:val="00586DF2"/>
    <w:rsid w:val="0058733B"/>
    <w:rsid w:val="005873C4"/>
    <w:rsid w:val="00587401"/>
    <w:rsid w:val="00587BD6"/>
    <w:rsid w:val="00587C07"/>
    <w:rsid w:val="00587CE0"/>
    <w:rsid w:val="00587D7A"/>
    <w:rsid w:val="00587DEF"/>
    <w:rsid w:val="00587E10"/>
    <w:rsid w:val="005903EE"/>
    <w:rsid w:val="0059068C"/>
    <w:rsid w:val="00590731"/>
    <w:rsid w:val="00590C37"/>
    <w:rsid w:val="00590EB7"/>
    <w:rsid w:val="00591570"/>
    <w:rsid w:val="00591574"/>
    <w:rsid w:val="00591A6D"/>
    <w:rsid w:val="00591BB1"/>
    <w:rsid w:val="00592A9D"/>
    <w:rsid w:val="005936E9"/>
    <w:rsid w:val="0059381E"/>
    <w:rsid w:val="00593CCE"/>
    <w:rsid w:val="00593D95"/>
    <w:rsid w:val="00593F5D"/>
    <w:rsid w:val="00594107"/>
    <w:rsid w:val="005947C7"/>
    <w:rsid w:val="00594C25"/>
    <w:rsid w:val="00594FB2"/>
    <w:rsid w:val="005953C0"/>
    <w:rsid w:val="005958BA"/>
    <w:rsid w:val="00595AB2"/>
    <w:rsid w:val="0059612E"/>
    <w:rsid w:val="0059615B"/>
    <w:rsid w:val="0059671C"/>
    <w:rsid w:val="00596955"/>
    <w:rsid w:val="00596960"/>
    <w:rsid w:val="00596E7F"/>
    <w:rsid w:val="00597F72"/>
    <w:rsid w:val="00597FA8"/>
    <w:rsid w:val="005A019D"/>
    <w:rsid w:val="005A06B6"/>
    <w:rsid w:val="005A0707"/>
    <w:rsid w:val="005A089C"/>
    <w:rsid w:val="005A0E03"/>
    <w:rsid w:val="005A16E9"/>
    <w:rsid w:val="005A1825"/>
    <w:rsid w:val="005A1945"/>
    <w:rsid w:val="005A1B44"/>
    <w:rsid w:val="005A1F76"/>
    <w:rsid w:val="005A1F8F"/>
    <w:rsid w:val="005A1FAA"/>
    <w:rsid w:val="005A22FD"/>
    <w:rsid w:val="005A2399"/>
    <w:rsid w:val="005A2714"/>
    <w:rsid w:val="005A28BA"/>
    <w:rsid w:val="005A2B16"/>
    <w:rsid w:val="005A3051"/>
    <w:rsid w:val="005A32F1"/>
    <w:rsid w:val="005A3B4A"/>
    <w:rsid w:val="005A4124"/>
    <w:rsid w:val="005A421E"/>
    <w:rsid w:val="005A42E2"/>
    <w:rsid w:val="005A430B"/>
    <w:rsid w:val="005A47F4"/>
    <w:rsid w:val="005A482C"/>
    <w:rsid w:val="005A4EDB"/>
    <w:rsid w:val="005A571E"/>
    <w:rsid w:val="005A57FF"/>
    <w:rsid w:val="005A5AF4"/>
    <w:rsid w:val="005A5E04"/>
    <w:rsid w:val="005A634A"/>
    <w:rsid w:val="005A6477"/>
    <w:rsid w:val="005A656D"/>
    <w:rsid w:val="005A68A7"/>
    <w:rsid w:val="005A6B39"/>
    <w:rsid w:val="005A6B56"/>
    <w:rsid w:val="005A7097"/>
    <w:rsid w:val="005A73D2"/>
    <w:rsid w:val="005A76D7"/>
    <w:rsid w:val="005A797F"/>
    <w:rsid w:val="005A7A6E"/>
    <w:rsid w:val="005A7CA0"/>
    <w:rsid w:val="005A7D69"/>
    <w:rsid w:val="005A7F94"/>
    <w:rsid w:val="005B0217"/>
    <w:rsid w:val="005B029F"/>
    <w:rsid w:val="005B0579"/>
    <w:rsid w:val="005B0734"/>
    <w:rsid w:val="005B0B2B"/>
    <w:rsid w:val="005B0C6A"/>
    <w:rsid w:val="005B0E60"/>
    <w:rsid w:val="005B1099"/>
    <w:rsid w:val="005B1587"/>
    <w:rsid w:val="005B189C"/>
    <w:rsid w:val="005B1C90"/>
    <w:rsid w:val="005B1F88"/>
    <w:rsid w:val="005B251F"/>
    <w:rsid w:val="005B2B48"/>
    <w:rsid w:val="005B2B69"/>
    <w:rsid w:val="005B2BE9"/>
    <w:rsid w:val="005B3717"/>
    <w:rsid w:val="005B3F41"/>
    <w:rsid w:val="005B426B"/>
    <w:rsid w:val="005B4741"/>
    <w:rsid w:val="005B513A"/>
    <w:rsid w:val="005B5182"/>
    <w:rsid w:val="005B52DB"/>
    <w:rsid w:val="005B5699"/>
    <w:rsid w:val="005B57AE"/>
    <w:rsid w:val="005B58C8"/>
    <w:rsid w:val="005B5EA7"/>
    <w:rsid w:val="005B6144"/>
    <w:rsid w:val="005B63E5"/>
    <w:rsid w:val="005B69E0"/>
    <w:rsid w:val="005B7942"/>
    <w:rsid w:val="005B7A73"/>
    <w:rsid w:val="005B7CBF"/>
    <w:rsid w:val="005B7E93"/>
    <w:rsid w:val="005C0413"/>
    <w:rsid w:val="005C0668"/>
    <w:rsid w:val="005C0B6D"/>
    <w:rsid w:val="005C0C37"/>
    <w:rsid w:val="005C0D14"/>
    <w:rsid w:val="005C1046"/>
    <w:rsid w:val="005C1A56"/>
    <w:rsid w:val="005C2177"/>
    <w:rsid w:val="005C3038"/>
    <w:rsid w:val="005C330A"/>
    <w:rsid w:val="005C33AB"/>
    <w:rsid w:val="005C3C54"/>
    <w:rsid w:val="005C4137"/>
    <w:rsid w:val="005C45F1"/>
    <w:rsid w:val="005C468B"/>
    <w:rsid w:val="005C4D10"/>
    <w:rsid w:val="005C4D15"/>
    <w:rsid w:val="005C4E1F"/>
    <w:rsid w:val="005C5C4D"/>
    <w:rsid w:val="005C68AC"/>
    <w:rsid w:val="005C6C3D"/>
    <w:rsid w:val="005C6DA1"/>
    <w:rsid w:val="005C7155"/>
    <w:rsid w:val="005C7886"/>
    <w:rsid w:val="005C7935"/>
    <w:rsid w:val="005C7B93"/>
    <w:rsid w:val="005C7FA7"/>
    <w:rsid w:val="005D0604"/>
    <w:rsid w:val="005D08AA"/>
    <w:rsid w:val="005D1AC7"/>
    <w:rsid w:val="005D1CCB"/>
    <w:rsid w:val="005D2007"/>
    <w:rsid w:val="005D2374"/>
    <w:rsid w:val="005D2569"/>
    <w:rsid w:val="005D293C"/>
    <w:rsid w:val="005D2F8C"/>
    <w:rsid w:val="005D3253"/>
    <w:rsid w:val="005D3565"/>
    <w:rsid w:val="005D36E4"/>
    <w:rsid w:val="005D39B8"/>
    <w:rsid w:val="005D3B60"/>
    <w:rsid w:val="005D412A"/>
    <w:rsid w:val="005D4E9E"/>
    <w:rsid w:val="005D5603"/>
    <w:rsid w:val="005D5C72"/>
    <w:rsid w:val="005D5C89"/>
    <w:rsid w:val="005D68B0"/>
    <w:rsid w:val="005D741C"/>
    <w:rsid w:val="005D7460"/>
    <w:rsid w:val="005D7831"/>
    <w:rsid w:val="005E0228"/>
    <w:rsid w:val="005E03AB"/>
    <w:rsid w:val="005E04C7"/>
    <w:rsid w:val="005E052E"/>
    <w:rsid w:val="005E0BFA"/>
    <w:rsid w:val="005E0E8D"/>
    <w:rsid w:val="005E10F5"/>
    <w:rsid w:val="005E158D"/>
    <w:rsid w:val="005E15A0"/>
    <w:rsid w:val="005E1C28"/>
    <w:rsid w:val="005E2203"/>
    <w:rsid w:val="005E224F"/>
    <w:rsid w:val="005E260E"/>
    <w:rsid w:val="005E2BA0"/>
    <w:rsid w:val="005E32A7"/>
    <w:rsid w:val="005E33F6"/>
    <w:rsid w:val="005E38CE"/>
    <w:rsid w:val="005E396B"/>
    <w:rsid w:val="005E3F7E"/>
    <w:rsid w:val="005E4424"/>
    <w:rsid w:val="005E485B"/>
    <w:rsid w:val="005E5334"/>
    <w:rsid w:val="005E5435"/>
    <w:rsid w:val="005E5E76"/>
    <w:rsid w:val="005E5FA1"/>
    <w:rsid w:val="005E6195"/>
    <w:rsid w:val="005E61E5"/>
    <w:rsid w:val="005E64F9"/>
    <w:rsid w:val="005E675D"/>
    <w:rsid w:val="005E6B3A"/>
    <w:rsid w:val="005E6C3E"/>
    <w:rsid w:val="005E76BD"/>
    <w:rsid w:val="005E79E2"/>
    <w:rsid w:val="005F0E9C"/>
    <w:rsid w:val="005F1071"/>
    <w:rsid w:val="005F1AEE"/>
    <w:rsid w:val="005F1D36"/>
    <w:rsid w:val="005F1DD0"/>
    <w:rsid w:val="005F222C"/>
    <w:rsid w:val="005F259D"/>
    <w:rsid w:val="005F295A"/>
    <w:rsid w:val="005F2E42"/>
    <w:rsid w:val="005F2F05"/>
    <w:rsid w:val="005F31E1"/>
    <w:rsid w:val="005F37C9"/>
    <w:rsid w:val="005F3AE2"/>
    <w:rsid w:val="005F4B5C"/>
    <w:rsid w:val="005F5B08"/>
    <w:rsid w:val="005F60B9"/>
    <w:rsid w:val="005F6E05"/>
    <w:rsid w:val="005F6EED"/>
    <w:rsid w:val="005F6FB1"/>
    <w:rsid w:val="005F7056"/>
    <w:rsid w:val="005F77A1"/>
    <w:rsid w:val="005F7B34"/>
    <w:rsid w:val="005F7FF8"/>
    <w:rsid w:val="0060029F"/>
    <w:rsid w:val="006005E0"/>
    <w:rsid w:val="00600B64"/>
    <w:rsid w:val="00600CE5"/>
    <w:rsid w:val="006014B7"/>
    <w:rsid w:val="00601A45"/>
    <w:rsid w:val="00601A60"/>
    <w:rsid w:val="00601E4C"/>
    <w:rsid w:val="0060215B"/>
    <w:rsid w:val="0060223C"/>
    <w:rsid w:val="00602796"/>
    <w:rsid w:val="006027E0"/>
    <w:rsid w:val="00602CD9"/>
    <w:rsid w:val="00603C31"/>
    <w:rsid w:val="006044B3"/>
    <w:rsid w:val="00604792"/>
    <w:rsid w:val="00604E82"/>
    <w:rsid w:val="006050FE"/>
    <w:rsid w:val="00605430"/>
    <w:rsid w:val="006055C4"/>
    <w:rsid w:val="0060563E"/>
    <w:rsid w:val="006056F2"/>
    <w:rsid w:val="00605D03"/>
    <w:rsid w:val="00606DE6"/>
    <w:rsid w:val="00607185"/>
    <w:rsid w:val="00607233"/>
    <w:rsid w:val="006072EC"/>
    <w:rsid w:val="00607C00"/>
    <w:rsid w:val="00607E4C"/>
    <w:rsid w:val="0061026A"/>
    <w:rsid w:val="00611607"/>
    <w:rsid w:val="00611E56"/>
    <w:rsid w:val="00611E68"/>
    <w:rsid w:val="00612146"/>
    <w:rsid w:val="0061240F"/>
    <w:rsid w:val="006124BA"/>
    <w:rsid w:val="0061273C"/>
    <w:rsid w:val="00612A9D"/>
    <w:rsid w:val="00612F2A"/>
    <w:rsid w:val="0061321B"/>
    <w:rsid w:val="00613759"/>
    <w:rsid w:val="00613EFE"/>
    <w:rsid w:val="006140CF"/>
    <w:rsid w:val="006146A2"/>
    <w:rsid w:val="006150E1"/>
    <w:rsid w:val="00615234"/>
    <w:rsid w:val="00615508"/>
    <w:rsid w:val="00615BB3"/>
    <w:rsid w:val="00616687"/>
    <w:rsid w:val="00616C06"/>
    <w:rsid w:val="00617654"/>
    <w:rsid w:val="00617734"/>
    <w:rsid w:val="00617931"/>
    <w:rsid w:val="00617964"/>
    <w:rsid w:val="00617B94"/>
    <w:rsid w:val="00620134"/>
    <w:rsid w:val="006203DC"/>
    <w:rsid w:val="006205AB"/>
    <w:rsid w:val="00620D07"/>
    <w:rsid w:val="00620D50"/>
    <w:rsid w:val="006218BC"/>
    <w:rsid w:val="00621CB9"/>
    <w:rsid w:val="00621E29"/>
    <w:rsid w:val="006221D4"/>
    <w:rsid w:val="00622BDF"/>
    <w:rsid w:val="00623788"/>
    <w:rsid w:val="0062378E"/>
    <w:rsid w:val="00623833"/>
    <w:rsid w:val="0062412A"/>
    <w:rsid w:val="0062439D"/>
    <w:rsid w:val="00624D3E"/>
    <w:rsid w:val="00625149"/>
    <w:rsid w:val="00625402"/>
    <w:rsid w:val="0062564E"/>
    <w:rsid w:val="0062589F"/>
    <w:rsid w:val="00625ACC"/>
    <w:rsid w:val="00625E31"/>
    <w:rsid w:val="006265B8"/>
    <w:rsid w:val="00627F38"/>
    <w:rsid w:val="00630319"/>
    <w:rsid w:val="006306BB"/>
    <w:rsid w:val="006308A7"/>
    <w:rsid w:val="00630DFE"/>
    <w:rsid w:val="006310D6"/>
    <w:rsid w:val="0063137E"/>
    <w:rsid w:val="006314DC"/>
    <w:rsid w:val="006314E8"/>
    <w:rsid w:val="00631619"/>
    <w:rsid w:val="00631A25"/>
    <w:rsid w:val="00631F16"/>
    <w:rsid w:val="006320C5"/>
    <w:rsid w:val="0063234F"/>
    <w:rsid w:val="006323FB"/>
    <w:rsid w:val="00632C30"/>
    <w:rsid w:val="00633996"/>
    <w:rsid w:val="00633B92"/>
    <w:rsid w:val="00633C0D"/>
    <w:rsid w:val="00633ECF"/>
    <w:rsid w:val="00634245"/>
    <w:rsid w:val="006346F7"/>
    <w:rsid w:val="00634857"/>
    <w:rsid w:val="00635100"/>
    <w:rsid w:val="00635585"/>
    <w:rsid w:val="006357B8"/>
    <w:rsid w:val="00635D3E"/>
    <w:rsid w:val="00637320"/>
    <w:rsid w:val="00637927"/>
    <w:rsid w:val="00637B3B"/>
    <w:rsid w:val="00637DFD"/>
    <w:rsid w:val="006404B9"/>
    <w:rsid w:val="006407A2"/>
    <w:rsid w:val="0064133F"/>
    <w:rsid w:val="00641634"/>
    <w:rsid w:val="00641F99"/>
    <w:rsid w:val="00642536"/>
    <w:rsid w:val="00642659"/>
    <w:rsid w:val="00642996"/>
    <w:rsid w:val="00642A9C"/>
    <w:rsid w:val="00642DE9"/>
    <w:rsid w:val="00642EE2"/>
    <w:rsid w:val="00642F9D"/>
    <w:rsid w:val="00643494"/>
    <w:rsid w:val="006438E5"/>
    <w:rsid w:val="00643E99"/>
    <w:rsid w:val="006442BD"/>
    <w:rsid w:val="006447FA"/>
    <w:rsid w:val="00644860"/>
    <w:rsid w:val="006449C2"/>
    <w:rsid w:val="00644B1C"/>
    <w:rsid w:val="006451FC"/>
    <w:rsid w:val="006456A1"/>
    <w:rsid w:val="00645A7A"/>
    <w:rsid w:val="00645B1E"/>
    <w:rsid w:val="006462AC"/>
    <w:rsid w:val="006464D4"/>
    <w:rsid w:val="0064652F"/>
    <w:rsid w:val="006466BF"/>
    <w:rsid w:val="006466E3"/>
    <w:rsid w:val="00646850"/>
    <w:rsid w:val="00646A3F"/>
    <w:rsid w:val="006470FE"/>
    <w:rsid w:val="00647344"/>
    <w:rsid w:val="00647405"/>
    <w:rsid w:val="00647712"/>
    <w:rsid w:val="00647BF7"/>
    <w:rsid w:val="00647F38"/>
    <w:rsid w:val="006500A8"/>
    <w:rsid w:val="00650361"/>
    <w:rsid w:val="00650457"/>
    <w:rsid w:val="00650966"/>
    <w:rsid w:val="006510C8"/>
    <w:rsid w:val="00651795"/>
    <w:rsid w:val="00651AD4"/>
    <w:rsid w:val="00652063"/>
    <w:rsid w:val="0065213C"/>
    <w:rsid w:val="00652286"/>
    <w:rsid w:val="00652697"/>
    <w:rsid w:val="00652757"/>
    <w:rsid w:val="00652866"/>
    <w:rsid w:val="00652DCB"/>
    <w:rsid w:val="00653264"/>
    <w:rsid w:val="00653280"/>
    <w:rsid w:val="0065350D"/>
    <w:rsid w:val="00653932"/>
    <w:rsid w:val="00654151"/>
    <w:rsid w:val="006544AC"/>
    <w:rsid w:val="00654539"/>
    <w:rsid w:val="00654B10"/>
    <w:rsid w:val="006550B9"/>
    <w:rsid w:val="00655359"/>
    <w:rsid w:val="00655382"/>
    <w:rsid w:val="00655397"/>
    <w:rsid w:val="006567A8"/>
    <w:rsid w:val="006569AC"/>
    <w:rsid w:val="00656F99"/>
    <w:rsid w:val="00657082"/>
    <w:rsid w:val="006573C2"/>
    <w:rsid w:val="006574EF"/>
    <w:rsid w:val="00657AA4"/>
    <w:rsid w:val="00657EB2"/>
    <w:rsid w:val="006600BA"/>
    <w:rsid w:val="00660303"/>
    <w:rsid w:val="00660403"/>
    <w:rsid w:val="00660474"/>
    <w:rsid w:val="0066056F"/>
    <w:rsid w:val="00660912"/>
    <w:rsid w:val="00660947"/>
    <w:rsid w:val="006614B2"/>
    <w:rsid w:val="00661616"/>
    <w:rsid w:val="0066173B"/>
    <w:rsid w:val="0066193C"/>
    <w:rsid w:val="006620E4"/>
    <w:rsid w:val="006620EA"/>
    <w:rsid w:val="00662350"/>
    <w:rsid w:val="006625A0"/>
    <w:rsid w:val="00663486"/>
    <w:rsid w:val="00663874"/>
    <w:rsid w:val="00663C63"/>
    <w:rsid w:val="00663E01"/>
    <w:rsid w:val="0066402B"/>
    <w:rsid w:val="00664164"/>
    <w:rsid w:val="00664AD4"/>
    <w:rsid w:val="00664F2E"/>
    <w:rsid w:val="00664F62"/>
    <w:rsid w:val="00665240"/>
    <w:rsid w:val="00665306"/>
    <w:rsid w:val="0066577C"/>
    <w:rsid w:val="00665B33"/>
    <w:rsid w:val="00665CAB"/>
    <w:rsid w:val="006664C6"/>
    <w:rsid w:val="0066691D"/>
    <w:rsid w:val="00666FB1"/>
    <w:rsid w:val="006677CF"/>
    <w:rsid w:val="00667BC5"/>
    <w:rsid w:val="00667D9C"/>
    <w:rsid w:val="006704F9"/>
    <w:rsid w:val="0067058C"/>
    <w:rsid w:val="00670D76"/>
    <w:rsid w:val="0067209D"/>
    <w:rsid w:val="0067226F"/>
    <w:rsid w:val="00672575"/>
    <w:rsid w:val="0067265B"/>
    <w:rsid w:val="006727D7"/>
    <w:rsid w:val="00672EC2"/>
    <w:rsid w:val="00672F60"/>
    <w:rsid w:val="006731B9"/>
    <w:rsid w:val="006736D2"/>
    <w:rsid w:val="00673A63"/>
    <w:rsid w:val="00674264"/>
    <w:rsid w:val="00674489"/>
    <w:rsid w:val="0067454E"/>
    <w:rsid w:val="006747E0"/>
    <w:rsid w:val="00674C7C"/>
    <w:rsid w:val="00674E47"/>
    <w:rsid w:val="00674F3E"/>
    <w:rsid w:val="00675157"/>
    <w:rsid w:val="006756D9"/>
    <w:rsid w:val="00675A2D"/>
    <w:rsid w:val="00675AAE"/>
    <w:rsid w:val="00676970"/>
    <w:rsid w:val="00676EF7"/>
    <w:rsid w:val="00677CFF"/>
    <w:rsid w:val="00677EAF"/>
    <w:rsid w:val="00680EE3"/>
    <w:rsid w:val="00681030"/>
    <w:rsid w:val="006812E3"/>
    <w:rsid w:val="00682035"/>
    <w:rsid w:val="006820E8"/>
    <w:rsid w:val="006823E3"/>
    <w:rsid w:val="006826D1"/>
    <w:rsid w:val="0068325D"/>
    <w:rsid w:val="006832E0"/>
    <w:rsid w:val="00683B03"/>
    <w:rsid w:val="00683BF6"/>
    <w:rsid w:val="00683FDA"/>
    <w:rsid w:val="006840C4"/>
    <w:rsid w:val="006848C9"/>
    <w:rsid w:val="00684B24"/>
    <w:rsid w:val="00684BC9"/>
    <w:rsid w:val="00685098"/>
    <w:rsid w:val="006855BD"/>
    <w:rsid w:val="00685BB5"/>
    <w:rsid w:val="00685BE7"/>
    <w:rsid w:val="00685CCC"/>
    <w:rsid w:val="00686689"/>
    <w:rsid w:val="00686871"/>
    <w:rsid w:val="00686E64"/>
    <w:rsid w:val="00686FD3"/>
    <w:rsid w:val="00686FE0"/>
    <w:rsid w:val="0068705E"/>
    <w:rsid w:val="00687593"/>
    <w:rsid w:val="006876BC"/>
    <w:rsid w:val="00687A00"/>
    <w:rsid w:val="00687C3A"/>
    <w:rsid w:val="00687E4D"/>
    <w:rsid w:val="00687ED1"/>
    <w:rsid w:val="00690481"/>
    <w:rsid w:val="006909C5"/>
    <w:rsid w:val="00690D39"/>
    <w:rsid w:val="00691736"/>
    <w:rsid w:val="0069174B"/>
    <w:rsid w:val="00691A83"/>
    <w:rsid w:val="00691D78"/>
    <w:rsid w:val="00691F05"/>
    <w:rsid w:val="0069200D"/>
    <w:rsid w:val="006922A4"/>
    <w:rsid w:val="006927BE"/>
    <w:rsid w:val="00692AFA"/>
    <w:rsid w:val="00692E98"/>
    <w:rsid w:val="00692F14"/>
    <w:rsid w:val="006932CA"/>
    <w:rsid w:val="00693670"/>
    <w:rsid w:val="00693730"/>
    <w:rsid w:val="00693ED9"/>
    <w:rsid w:val="00694308"/>
    <w:rsid w:val="0069540F"/>
    <w:rsid w:val="006954E6"/>
    <w:rsid w:val="0069565C"/>
    <w:rsid w:val="00695B55"/>
    <w:rsid w:val="00696078"/>
    <w:rsid w:val="006972B8"/>
    <w:rsid w:val="00697B56"/>
    <w:rsid w:val="00697B89"/>
    <w:rsid w:val="00697FF9"/>
    <w:rsid w:val="006A0530"/>
    <w:rsid w:val="006A0C95"/>
    <w:rsid w:val="006A0DFA"/>
    <w:rsid w:val="006A1559"/>
    <w:rsid w:val="006A1B77"/>
    <w:rsid w:val="006A1C42"/>
    <w:rsid w:val="006A1C45"/>
    <w:rsid w:val="006A1CA9"/>
    <w:rsid w:val="006A21D6"/>
    <w:rsid w:val="006A2441"/>
    <w:rsid w:val="006A24D9"/>
    <w:rsid w:val="006A2529"/>
    <w:rsid w:val="006A2C8E"/>
    <w:rsid w:val="006A2E2E"/>
    <w:rsid w:val="006A317A"/>
    <w:rsid w:val="006A35D6"/>
    <w:rsid w:val="006A39AE"/>
    <w:rsid w:val="006A3B14"/>
    <w:rsid w:val="006A3BD6"/>
    <w:rsid w:val="006A3F14"/>
    <w:rsid w:val="006A3FF9"/>
    <w:rsid w:val="006A46B9"/>
    <w:rsid w:val="006A488A"/>
    <w:rsid w:val="006A49E1"/>
    <w:rsid w:val="006A4C9C"/>
    <w:rsid w:val="006A4F90"/>
    <w:rsid w:val="006A5206"/>
    <w:rsid w:val="006A5378"/>
    <w:rsid w:val="006A570C"/>
    <w:rsid w:val="006A6859"/>
    <w:rsid w:val="006A695A"/>
    <w:rsid w:val="006A69C2"/>
    <w:rsid w:val="006A6CA4"/>
    <w:rsid w:val="006A6DA6"/>
    <w:rsid w:val="006A7AED"/>
    <w:rsid w:val="006A7FA1"/>
    <w:rsid w:val="006A7FD6"/>
    <w:rsid w:val="006B026E"/>
    <w:rsid w:val="006B068E"/>
    <w:rsid w:val="006B06B1"/>
    <w:rsid w:val="006B09CA"/>
    <w:rsid w:val="006B0B44"/>
    <w:rsid w:val="006B0FC3"/>
    <w:rsid w:val="006B1688"/>
    <w:rsid w:val="006B1B22"/>
    <w:rsid w:val="006B1D81"/>
    <w:rsid w:val="006B1D89"/>
    <w:rsid w:val="006B20D5"/>
    <w:rsid w:val="006B25E2"/>
    <w:rsid w:val="006B3C5B"/>
    <w:rsid w:val="006B43A7"/>
    <w:rsid w:val="006B463C"/>
    <w:rsid w:val="006B4A49"/>
    <w:rsid w:val="006B4DF4"/>
    <w:rsid w:val="006B4FE0"/>
    <w:rsid w:val="006B5425"/>
    <w:rsid w:val="006B5828"/>
    <w:rsid w:val="006B5DC6"/>
    <w:rsid w:val="006B5ED6"/>
    <w:rsid w:val="006B5F69"/>
    <w:rsid w:val="006B6349"/>
    <w:rsid w:val="006B6C4C"/>
    <w:rsid w:val="006B6FF3"/>
    <w:rsid w:val="006B7071"/>
    <w:rsid w:val="006B741B"/>
    <w:rsid w:val="006B774B"/>
    <w:rsid w:val="006B7B77"/>
    <w:rsid w:val="006B7CBB"/>
    <w:rsid w:val="006C05B7"/>
    <w:rsid w:val="006C0772"/>
    <w:rsid w:val="006C0D69"/>
    <w:rsid w:val="006C0E6B"/>
    <w:rsid w:val="006C0F11"/>
    <w:rsid w:val="006C10B7"/>
    <w:rsid w:val="006C124B"/>
    <w:rsid w:val="006C1569"/>
    <w:rsid w:val="006C1ED6"/>
    <w:rsid w:val="006C1FDE"/>
    <w:rsid w:val="006C2226"/>
    <w:rsid w:val="006C2539"/>
    <w:rsid w:val="006C2839"/>
    <w:rsid w:val="006C2DD4"/>
    <w:rsid w:val="006C35B9"/>
    <w:rsid w:val="006C35C4"/>
    <w:rsid w:val="006C35C5"/>
    <w:rsid w:val="006C38E6"/>
    <w:rsid w:val="006C3962"/>
    <w:rsid w:val="006C40A8"/>
    <w:rsid w:val="006C4568"/>
    <w:rsid w:val="006C4C83"/>
    <w:rsid w:val="006C4E21"/>
    <w:rsid w:val="006C50B4"/>
    <w:rsid w:val="006C51B6"/>
    <w:rsid w:val="006C5592"/>
    <w:rsid w:val="006C5749"/>
    <w:rsid w:val="006C57D6"/>
    <w:rsid w:val="006C605E"/>
    <w:rsid w:val="006C6299"/>
    <w:rsid w:val="006C63F1"/>
    <w:rsid w:val="006C65A3"/>
    <w:rsid w:val="006C6737"/>
    <w:rsid w:val="006C6AD5"/>
    <w:rsid w:val="006C6CE1"/>
    <w:rsid w:val="006C6F51"/>
    <w:rsid w:val="006C76DC"/>
    <w:rsid w:val="006C78B4"/>
    <w:rsid w:val="006C7E37"/>
    <w:rsid w:val="006D03E0"/>
    <w:rsid w:val="006D08BB"/>
    <w:rsid w:val="006D0927"/>
    <w:rsid w:val="006D0CC7"/>
    <w:rsid w:val="006D10F4"/>
    <w:rsid w:val="006D1420"/>
    <w:rsid w:val="006D1ED2"/>
    <w:rsid w:val="006D2083"/>
    <w:rsid w:val="006D2380"/>
    <w:rsid w:val="006D23A7"/>
    <w:rsid w:val="006D256C"/>
    <w:rsid w:val="006D2903"/>
    <w:rsid w:val="006D2DD4"/>
    <w:rsid w:val="006D32E0"/>
    <w:rsid w:val="006D3BA5"/>
    <w:rsid w:val="006D468D"/>
    <w:rsid w:val="006D4B99"/>
    <w:rsid w:val="006D4DD4"/>
    <w:rsid w:val="006D58D7"/>
    <w:rsid w:val="006D5B10"/>
    <w:rsid w:val="006D6042"/>
    <w:rsid w:val="006D65F1"/>
    <w:rsid w:val="006D6669"/>
    <w:rsid w:val="006D679D"/>
    <w:rsid w:val="006D6815"/>
    <w:rsid w:val="006D6A93"/>
    <w:rsid w:val="006D6B23"/>
    <w:rsid w:val="006D70C0"/>
    <w:rsid w:val="006D7C50"/>
    <w:rsid w:val="006E0035"/>
    <w:rsid w:val="006E064D"/>
    <w:rsid w:val="006E0C69"/>
    <w:rsid w:val="006E0CA6"/>
    <w:rsid w:val="006E20C2"/>
    <w:rsid w:val="006E2545"/>
    <w:rsid w:val="006E2565"/>
    <w:rsid w:val="006E2B40"/>
    <w:rsid w:val="006E2B7C"/>
    <w:rsid w:val="006E3996"/>
    <w:rsid w:val="006E3F6D"/>
    <w:rsid w:val="006E41D9"/>
    <w:rsid w:val="006E506F"/>
    <w:rsid w:val="006E5ED8"/>
    <w:rsid w:val="006E638A"/>
    <w:rsid w:val="006E6504"/>
    <w:rsid w:val="006E7443"/>
    <w:rsid w:val="006F0117"/>
    <w:rsid w:val="006F0ACD"/>
    <w:rsid w:val="006F0D89"/>
    <w:rsid w:val="006F1F96"/>
    <w:rsid w:val="006F21D1"/>
    <w:rsid w:val="006F21FB"/>
    <w:rsid w:val="006F3104"/>
    <w:rsid w:val="006F31AE"/>
    <w:rsid w:val="006F367E"/>
    <w:rsid w:val="006F3A0C"/>
    <w:rsid w:val="006F3F05"/>
    <w:rsid w:val="006F4664"/>
    <w:rsid w:val="006F514C"/>
    <w:rsid w:val="006F52ED"/>
    <w:rsid w:val="006F547E"/>
    <w:rsid w:val="006F6098"/>
    <w:rsid w:val="006F65A1"/>
    <w:rsid w:val="006F6A4C"/>
    <w:rsid w:val="006F6D05"/>
    <w:rsid w:val="006F7138"/>
    <w:rsid w:val="006F72AB"/>
    <w:rsid w:val="006F7393"/>
    <w:rsid w:val="006F74E9"/>
    <w:rsid w:val="006F7970"/>
    <w:rsid w:val="00700068"/>
    <w:rsid w:val="00700630"/>
    <w:rsid w:val="007007B0"/>
    <w:rsid w:val="00700D05"/>
    <w:rsid w:val="00700F6C"/>
    <w:rsid w:val="007011C4"/>
    <w:rsid w:val="0070121C"/>
    <w:rsid w:val="00701617"/>
    <w:rsid w:val="00701635"/>
    <w:rsid w:val="00701A9F"/>
    <w:rsid w:val="00701D96"/>
    <w:rsid w:val="00702184"/>
    <w:rsid w:val="00702897"/>
    <w:rsid w:val="0070292B"/>
    <w:rsid w:val="00702D22"/>
    <w:rsid w:val="00702F0E"/>
    <w:rsid w:val="00703ABE"/>
    <w:rsid w:val="00704666"/>
    <w:rsid w:val="007046ED"/>
    <w:rsid w:val="00704801"/>
    <w:rsid w:val="00704A66"/>
    <w:rsid w:val="00704ECC"/>
    <w:rsid w:val="007051C8"/>
    <w:rsid w:val="00705202"/>
    <w:rsid w:val="00705830"/>
    <w:rsid w:val="00705925"/>
    <w:rsid w:val="00705EB1"/>
    <w:rsid w:val="00705F5D"/>
    <w:rsid w:val="00705FE5"/>
    <w:rsid w:val="00706145"/>
    <w:rsid w:val="00706303"/>
    <w:rsid w:val="00707379"/>
    <w:rsid w:val="007075E5"/>
    <w:rsid w:val="00707800"/>
    <w:rsid w:val="007102F1"/>
    <w:rsid w:val="00710A26"/>
    <w:rsid w:val="00710F75"/>
    <w:rsid w:val="007116ED"/>
    <w:rsid w:val="007117DC"/>
    <w:rsid w:val="007119A4"/>
    <w:rsid w:val="007121D7"/>
    <w:rsid w:val="007132C4"/>
    <w:rsid w:val="0071348C"/>
    <w:rsid w:val="00713849"/>
    <w:rsid w:val="00713A83"/>
    <w:rsid w:val="00713BDE"/>
    <w:rsid w:val="00713C50"/>
    <w:rsid w:val="00714054"/>
    <w:rsid w:val="00714382"/>
    <w:rsid w:val="007143D0"/>
    <w:rsid w:val="00714DE2"/>
    <w:rsid w:val="00715085"/>
    <w:rsid w:val="00715A36"/>
    <w:rsid w:val="00715E94"/>
    <w:rsid w:val="007166CF"/>
    <w:rsid w:val="007169E9"/>
    <w:rsid w:val="00716FC5"/>
    <w:rsid w:val="007171E1"/>
    <w:rsid w:val="00717419"/>
    <w:rsid w:val="00717C45"/>
    <w:rsid w:val="00717F7D"/>
    <w:rsid w:val="007205A4"/>
    <w:rsid w:val="00720989"/>
    <w:rsid w:val="00720B9B"/>
    <w:rsid w:val="00720BDE"/>
    <w:rsid w:val="007214F2"/>
    <w:rsid w:val="00721696"/>
    <w:rsid w:val="00721A0A"/>
    <w:rsid w:val="00722A0E"/>
    <w:rsid w:val="00722CD6"/>
    <w:rsid w:val="00722E09"/>
    <w:rsid w:val="0072368A"/>
    <w:rsid w:val="00723AFF"/>
    <w:rsid w:val="00723FEB"/>
    <w:rsid w:val="00724696"/>
    <w:rsid w:val="0072473F"/>
    <w:rsid w:val="0072479C"/>
    <w:rsid w:val="00724D46"/>
    <w:rsid w:val="0072518C"/>
    <w:rsid w:val="007252B8"/>
    <w:rsid w:val="00725371"/>
    <w:rsid w:val="0072579A"/>
    <w:rsid w:val="00725B15"/>
    <w:rsid w:val="00725D0F"/>
    <w:rsid w:val="00726E8C"/>
    <w:rsid w:val="00727188"/>
    <w:rsid w:val="00727609"/>
    <w:rsid w:val="0072776A"/>
    <w:rsid w:val="007277E5"/>
    <w:rsid w:val="007279C6"/>
    <w:rsid w:val="00730471"/>
    <w:rsid w:val="00730481"/>
    <w:rsid w:val="007305B3"/>
    <w:rsid w:val="007308CE"/>
    <w:rsid w:val="007309E2"/>
    <w:rsid w:val="00730DBC"/>
    <w:rsid w:val="00730F1C"/>
    <w:rsid w:val="00731329"/>
    <w:rsid w:val="00731B44"/>
    <w:rsid w:val="00731C71"/>
    <w:rsid w:val="00732209"/>
    <w:rsid w:val="00732381"/>
    <w:rsid w:val="0073270A"/>
    <w:rsid w:val="007327B7"/>
    <w:rsid w:val="00733BB3"/>
    <w:rsid w:val="00733D60"/>
    <w:rsid w:val="00733E9C"/>
    <w:rsid w:val="00733EE5"/>
    <w:rsid w:val="00734775"/>
    <w:rsid w:val="00734AB4"/>
    <w:rsid w:val="00734D55"/>
    <w:rsid w:val="00734DC5"/>
    <w:rsid w:val="007353D2"/>
    <w:rsid w:val="0073540D"/>
    <w:rsid w:val="00735509"/>
    <w:rsid w:val="00735A60"/>
    <w:rsid w:val="007367E5"/>
    <w:rsid w:val="0073732A"/>
    <w:rsid w:val="0073789E"/>
    <w:rsid w:val="007378D7"/>
    <w:rsid w:val="0073790B"/>
    <w:rsid w:val="00737A48"/>
    <w:rsid w:val="00737CCD"/>
    <w:rsid w:val="00737D50"/>
    <w:rsid w:val="00737E10"/>
    <w:rsid w:val="007409FA"/>
    <w:rsid w:val="00740F32"/>
    <w:rsid w:val="007410E8"/>
    <w:rsid w:val="00741765"/>
    <w:rsid w:val="007419BF"/>
    <w:rsid w:val="00741A68"/>
    <w:rsid w:val="00741D86"/>
    <w:rsid w:val="00741F7E"/>
    <w:rsid w:val="00741FEE"/>
    <w:rsid w:val="007435EA"/>
    <w:rsid w:val="00743B31"/>
    <w:rsid w:val="00743E4D"/>
    <w:rsid w:val="0074406C"/>
    <w:rsid w:val="00744161"/>
    <w:rsid w:val="0074423B"/>
    <w:rsid w:val="007444A9"/>
    <w:rsid w:val="00744BF0"/>
    <w:rsid w:val="00744FAC"/>
    <w:rsid w:val="007450C9"/>
    <w:rsid w:val="0074532D"/>
    <w:rsid w:val="007455AC"/>
    <w:rsid w:val="00745C64"/>
    <w:rsid w:val="00745D43"/>
    <w:rsid w:val="007469D7"/>
    <w:rsid w:val="00746C1D"/>
    <w:rsid w:val="00747AE3"/>
    <w:rsid w:val="00747D3F"/>
    <w:rsid w:val="00747D42"/>
    <w:rsid w:val="007502A3"/>
    <w:rsid w:val="00750763"/>
    <w:rsid w:val="00751739"/>
    <w:rsid w:val="00751E5E"/>
    <w:rsid w:val="0075268E"/>
    <w:rsid w:val="007526E1"/>
    <w:rsid w:val="0075277B"/>
    <w:rsid w:val="007527B0"/>
    <w:rsid w:val="00752A3D"/>
    <w:rsid w:val="00752DE0"/>
    <w:rsid w:val="00753213"/>
    <w:rsid w:val="0075326F"/>
    <w:rsid w:val="00753A25"/>
    <w:rsid w:val="00753EA4"/>
    <w:rsid w:val="00754175"/>
    <w:rsid w:val="007545E8"/>
    <w:rsid w:val="0075473D"/>
    <w:rsid w:val="00754787"/>
    <w:rsid w:val="00754A72"/>
    <w:rsid w:val="00754BC0"/>
    <w:rsid w:val="00754C01"/>
    <w:rsid w:val="00754DC1"/>
    <w:rsid w:val="00755148"/>
    <w:rsid w:val="00755A39"/>
    <w:rsid w:val="00755BE7"/>
    <w:rsid w:val="00755E81"/>
    <w:rsid w:val="007567FF"/>
    <w:rsid w:val="00756850"/>
    <w:rsid w:val="007569E3"/>
    <w:rsid w:val="00756AEC"/>
    <w:rsid w:val="0075714F"/>
    <w:rsid w:val="007573B2"/>
    <w:rsid w:val="007577C2"/>
    <w:rsid w:val="00757A7F"/>
    <w:rsid w:val="00757E6E"/>
    <w:rsid w:val="00757F4D"/>
    <w:rsid w:val="00760C4A"/>
    <w:rsid w:val="007618F1"/>
    <w:rsid w:val="00761A0E"/>
    <w:rsid w:val="007626D5"/>
    <w:rsid w:val="00762852"/>
    <w:rsid w:val="00762943"/>
    <w:rsid w:val="00762C8F"/>
    <w:rsid w:val="007632FC"/>
    <w:rsid w:val="007635BE"/>
    <w:rsid w:val="00763E3C"/>
    <w:rsid w:val="00763E4C"/>
    <w:rsid w:val="0076405D"/>
    <w:rsid w:val="007643A7"/>
    <w:rsid w:val="00764505"/>
    <w:rsid w:val="007648B4"/>
    <w:rsid w:val="00764BCB"/>
    <w:rsid w:val="00766747"/>
    <w:rsid w:val="00766C8E"/>
    <w:rsid w:val="0076704C"/>
    <w:rsid w:val="007676E3"/>
    <w:rsid w:val="007678F9"/>
    <w:rsid w:val="00767A95"/>
    <w:rsid w:val="00767B92"/>
    <w:rsid w:val="00767D0F"/>
    <w:rsid w:val="0077032C"/>
    <w:rsid w:val="0077079C"/>
    <w:rsid w:val="00770885"/>
    <w:rsid w:val="00770D44"/>
    <w:rsid w:val="00771054"/>
    <w:rsid w:val="0077112D"/>
    <w:rsid w:val="007711B8"/>
    <w:rsid w:val="00771499"/>
    <w:rsid w:val="00771BE5"/>
    <w:rsid w:val="00771F12"/>
    <w:rsid w:val="00771F89"/>
    <w:rsid w:val="00772024"/>
    <w:rsid w:val="00772058"/>
    <w:rsid w:val="007721C4"/>
    <w:rsid w:val="00772339"/>
    <w:rsid w:val="0077255E"/>
    <w:rsid w:val="00772933"/>
    <w:rsid w:val="00772CB1"/>
    <w:rsid w:val="00773258"/>
    <w:rsid w:val="00773298"/>
    <w:rsid w:val="00773479"/>
    <w:rsid w:val="0077348B"/>
    <w:rsid w:val="00773490"/>
    <w:rsid w:val="007738BF"/>
    <w:rsid w:val="00773B14"/>
    <w:rsid w:val="0077423C"/>
    <w:rsid w:val="007744EA"/>
    <w:rsid w:val="0077488A"/>
    <w:rsid w:val="0077493A"/>
    <w:rsid w:val="00774B04"/>
    <w:rsid w:val="00774C54"/>
    <w:rsid w:val="00775C40"/>
    <w:rsid w:val="00775EEE"/>
    <w:rsid w:val="007760FA"/>
    <w:rsid w:val="0077679D"/>
    <w:rsid w:val="007767BE"/>
    <w:rsid w:val="00776D49"/>
    <w:rsid w:val="00776DA1"/>
    <w:rsid w:val="00776E81"/>
    <w:rsid w:val="00776F0C"/>
    <w:rsid w:val="007770BF"/>
    <w:rsid w:val="0078003A"/>
    <w:rsid w:val="007803BD"/>
    <w:rsid w:val="007806A0"/>
    <w:rsid w:val="007806CD"/>
    <w:rsid w:val="00780B7E"/>
    <w:rsid w:val="00781164"/>
    <w:rsid w:val="00781AFC"/>
    <w:rsid w:val="00781EE1"/>
    <w:rsid w:val="00781EEF"/>
    <w:rsid w:val="00782354"/>
    <w:rsid w:val="00782678"/>
    <w:rsid w:val="00782856"/>
    <w:rsid w:val="00782B06"/>
    <w:rsid w:val="00782C12"/>
    <w:rsid w:val="00783439"/>
    <w:rsid w:val="0078347D"/>
    <w:rsid w:val="007834A5"/>
    <w:rsid w:val="007839B0"/>
    <w:rsid w:val="00785137"/>
    <w:rsid w:val="00785251"/>
    <w:rsid w:val="007853E7"/>
    <w:rsid w:val="0078579A"/>
    <w:rsid w:val="00785F39"/>
    <w:rsid w:val="007866B1"/>
    <w:rsid w:val="00786BC9"/>
    <w:rsid w:val="00786F46"/>
    <w:rsid w:val="00791168"/>
    <w:rsid w:val="00791A6C"/>
    <w:rsid w:val="00791BAE"/>
    <w:rsid w:val="00791F17"/>
    <w:rsid w:val="007923E5"/>
    <w:rsid w:val="007927FF"/>
    <w:rsid w:val="00792E87"/>
    <w:rsid w:val="00792ECC"/>
    <w:rsid w:val="0079317E"/>
    <w:rsid w:val="00793317"/>
    <w:rsid w:val="007937A3"/>
    <w:rsid w:val="0079408A"/>
    <w:rsid w:val="0079465E"/>
    <w:rsid w:val="007948C9"/>
    <w:rsid w:val="00794E18"/>
    <w:rsid w:val="00794F9B"/>
    <w:rsid w:val="007955FF"/>
    <w:rsid w:val="00795BB5"/>
    <w:rsid w:val="00795DC0"/>
    <w:rsid w:val="00795F31"/>
    <w:rsid w:val="0079658F"/>
    <w:rsid w:val="00796804"/>
    <w:rsid w:val="00797692"/>
    <w:rsid w:val="007977B8"/>
    <w:rsid w:val="00797D35"/>
    <w:rsid w:val="00797E96"/>
    <w:rsid w:val="007A032D"/>
    <w:rsid w:val="007A040C"/>
    <w:rsid w:val="007A0643"/>
    <w:rsid w:val="007A0E9D"/>
    <w:rsid w:val="007A0EE3"/>
    <w:rsid w:val="007A0F7D"/>
    <w:rsid w:val="007A128B"/>
    <w:rsid w:val="007A14B3"/>
    <w:rsid w:val="007A1BFA"/>
    <w:rsid w:val="007A2126"/>
    <w:rsid w:val="007A2370"/>
    <w:rsid w:val="007A249E"/>
    <w:rsid w:val="007A24A4"/>
    <w:rsid w:val="007A2D19"/>
    <w:rsid w:val="007A32D5"/>
    <w:rsid w:val="007A3497"/>
    <w:rsid w:val="007A3654"/>
    <w:rsid w:val="007A3DD7"/>
    <w:rsid w:val="007A4D45"/>
    <w:rsid w:val="007A4E24"/>
    <w:rsid w:val="007A5A45"/>
    <w:rsid w:val="007A5F4B"/>
    <w:rsid w:val="007A5FDA"/>
    <w:rsid w:val="007A6141"/>
    <w:rsid w:val="007A628E"/>
    <w:rsid w:val="007A6383"/>
    <w:rsid w:val="007A6517"/>
    <w:rsid w:val="007A6849"/>
    <w:rsid w:val="007A6976"/>
    <w:rsid w:val="007A69F4"/>
    <w:rsid w:val="007A6B4E"/>
    <w:rsid w:val="007A6C12"/>
    <w:rsid w:val="007A6C87"/>
    <w:rsid w:val="007A6CE1"/>
    <w:rsid w:val="007A6D77"/>
    <w:rsid w:val="007A6DAA"/>
    <w:rsid w:val="007A6EE7"/>
    <w:rsid w:val="007A6F8A"/>
    <w:rsid w:val="007A7124"/>
    <w:rsid w:val="007A71A7"/>
    <w:rsid w:val="007A7202"/>
    <w:rsid w:val="007B008B"/>
    <w:rsid w:val="007B0E93"/>
    <w:rsid w:val="007B14BB"/>
    <w:rsid w:val="007B1525"/>
    <w:rsid w:val="007B15B4"/>
    <w:rsid w:val="007B1654"/>
    <w:rsid w:val="007B2064"/>
    <w:rsid w:val="007B2257"/>
    <w:rsid w:val="007B279D"/>
    <w:rsid w:val="007B288C"/>
    <w:rsid w:val="007B29B1"/>
    <w:rsid w:val="007B2CA5"/>
    <w:rsid w:val="007B2CF8"/>
    <w:rsid w:val="007B34B2"/>
    <w:rsid w:val="007B43EA"/>
    <w:rsid w:val="007B443F"/>
    <w:rsid w:val="007B45F2"/>
    <w:rsid w:val="007B4630"/>
    <w:rsid w:val="007B489F"/>
    <w:rsid w:val="007B4D15"/>
    <w:rsid w:val="007B5348"/>
    <w:rsid w:val="007B5370"/>
    <w:rsid w:val="007B5D27"/>
    <w:rsid w:val="007B640F"/>
    <w:rsid w:val="007B6632"/>
    <w:rsid w:val="007B6893"/>
    <w:rsid w:val="007B6AB8"/>
    <w:rsid w:val="007B6F0F"/>
    <w:rsid w:val="007B71A1"/>
    <w:rsid w:val="007B7385"/>
    <w:rsid w:val="007B7454"/>
    <w:rsid w:val="007B7895"/>
    <w:rsid w:val="007B78DC"/>
    <w:rsid w:val="007B7A27"/>
    <w:rsid w:val="007C0489"/>
    <w:rsid w:val="007C09B0"/>
    <w:rsid w:val="007C0E99"/>
    <w:rsid w:val="007C1024"/>
    <w:rsid w:val="007C12B4"/>
    <w:rsid w:val="007C14A6"/>
    <w:rsid w:val="007C1699"/>
    <w:rsid w:val="007C1E23"/>
    <w:rsid w:val="007C1EFB"/>
    <w:rsid w:val="007C2045"/>
    <w:rsid w:val="007C218D"/>
    <w:rsid w:val="007C23EB"/>
    <w:rsid w:val="007C2526"/>
    <w:rsid w:val="007C2746"/>
    <w:rsid w:val="007C277F"/>
    <w:rsid w:val="007C2855"/>
    <w:rsid w:val="007C29E9"/>
    <w:rsid w:val="007C2DA9"/>
    <w:rsid w:val="007C34C4"/>
    <w:rsid w:val="007C38DE"/>
    <w:rsid w:val="007C3A22"/>
    <w:rsid w:val="007C43E4"/>
    <w:rsid w:val="007C4B93"/>
    <w:rsid w:val="007C4DA8"/>
    <w:rsid w:val="007C4DFE"/>
    <w:rsid w:val="007C50DE"/>
    <w:rsid w:val="007C527B"/>
    <w:rsid w:val="007C54BB"/>
    <w:rsid w:val="007C5F5C"/>
    <w:rsid w:val="007C604B"/>
    <w:rsid w:val="007C67E9"/>
    <w:rsid w:val="007C6E18"/>
    <w:rsid w:val="007C7154"/>
    <w:rsid w:val="007C7200"/>
    <w:rsid w:val="007C73AF"/>
    <w:rsid w:val="007C7B64"/>
    <w:rsid w:val="007C7C56"/>
    <w:rsid w:val="007C7C6E"/>
    <w:rsid w:val="007D029A"/>
    <w:rsid w:val="007D11C4"/>
    <w:rsid w:val="007D1675"/>
    <w:rsid w:val="007D1EC3"/>
    <w:rsid w:val="007D1FE6"/>
    <w:rsid w:val="007D22FB"/>
    <w:rsid w:val="007D254B"/>
    <w:rsid w:val="007D2C78"/>
    <w:rsid w:val="007D2C87"/>
    <w:rsid w:val="007D3A2E"/>
    <w:rsid w:val="007D3D03"/>
    <w:rsid w:val="007D4724"/>
    <w:rsid w:val="007D4B4B"/>
    <w:rsid w:val="007D4BEA"/>
    <w:rsid w:val="007D4C53"/>
    <w:rsid w:val="007D5D61"/>
    <w:rsid w:val="007D5EF4"/>
    <w:rsid w:val="007D607C"/>
    <w:rsid w:val="007D62CB"/>
    <w:rsid w:val="007D635A"/>
    <w:rsid w:val="007D6D43"/>
    <w:rsid w:val="007D7C48"/>
    <w:rsid w:val="007D7CF8"/>
    <w:rsid w:val="007D7ECC"/>
    <w:rsid w:val="007D7ECF"/>
    <w:rsid w:val="007E01B6"/>
    <w:rsid w:val="007E01DE"/>
    <w:rsid w:val="007E02A8"/>
    <w:rsid w:val="007E09E6"/>
    <w:rsid w:val="007E0EAE"/>
    <w:rsid w:val="007E1038"/>
    <w:rsid w:val="007E16BF"/>
    <w:rsid w:val="007E17E5"/>
    <w:rsid w:val="007E1804"/>
    <w:rsid w:val="007E1818"/>
    <w:rsid w:val="007E25DF"/>
    <w:rsid w:val="007E28F8"/>
    <w:rsid w:val="007E2D5C"/>
    <w:rsid w:val="007E332B"/>
    <w:rsid w:val="007E373A"/>
    <w:rsid w:val="007E37E5"/>
    <w:rsid w:val="007E3B5D"/>
    <w:rsid w:val="007E3FBF"/>
    <w:rsid w:val="007E4218"/>
    <w:rsid w:val="007E4B53"/>
    <w:rsid w:val="007E4EED"/>
    <w:rsid w:val="007E5E1E"/>
    <w:rsid w:val="007E5FEC"/>
    <w:rsid w:val="007E60A7"/>
    <w:rsid w:val="007E6CF2"/>
    <w:rsid w:val="007E6D9D"/>
    <w:rsid w:val="007E6E29"/>
    <w:rsid w:val="007E6F1E"/>
    <w:rsid w:val="007E6FF7"/>
    <w:rsid w:val="007E7BE8"/>
    <w:rsid w:val="007E7DDC"/>
    <w:rsid w:val="007E7EFD"/>
    <w:rsid w:val="007E7F16"/>
    <w:rsid w:val="007F0479"/>
    <w:rsid w:val="007F0A47"/>
    <w:rsid w:val="007F0CD8"/>
    <w:rsid w:val="007F0D68"/>
    <w:rsid w:val="007F146A"/>
    <w:rsid w:val="007F1508"/>
    <w:rsid w:val="007F1BB1"/>
    <w:rsid w:val="007F1C2D"/>
    <w:rsid w:val="007F2185"/>
    <w:rsid w:val="007F2311"/>
    <w:rsid w:val="007F279C"/>
    <w:rsid w:val="007F2FFA"/>
    <w:rsid w:val="007F34FD"/>
    <w:rsid w:val="007F3F78"/>
    <w:rsid w:val="007F41E9"/>
    <w:rsid w:val="007F4774"/>
    <w:rsid w:val="007F4B6B"/>
    <w:rsid w:val="007F4B9F"/>
    <w:rsid w:val="007F4C3B"/>
    <w:rsid w:val="007F4D43"/>
    <w:rsid w:val="007F5081"/>
    <w:rsid w:val="007F50F0"/>
    <w:rsid w:val="007F5265"/>
    <w:rsid w:val="007F538B"/>
    <w:rsid w:val="007F53A3"/>
    <w:rsid w:val="007F593B"/>
    <w:rsid w:val="007F5C14"/>
    <w:rsid w:val="007F5DC4"/>
    <w:rsid w:val="007F5E5A"/>
    <w:rsid w:val="007F6640"/>
    <w:rsid w:val="007F675D"/>
    <w:rsid w:val="007F68E3"/>
    <w:rsid w:val="007F6C09"/>
    <w:rsid w:val="007F6C3C"/>
    <w:rsid w:val="007F6E96"/>
    <w:rsid w:val="007F706A"/>
    <w:rsid w:val="007F70DA"/>
    <w:rsid w:val="007F7291"/>
    <w:rsid w:val="007F781A"/>
    <w:rsid w:val="007F78F9"/>
    <w:rsid w:val="008002AC"/>
    <w:rsid w:val="0080043D"/>
    <w:rsid w:val="00800B46"/>
    <w:rsid w:val="008010BD"/>
    <w:rsid w:val="008010C3"/>
    <w:rsid w:val="008029FC"/>
    <w:rsid w:val="008030B8"/>
    <w:rsid w:val="00803708"/>
    <w:rsid w:val="00803B27"/>
    <w:rsid w:val="00803D77"/>
    <w:rsid w:val="00803EB6"/>
    <w:rsid w:val="00804689"/>
    <w:rsid w:val="008046B4"/>
    <w:rsid w:val="00805238"/>
    <w:rsid w:val="00805328"/>
    <w:rsid w:val="00805958"/>
    <w:rsid w:val="00805BEB"/>
    <w:rsid w:val="0080639A"/>
    <w:rsid w:val="008064A7"/>
    <w:rsid w:val="008065F3"/>
    <w:rsid w:val="00806779"/>
    <w:rsid w:val="008074F8"/>
    <w:rsid w:val="00807AFF"/>
    <w:rsid w:val="00807BEA"/>
    <w:rsid w:val="00807BF4"/>
    <w:rsid w:val="00807CF4"/>
    <w:rsid w:val="00810252"/>
    <w:rsid w:val="008109F9"/>
    <w:rsid w:val="00810CD8"/>
    <w:rsid w:val="00811062"/>
    <w:rsid w:val="00811298"/>
    <w:rsid w:val="008113E9"/>
    <w:rsid w:val="00811BA0"/>
    <w:rsid w:val="00811C04"/>
    <w:rsid w:val="00811C7C"/>
    <w:rsid w:val="00812367"/>
    <w:rsid w:val="008125D7"/>
    <w:rsid w:val="00813028"/>
    <w:rsid w:val="00813AAA"/>
    <w:rsid w:val="008143E8"/>
    <w:rsid w:val="00814994"/>
    <w:rsid w:val="00814AB1"/>
    <w:rsid w:val="00814B89"/>
    <w:rsid w:val="00815389"/>
    <w:rsid w:val="008156BE"/>
    <w:rsid w:val="008158C5"/>
    <w:rsid w:val="00815A42"/>
    <w:rsid w:val="00816C87"/>
    <w:rsid w:val="00817019"/>
    <w:rsid w:val="00817941"/>
    <w:rsid w:val="0082031C"/>
    <w:rsid w:val="0082048F"/>
    <w:rsid w:val="008205D9"/>
    <w:rsid w:val="00820833"/>
    <w:rsid w:val="00820866"/>
    <w:rsid w:val="00820F5A"/>
    <w:rsid w:val="0082121F"/>
    <w:rsid w:val="00821281"/>
    <w:rsid w:val="008214A5"/>
    <w:rsid w:val="00821595"/>
    <w:rsid w:val="00821C41"/>
    <w:rsid w:val="0082225F"/>
    <w:rsid w:val="00822677"/>
    <w:rsid w:val="0082272A"/>
    <w:rsid w:val="00822D94"/>
    <w:rsid w:val="00822D9A"/>
    <w:rsid w:val="00822F11"/>
    <w:rsid w:val="00823A31"/>
    <w:rsid w:val="00823EDF"/>
    <w:rsid w:val="00824320"/>
    <w:rsid w:val="00824432"/>
    <w:rsid w:val="00824B3D"/>
    <w:rsid w:val="00824BCA"/>
    <w:rsid w:val="00824E2C"/>
    <w:rsid w:val="008257F4"/>
    <w:rsid w:val="00825AB0"/>
    <w:rsid w:val="008264C2"/>
    <w:rsid w:val="00826A43"/>
    <w:rsid w:val="00826BBB"/>
    <w:rsid w:val="00826D83"/>
    <w:rsid w:val="00826DF7"/>
    <w:rsid w:val="00827297"/>
    <w:rsid w:val="008276B7"/>
    <w:rsid w:val="00827A47"/>
    <w:rsid w:val="00827AE2"/>
    <w:rsid w:val="0083003E"/>
    <w:rsid w:val="008302BE"/>
    <w:rsid w:val="008305AA"/>
    <w:rsid w:val="00830613"/>
    <w:rsid w:val="00830966"/>
    <w:rsid w:val="00830F1D"/>
    <w:rsid w:val="008319BD"/>
    <w:rsid w:val="00831A88"/>
    <w:rsid w:val="00831AA7"/>
    <w:rsid w:val="00831B47"/>
    <w:rsid w:val="00831CA3"/>
    <w:rsid w:val="00832450"/>
    <w:rsid w:val="008325AA"/>
    <w:rsid w:val="00832753"/>
    <w:rsid w:val="008329E9"/>
    <w:rsid w:val="00832D74"/>
    <w:rsid w:val="00833045"/>
    <w:rsid w:val="008343B3"/>
    <w:rsid w:val="008345A4"/>
    <w:rsid w:val="00834656"/>
    <w:rsid w:val="00834BA4"/>
    <w:rsid w:val="00834BCF"/>
    <w:rsid w:val="00835ADE"/>
    <w:rsid w:val="00835B83"/>
    <w:rsid w:val="00835E48"/>
    <w:rsid w:val="00836421"/>
    <w:rsid w:val="0083643D"/>
    <w:rsid w:val="008369D2"/>
    <w:rsid w:val="00836E7F"/>
    <w:rsid w:val="008379E4"/>
    <w:rsid w:val="00840648"/>
    <w:rsid w:val="008408D3"/>
    <w:rsid w:val="00840E43"/>
    <w:rsid w:val="0084118B"/>
    <w:rsid w:val="0084139A"/>
    <w:rsid w:val="00841430"/>
    <w:rsid w:val="00841459"/>
    <w:rsid w:val="00841F94"/>
    <w:rsid w:val="00843009"/>
    <w:rsid w:val="00843094"/>
    <w:rsid w:val="0084311F"/>
    <w:rsid w:val="008432C7"/>
    <w:rsid w:val="0084345F"/>
    <w:rsid w:val="00843A55"/>
    <w:rsid w:val="00843FB4"/>
    <w:rsid w:val="0084438A"/>
    <w:rsid w:val="008444E7"/>
    <w:rsid w:val="008449FF"/>
    <w:rsid w:val="00844F11"/>
    <w:rsid w:val="00845005"/>
    <w:rsid w:val="008455A2"/>
    <w:rsid w:val="008457B0"/>
    <w:rsid w:val="008457B6"/>
    <w:rsid w:val="008457E1"/>
    <w:rsid w:val="00845D9A"/>
    <w:rsid w:val="008463A5"/>
    <w:rsid w:val="008463FF"/>
    <w:rsid w:val="008468BB"/>
    <w:rsid w:val="00846B27"/>
    <w:rsid w:val="008471C6"/>
    <w:rsid w:val="008473A0"/>
    <w:rsid w:val="00847E81"/>
    <w:rsid w:val="00850D8A"/>
    <w:rsid w:val="00850FF6"/>
    <w:rsid w:val="00851126"/>
    <w:rsid w:val="008512C2"/>
    <w:rsid w:val="008513F1"/>
    <w:rsid w:val="00851556"/>
    <w:rsid w:val="0085185F"/>
    <w:rsid w:val="00852344"/>
    <w:rsid w:val="00852DDF"/>
    <w:rsid w:val="00852EA1"/>
    <w:rsid w:val="008532CD"/>
    <w:rsid w:val="008533A5"/>
    <w:rsid w:val="00853427"/>
    <w:rsid w:val="008534E1"/>
    <w:rsid w:val="008536F0"/>
    <w:rsid w:val="00853AFA"/>
    <w:rsid w:val="00853BE5"/>
    <w:rsid w:val="00853BF9"/>
    <w:rsid w:val="00853DB8"/>
    <w:rsid w:val="00853E94"/>
    <w:rsid w:val="00854904"/>
    <w:rsid w:val="00854DFE"/>
    <w:rsid w:val="008550BC"/>
    <w:rsid w:val="0085597B"/>
    <w:rsid w:val="00855BDF"/>
    <w:rsid w:val="00856119"/>
    <w:rsid w:val="008561E1"/>
    <w:rsid w:val="008562FB"/>
    <w:rsid w:val="00856718"/>
    <w:rsid w:val="00856A0E"/>
    <w:rsid w:val="00856C3B"/>
    <w:rsid w:val="00856FEE"/>
    <w:rsid w:val="0085703B"/>
    <w:rsid w:val="00857C40"/>
    <w:rsid w:val="008605E6"/>
    <w:rsid w:val="00860822"/>
    <w:rsid w:val="00860CD7"/>
    <w:rsid w:val="00860D4F"/>
    <w:rsid w:val="00860DAD"/>
    <w:rsid w:val="00860DEB"/>
    <w:rsid w:val="00860E89"/>
    <w:rsid w:val="00861202"/>
    <w:rsid w:val="00861825"/>
    <w:rsid w:val="00861C38"/>
    <w:rsid w:val="00861DFB"/>
    <w:rsid w:val="008621A5"/>
    <w:rsid w:val="00862BA6"/>
    <w:rsid w:val="00862E14"/>
    <w:rsid w:val="00863034"/>
    <w:rsid w:val="00863081"/>
    <w:rsid w:val="008635DC"/>
    <w:rsid w:val="00863A23"/>
    <w:rsid w:val="00863F77"/>
    <w:rsid w:val="00864068"/>
    <w:rsid w:val="00864270"/>
    <w:rsid w:val="00864807"/>
    <w:rsid w:val="00864ED1"/>
    <w:rsid w:val="00864F16"/>
    <w:rsid w:val="00865345"/>
    <w:rsid w:val="00865636"/>
    <w:rsid w:val="00865A02"/>
    <w:rsid w:val="00865A62"/>
    <w:rsid w:val="00865AA1"/>
    <w:rsid w:val="0086627A"/>
    <w:rsid w:val="0086639F"/>
    <w:rsid w:val="00866959"/>
    <w:rsid w:val="00866E7C"/>
    <w:rsid w:val="00866FF6"/>
    <w:rsid w:val="00867016"/>
    <w:rsid w:val="008672D6"/>
    <w:rsid w:val="008673BA"/>
    <w:rsid w:val="008674F5"/>
    <w:rsid w:val="0086761E"/>
    <w:rsid w:val="008678D1"/>
    <w:rsid w:val="00867A78"/>
    <w:rsid w:val="00867BC9"/>
    <w:rsid w:val="00867F95"/>
    <w:rsid w:val="00870880"/>
    <w:rsid w:val="00870B15"/>
    <w:rsid w:val="00870B38"/>
    <w:rsid w:val="00870C4D"/>
    <w:rsid w:val="00871866"/>
    <w:rsid w:val="00873EFD"/>
    <w:rsid w:val="008742A3"/>
    <w:rsid w:val="008742F4"/>
    <w:rsid w:val="00874485"/>
    <w:rsid w:val="0087501B"/>
    <w:rsid w:val="00875552"/>
    <w:rsid w:val="00875729"/>
    <w:rsid w:val="00875D34"/>
    <w:rsid w:val="00875D50"/>
    <w:rsid w:val="00875E51"/>
    <w:rsid w:val="008762E2"/>
    <w:rsid w:val="00876976"/>
    <w:rsid w:val="00876D09"/>
    <w:rsid w:val="00877203"/>
    <w:rsid w:val="0087729F"/>
    <w:rsid w:val="0087733D"/>
    <w:rsid w:val="00877902"/>
    <w:rsid w:val="00877D61"/>
    <w:rsid w:val="008801B7"/>
    <w:rsid w:val="00880C20"/>
    <w:rsid w:val="008812D0"/>
    <w:rsid w:val="008814B4"/>
    <w:rsid w:val="00881B5D"/>
    <w:rsid w:val="008823AF"/>
    <w:rsid w:val="00882755"/>
    <w:rsid w:val="00882D3E"/>
    <w:rsid w:val="00882DEF"/>
    <w:rsid w:val="00882E09"/>
    <w:rsid w:val="00883045"/>
    <w:rsid w:val="00883319"/>
    <w:rsid w:val="00883C28"/>
    <w:rsid w:val="00883EC1"/>
    <w:rsid w:val="00883FF2"/>
    <w:rsid w:val="008841DD"/>
    <w:rsid w:val="00884272"/>
    <w:rsid w:val="0088445D"/>
    <w:rsid w:val="00884593"/>
    <w:rsid w:val="008849A3"/>
    <w:rsid w:val="00885242"/>
    <w:rsid w:val="008857F3"/>
    <w:rsid w:val="0088599D"/>
    <w:rsid w:val="008860F0"/>
    <w:rsid w:val="0088612B"/>
    <w:rsid w:val="00886205"/>
    <w:rsid w:val="00886400"/>
    <w:rsid w:val="008867C0"/>
    <w:rsid w:val="00886862"/>
    <w:rsid w:val="0088688C"/>
    <w:rsid w:val="00886FCF"/>
    <w:rsid w:val="0088700C"/>
    <w:rsid w:val="008878D4"/>
    <w:rsid w:val="00890900"/>
    <w:rsid w:val="00890C93"/>
    <w:rsid w:val="00890CF3"/>
    <w:rsid w:val="00890E84"/>
    <w:rsid w:val="0089140B"/>
    <w:rsid w:val="00891567"/>
    <w:rsid w:val="00891746"/>
    <w:rsid w:val="00891990"/>
    <w:rsid w:val="00891C27"/>
    <w:rsid w:val="008924AC"/>
    <w:rsid w:val="008924BD"/>
    <w:rsid w:val="00892603"/>
    <w:rsid w:val="00892791"/>
    <w:rsid w:val="0089283A"/>
    <w:rsid w:val="008945DF"/>
    <w:rsid w:val="008948B8"/>
    <w:rsid w:val="008948CE"/>
    <w:rsid w:val="00894F7D"/>
    <w:rsid w:val="0089508F"/>
    <w:rsid w:val="008953CF"/>
    <w:rsid w:val="008953EB"/>
    <w:rsid w:val="0089578E"/>
    <w:rsid w:val="00896067"/>
    <w:rsid w:val="0089612A"/>
    <w:rsid w:val="00896313"/>
    <w:rsid w:val="00896357"/>
    <w:rsid w:val="00896B56"/>
    <w:rsid w:val="00896DAC"/>
    <w:rsid w:val="00897083"/>
    <w:rsid w:val="008971FB"/>
    <w:rsid w:val="00897365"/>
    <w:rsid w:val="008974F9"/>
    <w:rsid w:val="0089757C"/>
    <w:rsid w:val="0089764A"/>
    <w:rsid w:val="008977A9"/>
    <w:rsid w:val="00897B30"/>
    <w:rsid w:val="00897C4C"/>
    <w:rsid w:val="008A07D2"/>
    <w:rsid w:val="008A0BBE"/>
    <w:rsid w:val="008A12D9"/>
    <w:rsid w:val="008A15FF"/>
    <w:rsid w:val="008A16E1"/>
    <w:rsid w:val="008A19AD"/>
    <w:rsid w:val="008A1C24"/>
    <w:rsid w:val="008A1F48"/>
    <w:rsid w:val="008A2144"/>
    <w:rsid w:val="008A22FD"/>
    <w:rsid w:val="008A23E7"/>
    <w:rsid w:val="008A260D"/>
    <w:rsid w:val="008A2812"/>
    <w:rsid w:val="008A292D"/>
    <w:rsid w:val="008A2A10"/>
    <w:rsid w:val="008A34F5"/>
    <w:rsid w:val="008A3BA1"/>
    <w:rsid w:val="008A3C72"/>
    <w:rsid w:val="008A3F11"/>
    <w:rsid w:val="008A3F12"/>
    <w:rsid w:val="008A402F"/>
    <w:rsid w:val="008A466E"/>
    <w:rsid w:val="008A50F8"/>
    <w:rsid w:val="008A5272"/>
    <w:rsid w:val="008A5442"/>
    <w:rsid w:val="008A5CC0"/>
    <w:rsid w:val="008A5E49"/>
    <w:rsid w:val="008A6827"/>
    <w:rsid w:val="008A6ECB"/>
    <w:rsid w:val="008A6F2C"/>
    <w:rsid w:val="008A7677"/>
    <w:rsid w:val="008A7AF6"/>
    <w:rsid w:val="008A7EDD"/>
    <w:rsid w:val="008B0521"/>
    <w:rsid w:val="008B05EF"/>
    <w:rsid w:val="008B0760"/>
    <w:rsid w:val="008B089C"/>
    <w:rsid w:val="008B0E1A"/>
    <w:rsid w:val="008B13AF"/>
    <w:rsid w:val="008B190D"/>
    <w:rsid w:val="008B1C9B"/>
    <w:rsid w:val="008B1D78"/>
    <w:rsid w:val="008B1DD6"/>
    <w:rsid w:val="008B2090"/>
    <w:rsid w:val="008B2B41"/>
    <w:rsid w:val="008B2D0C"/>
    <w:rsid w:val="008B2FF9"/>
    <w:rsid w:val="008B3A6D"/>
    <w:rsid w:val="008B3F77"/>
    <w:rsid w:val="008B42C4"/>
    <w:rsid w:val="008B4329"/>
    <w:rsid w:val="008B48D8"/>
    <w:rsid w:val="008B4934"/>
    <w:rsid w:val="008B4D9A"/>
    <w:rsid w:val="008B5479"/>
    <w:rsid w:val="008B5847"/>
    <w:rsid w:val="008B5F71"/>
    <w:rsid w:val="008B6921"/>
    <w:rsid w:val="008B70FB"/>
    <w:rsid w:val="008B7CDD"/>
    <w:rsid w:val="008B7DA4"/>
    <w:rsid w:val="008C01AE"/>
    <w:rsid w:val="008C03E9"/>
    <w:rsid w:val="008C05A0"/>
    <w:rsid w:val="008C05EC"/>
    <w:rsid w:val="008C0604"/>
    <w:rsid w:val="008C083C"/>
    <w:rsid w:val="008C08BE"/>
    <w:rsid w:val="008C0FF4"/>
    <w:rsid w:val="008C11AF"/>
    <w:rsid w:val="008C16CA"/>
    <w:rsid w:val="008C1B61"/>
    <w:rsid w:val="008C214F"/>
    <w:rsid w:val="008C2350"/>
    <w:rsid w:val="008C2452"/>
    <w:rsid w:val="008C2921"/>
    <w:rsid w:val="008C3458"/>
    <w:rsid w:val="008C4DA7"/>
    <w:rsid w:val="008C4EB9"/>
    <w:rsid w:val="008C5156"/>
    <w:rsid w:val="008C519E"/>
    <w:rsid w:val="008C54F0"/>
    <w:rsid w:val="008C5656"/>
    <w:rsid w:val="008C713B"/>
    <w:rsid w:val="008C74A0"/>
    <w:rsid w:val="008D00C1"/>
    <w:rsid w:val="008D01C1"/>
    <w:rsid w:val="008D09E1"/>
    <w:rsid w:val="008D0A4E"/>
    <w:rsid w:val="008D0C1A"/>
    <w:rsid w:val="008D0CA7"/>
    <w:rsid w:val="008D104F"/>
    <w:rsid w:val="008D11F3"/>
    <w:rsid w:val="008D1B21"/>
    <w:rsid w:val="008D21D0"/>
    <w:rsid w:val="008D223A"/>
    <w:rsid w:val="008D2B08"/>
    <w:rsid w:val="008D2DCF"/>
    <w:rsid w:val="008D356F"/>
    <w:rsid w:val="008D3AA1"/>
    <w:rsid w:val="008D3CFE"/>
    <w:rsid w:val="008D3F7B"/>
    <w:rsid w:val="008D435E"/>
    <w:rsid w:val="008D4B82"/>
    <w:rsid w:val="008D525E"/>
    <w:rsid w:val="008D5690"/>
    <w:rsid w:val="008D56ED"/>
    <w:rsid w:val="008D5B9E"/>
    <w:rsid w:val="008D620B"/>
    <w:rsid w:val="008D6295"/>
    <w:rsid w:val="008D658A"/>
    <w:rsid w:val="008D6913"/>
    <w:rsid w:val="008D78EB"/>
    <w:rsid w:val="008D7F7D"/>
    <w:rsid w:val="008E0203"/>
    <w:rsid w:val="008E09DA"/>
    <w:rsid w:val="008E0BAA"/>
    <w:rsid w:val="008E117B"/>
    <w:rsid w:val="008E143C"/>
    <w:rsid w:val="008E1448"/>
    <w:rsid w:val="008E1BB5"/>
    <w:rsid w:val="008E1D76"/>
    <w:rsid w:val="008E22CC"/>
    <w:rsid w:val="008E263B"/>
    <w:rsid w:val="008E2710"/>
    <w:rsid w:val="008E280B"/>
    <w:rsid w:val="008E299D"/>
    <w:rsid w:val="008E354A"/>
    <w:rsid w:val="008E3ABD"/>
    <w:rsid w:val="008E3BFB"/>
    <w:rsid w:val="008E3F29"/>
    <w:rsid w:val="008E4376"/>
    <w:rsid w:val="008E47B0"/>
    <w:rsid w:val="008E4E36"/>
    <w:rsid w:val="008E5380"/>
    <w:rsid w:val="008E5461"/>
    <w:rsid w:val="008E5569"/>
    <w:rsid w:val="008E5768"/>
    <w:rsid w:val="008E62F5"/>
    <w:rsid w:val="008E67D3"/>
    <w:rsid w:val="008E6D18"/>
    <w:rsid w:val="008E728D"/>
    <w:rsid w:val="008E7981"/>
    <w:rsid w:val="008E7CBE"/>
    <w:rsid w:val="008F01C5"/>
    <w:rsid w:val="008F050C"/>
    <w:rsid w:val="008F081A"/>
    <w:rsid w:val="008F146A"/>
    <w:rsid w:val="008F1EF1"/>
    <w:rsid w:val="008F21DB"/>
    <w:rsid w:val="008F22B3"/>
    <w:rsid w:val="008F241F"/>
    <w:rsid w:val="008F2619"/>
    <w:rsid w:val="008F2BC6"/>
    <w:rsid w:val="008F3077"/>
    <w:rsid w:val="008F3509"/>
    <w:rsid w:val="008F367C"/>
    <w:rsid w:val="008F3729"/>
    <w:rsid w:val="008F3D04"/>
    <w:rsid w:val="008F3E84"/>
    <w:rsid w:val="008F4016"/>
    <w:rsid w:val="008F4245"/>
    <w:rsid w:val="008F4317"/>
    <w:rsid w:val="008F4AF7"/>
    <w:rsid w:val="008F4E13"/>
    <w:rsid w:val="008F5082"/>
    <w:rsid w:val="008F514C"/>
    <w:rsid w:val="008F531E"/>
    <w:rsid w:val="008F5325"/>
    <w:rsid w:val="008F57A0"/>
    <w:rsid w:val="008F5843"/>
    <w:rsid w:val="008F6A02"/>
    <w:rsid w:val="008F6B99"/>
    <w:rsid w:val="008F6F60"/>
    <w:rsid w:val="008F7016"/>
    <w:rsid w:val="008F7180"/>
    <w:rsid w:val="008F7738"/>
    <w:rsid w:val="008F7773"/>
    <w:rsid w:val="008F7DF1"/>
    <w:rsid w:val="008F7F2B"/>
    <w:rsid w:val="009002DB"/>
    <w:rsid w:val="00900618"/>
    <w:rsid w:val="00900BCE"/>
    <w:rsid w:val="00900C6E"/>
    <w:rsid w:val="0090160E"/>
    <w:rsid w:val="009017FF"/>
    <w:rsid w:val="00901917"/>
    <w:rsid w:val="00901B14"/>
    <w:rsid w:val="00901B4E"/>
    <w:rsid w:val="009020A9"/>
    <w:rsid w:val="0090250A"/>
    <w:rsid w:val="00902BDD"/>
    <w:rsid w:val="00902C15"/>
    <w:rsid w:val="00902DB5"/>
    <w:rsid w:val="0090311A"/>
    <w:rsid w:val="009037C2"/>
    <w:rsid w:val="00903A75"/>
    <w:rsid w:val="00903AED"/>
    <w:rsid w:val="00903CA7"/>
    <w:rsid w:val="009041BC"/>
    <w:rsid w:val="00904686"/>
    <w:rsid w:val="0090483E"/>
    <w:rsid w:val="00904A7D"/>
    <w:rsid w:val="00904C80"/>
    <w:rsid w:val="00904E1D"/>
    <w:rsid w:val="0090502F"/>
    <w:rsid w:val="009055DB"/>
    <w:rsid w:val="00905636"/>
    <w:rsid w:val="00905C24"/>
    <w:rsid w:val="00905EA6"/>
    <w:rsid w:val="00906D99"/>
    <w:rsid w:val="00906EF7"/>
    <w:rsid w:val="00907306"/>
    <w:rsid w:val="00907908"/>
    <w:rsid w:val="009079B9"/>
    <w:rsid w:val="00907C14"/>
    <w:rsid w:val="00907F66"/>
    <w:rsid w:val="00910161"/>
    <w:rsid w:val="009101DF"/>
    <w:rsid w:val="00910258"/>
    <w:rsid w:val="009103A4"/>
    <w:rsid w:val="00910DB4"/>
    <w:rsid w:val="00910F6C"/>
    <w:rsid w:val="009110BC"/>
    <w:rsid w:val="0091111E"/>
    <w:rsid w:val="009112C8"/>
    <w:rsid w:val="0091130F"/>
    <w:rsid w:val="009115E1"/>
    <w:rsid w:val="009125EE"/>
    <w:rsid w:val="009126A4"/>
    <w:rsid w:val="00912979"/>
    <w:rsid w:val="00913583"/>
    <w:rsid w:val="00913A04"/>
    <w:rsid w:val="00913A9F"/>
    <w:rsid w:val="00913BA8"/>
    <w:rsid w:val="00914071"/>
    <w:rsid w:val="009144BB"/>
    <w:rsid w:val="009145D7"/>
    <w:rsid w:val="0091472C"/>
    <w:rsid w:val="00914809"/>
    <w:rsid w:val="00914D16"/>
    <w:rsid w:val="00914D6B"/>
    <w:rsid w:val="00914D7F"/>
    <w:rsid w:val="0091507B"/>
    <w:rsid w:val="00915288"/>
    <w:rsid w:val="00915406"/>
    <w:rsid w:val="00915BB1"/>
    <w:rsid w:val="00915BF6"/>
    <w:rsid w:val="00915D59"/>
    <w:rsid w:val="0091679B"/>
    <w:rsid w:val="00916CF1"/>
    <w:rsid w:val="009175E5"/>
    <w:rsid w:val="0091765A"/>
    <w:rsid w:val="009202DA"/>
    <w:rsid w:val="00920C8D"/>
    <w:rsid w:val="00920FCC"/>
    <w:rsid w:val="00921509"/>
    <w:rsid w:val="00921A77"/>
    <w:rsid w:val="009221C4"/>
    <w:rsid w:val="009221CA"/>
    <w:rsid w:val="00922DBD"/>
    <w:rsid w:val="0092327D"/>
    <w:rsid w:val="009234C2"/>
    <w:rsid w:val="00923675"/>
    <w:rsid w:val="00923712"/>
    <w:rsid w:val="00924023"/>
    <w:rsid w:val="009240AA"/>
    <w:rsid w:val="009243B9"/>
    <w:rsid w:val="00925371"/>
    <w:rsid w:val="00925716"/>
    <w:rsid w:val="00925D49"/>
    <w:rsid w:val="009262E4"/>
    <w:rsid w:val="00926344"/>
    <w:rsid w:val="009272F5"/>
    <w:rsid w:val="0092750F"/>
    <w:rsid w:val="00927AE0"/>
    <w:rsid w:val="00927DD4"/>
    <w:rsid w:val="00927E50"/>
    <w:rsid w:val="00927F85"/>
    <w:rsid w:val="00930010"/>
    <w:rsid w:val="00930454"/>
    <w:rsid w:val="00930F18"/>
    <w:rsid w:val="00930FC9"/>
    <w:rsid w:val="00931884"/>
    <w:rsid w:val="00931B7D"/>
    <w:rsid w:val="00931BA5"/>
    <w:rsid w:val="0093252D"/>
    <w:rsid w:val="00932679"/>
    <w:rsid w:val="00932739"/>
    <w:rsid w:val="009329F1"/>
    <w:rsid w:val="00932D5F"/>
    <w:rsid w:val="00932DAF"/>
    <w:rsid w:val="00933083"/>
    <w:rsid w:val="00933363"/>
    <w:rsid w:val="0093357A"/>
    <w:rsid w:val="009337E5"/>
    <w:rsid w:val="00933D9E"/>
    <w:rsid w:val="0093408E"/>
    <w:rsid w:val="0093418C"/>
    <w:rsid w:val="0093431A"/>
    <w:rsid w:val="009343E1"/>
    <w:rsid w:val="00934846"/>
    <w:rsid w:val="009349AD"/>
    <w:rsid w:val="00934C77"/>
    <w:rsid w:val="00934DE8"/>
    <w:rsid w:val="0093565D"/>
    <w:rsid w:val="00935C71"/>
    <w:rsid w:val="00936087"/>
    <w:rsid w:val="00936198"/>
    <w:rsid w:val="009361C1"/>
    <w:rsid w:val="00936296"/>
    <w:rsid w:val="00936B4D"/>
    <w:rsid w:val="00936C71"/>
    <w:rsid w:val="009372AF"/>
    <w:rsid w:val="009373F9"/>
    <w:rsid w:val="009374A3"/>
    <w:rsid w:val="00937BD2"/>
    <w:rsid w:val="00937E81"/>
    <w:rsid w:val="009402B3"/>
    <w:rsid w:val="009403E4"/>
    <w:rsid w:val="00940A72"/>
    <w:rsid w:val="00940B34"/>
    <w:rsid w:val="00940CC9"/>
    <w:rsid w:val="0094130E"/>
    <w:rsid w:val="009414BC"/>
    <w:rsid w:val="0094163B"/>
    <w:rsid w:val="00941AC3"/>
    <w:rsid w:val="00941C8A"/>
    <w:rsid w:val="00942613"/>
    <w:rsid w:val="009426E3"/>
    <w:rsid w:val="009427A3"/>
    <w:rsid w:val="00942E7E"/>
    <w:rsid w:val="00943499"/>
    <w:rsid w:val="00943E4C"/>
    <w:rsid w:val="0094401A"/>
    <w:rsid w:val="009441EE"/>
    <w:rsid w:val="00944CB3"/>
    <w:rsid w:val="0094565F"/>
    <w:rsid w:val="0094577B"/>
    <w:rsid w:val="009461FD"/>
    <w:rsid w:val="009462E2"/>
    <w:rsid w:val="0094631D"/>
    <w:rsid w:val="0094653A"/>
    <w:rsid w:val="009469F4"/>
    <w:rsid w:val="00946B16"/>
    <w:rsid w:val="009473E2"/>
    <w:rsid w:val="00947654"/>
    <w:rsid w:val="009478B6"/>
    <w:rsid w:val="00947DB6"/>
    <w:rsid w:val="00947FDD"/>
    <w:rsid w:val="00947FFB"/>
    <w:rsid w:val="0095000E"/>
    <w:rsid w:val="009500D6"/>
    <w:rsid w:val="009507E6"/>
    <w:rsid w:val="00951877"/>
    <w:rsid w:val="0095215C"/>
    <w:rsid w:val="0095221B"/>
    <w:rsid w:val="009525B8"/>
    <w:rsid w:val="0095265E"/>
    <w:rsid w:val="00952B23"/>
    <w:rsid w:val="00952E54"/>
    <w:rsid w:val="00952F2C"/>
    <w:rsid w:val="009533CE"/>
    <w:rsid w:val="00953462"/>
    <w:rsid w:val="00953565"/>
    <w:rsid w:val="0095371D"/>
    <w:rsid w:val="00953768"/>
    <w:rsid w:val="00953F6C"/>
    <w:rsid w:val="009542C3"/>
    <w:rsid w:val="00954793"/>
    <w:rsid w:val="0095479E"/>
    <w:rsid w:val="00954989"/>
    <w:rsid w:val="00955000"/>
    <w:rsid w:val="00955011"/>
    <w:rsid w:val="00955A56"/>
    <w:rsid w:val="00955F03"/>
    <w:rsid w:val="009560C0"/>
    <w:rsid w:val="0095627B"/>
    <w:rsid w:val="00956620"/>
    <w:rsid w:val="009566A4"/>
    <w:rsid w:val="00956905"/>
    <w:rsid w:val="0095786A"/>
    <w:rsid w:val="00957948"/>
    <w:rsid w:val="00957A38"/>
    <w:rsid w:val="00957C5E"/>
    <w:rsid w:val="00960046"/>
    <w:rsid w:val="009600FE"/>
    <w:rsid w:val="00960171"/>
    <w:rsid w:val="00960C8F"/>
    <w:rsid w:val="00960FC5"/>
    <w:rsid w:val="0096106C"/>
    <w:rsid w:val="00961133"/>
    <w:rsid w:val="009619D3"/>
    <w:rsid w:val="00961F19"/>
    <w:rsid w:val="0096267D"/>
    <w:rsid w:val="00962F4F"/>
    <w:rsid w:val="00963036"/>
    <w:rsid w:val="00963F27"/>
    <w:rsid w:val="009641FC"/>
    <w:rsid w:val="0096479D"/>
    <w:rsid w:val="00964A44"/>
    <w:rsid w:val="00964DA8"/>
    <w:rsid w:val="00965261"/>
    <w:rsid w:val="009652F2"/>
    <w:rsid w:val="009658A5"/>
    <w:rsid w:val="00965A32"/>
    <w:rsid w:val="00965A8D"/>
    <w:rsid w:val="009668A3"/>
    <w:rsid w:val="00966A93"/>
    <w:rsid w:val="00966E0C"/>
    <w:rsid w:val="0096708A"/>
    <w:rsid w:val="0096747A"/>
    <w:rsid w:val="00967485"/>
    <w:rsid w:val="00967E02"/>
    <w:rsid w:val="00967FFD"/>
    <w:rsid w:val="0097035A"/>
    <w:rsid w:val="009703A9"/>
    <w:rsid w:val="009704D2"/>
    <w:rsid w:val="00970A8B"/>
    <w:rsid w:val="00970FD1"/>
    <w:rsid w:val="009712C5"/>
    <w:rsid w:val="00971610"/>
    <w:rsid w:val="00971D85"/>
    <w:rsid w:val="00971DFC"/>
    <w:rsid w:val="00971E04"/>
    <w:rsid w:val="00972022"/>
    <w:rsid w:val="00972438"/>
    <w:rsid w:val="00972A9E"/>
    <w:rsid w:val="00972DB9"/>
    <w:rsid w:val="00972E37"/>
    <w:rsid w:val="009731AD"/>
    <w:rsid w:val="009732DF"/>
    <w:rsid w:val="009735EB"/>
    <w:rsid w:val="0097403C"/>
    <w:rsid w:val="00974B84"/>
    <w:rsid w:val="00974CA6"/>
    <w:rsid w:val="00974CB7"/>
    <w:rsid w:val="009752D6"/>
    <w:rsid w:val="0097533C"/>
    <w:rsid w:val="009753C2"/>
    <w:rsid w:val="00975490"/>
    <w:rsid w:val="00975C6E"/>
    <w:rsid w:val="00976339"/>
    <w:rsid w:val="0097677C"/>
    <w:rsid w:val="0097688C"/>
    <w:rsid w:val="00976B60"/>
    <w:rsid w:val="00976C9B"/>
    <w:rsid w:val="00977053"/>
    <w:rsid w:val="0097720F"/>
    <w:rsid w:val="009773ED"/>
    <w:rsid w:val="0097794E"/>
    <w:rsid w:val="00977998"/>
    <w:rsid w:val="009779C5"/>
    <w:rsid w:val="0098030A"/>
    <w:rsid w:val="009807CB"/>
    <w:rsid w:val="00981137"/>
    <w:rsid w:val="009811AC"/>
    <w:rsid w:val="009816FC"/>
    <w:rsid w:val="0098171E"/>
    <w:rsid w:val="009831BB"/>
    <w:rsid w:val="00983557"/>
    <w:rsid w:val="009835CB"/>
    <w:rsid w:val="009837F7"/>
    <w:rsid w:val="00983CC6"/>
    <w:rsid w:val="009845FF"/>
    <w:rsid w:val="009846C8"/>
    <w:rsid w:val="00985270"/>
    <w:rsid w:val="0098544C"/>
    <w:rsid w:val="00985473"/>
    <w:rsid w:val="009859EA"/>
    <w:rsid w:val="00985B31"/>
    <w:rsid w:val="00985BEB"/>
    <w:rsid w:val="00985C36"/>
    <w:rsid w:val="00985CEA"/>
    <w:rsid w:val="00986225"/>
    <w:rsid w:val="00986439"/>
    <w:rsid w:val="009869B8"/>
    <w:rsid w:val="00986CE6"/>
    <w:rsid w:val="00986D92"/>
    <w:rsid w:val="00986EBD"/>
    <w:rsid w:val="00986EFA"/>
    <w:rsid w:val="00986F8F"/>
    <w:rsid w:val="009872FF"/>
    <w:rsid w:val="00987416"/>
    <w:rsid w:val="00987957"/>
    <w:rsid w:val="009879FC"/>
    <w:rsid w:val="00987A81"/>
    <w:rsid w:val="00990093"/>
    <w:rsid w:val="00990CB7"/>
    <w:rsid w:val="00990F4A"/>
    <w:rsid w:val="0099132C"/>
    <w:rsid w:val="00991E7E"/>
    <w:rsid w:val="0099237F"/>
    <w:rsid w:val="00992636"/>
    <w:rsid w:val="0099278C"/>
    <w:rsid w:val="009928C3"/>
    <w:rsid w:val="00992963"/>
    <w:rsid w:val="00992CD9"/>
    <w:rsid w:val="00992DC9"/>
    <w:rsid w:val="00992E01"/>
    <w:rsid w:val="00992EDB"/>
    <w:rsid w:val="009934CF"/>
    <w:rsid w:val="009938DB"/>
    <w:rsid w:val="00993E66"/>
    <w:rsid w:val="0099417C"/>
    <w:rsid w:val="00994629"/>
    <w:rsid w:val="00994844"/>
    <w:rsid w:val="009948E3"/>
    <w:rsid w:val="009949FB"/>
    <w:rsid w:val="00994EAA"/>
    <w:rsid w:val="00994F4E"/>
    <w:rsid w:val="00995110"/>
    <w:rsid w:val="009952CE"/>
    <w:rsid w:val="00995A7B"/>
    <w:rsid w:val="00995B61"/>
    <w:rsid w:val="00995D67"/>
    <w:rsid w:val="00996634"/>
    <w:rsid w:val="009966BE"/>
    <w:rsid w:val="009968D5"/>
    <w:rsid w:val="009969C2"/>
    <w:rsid w:val="00996B2B"/>
    <w:rsid w:val="00996B3F"/>
    <w:rsid w:val="00996C92"/>
    <w:rsid w:val="00996DA7"/>
    <w:rsid w:val="009979E6"/>
    <w:rsid w:val="00997CE9"/>
    <w:rsid w:val="00997F9F"/>
    <w:rsid w:val="009A0171"/>
    <w:rsid w:val="009A093D"/>
    <w:rsid w:val="009A1B69"/>
    <w:rsid w:val="009A1CF3"/>
    <w:rsid w:val="009A1FE0"/>
    <w:rsid w:val="009A2435"/>
    <w:rsid w:val="009A275E"/>
    <w:rsid w:val="009A2A58"/>
    <w:rsid w:val="009A2F3C"/>
    <w:rsid w:val="009A3479"/>
    <w:rsid w:val="009A3944"/>
    <w:rsid w:val="009A3B82"/>
    <w:rsid w:val="009A42B0"/>
    <w:rsid w:val="009A44BE"/>
    <w:rsid w:val="009A50FA"/>
    <w:rsid w:val="009A56E0"/>
    <w:rsid w:val="009A6713"/>
    <w:rsid w:val="009A7483"/>
    <w:rsid w:val="009A74B1"/>
    <w:rsid w:val="009A765A"/>
    <w:rsid w:val="009A7D25"/>
    <w:rsid w:val="009A7E44"/>
    <w:rsid w:val="009B0481"/>
    <w:rsid w:val="009B0F0B"/>
    <w:rsid w:val="009B10B7"/>
    <w:rsid w:val="009B10D6"/>
    <w:rsid w:val="009B11AC"/>
    <w:rsid w:val="009B1AA5"/>
    <w:rsid w:val="009B20A7"/>
    <w:rsid w:val="009B217F"/>
    <w:rsid w:val="009B23D1"/>
    <w:rsid w:val="009B24F3"/>
    <w:rsid w:val="009B35DD"/>
    <w:rsid w:val="009B3890"/>
    <w:rsid w:val="009B3A58"/>
    <w:rsid w:val="009B3A7A"/>
    <w:rsid w:val="009B3D32"/>
    <w:rsid w:val="009B3EC2"/>
    <w:rsid w:val="009B3F29"/>
    <w:rsid w:val="009B446E"/>
    <w:rsid w:val="009B50C3"/>
    <w:rsid w:val="009B547B"/>
    <w:rsid w:val="009B5674"/>
    <w:rsid w:val="009B580D"/>
    <w:rsid w:val="009B5A28"/>
    <w:rsid w:val="009B6214"/>
    <w:rsid w:val="009B6531"/>
    <w:rsid w:val="009B6DD1"/>
    <w:rsid w:val="009B6F3D"/>
    <w:rsid w:val="009B788D"/>
    <w:rsid w:val="009C027C"/>
    <w:rsid w:val="009C049F"/>
    <w:rsid w:val="009C04EE"/>
    <w:rsid w:val="009C065A"/>
    <w:rsid w:val="009C0751"/>
    <w:rsid w:val="009C0813"/>
    <w:rsid w:val="009C0932"/>
    <w:rsid w:val="009C154E"/>
    <w:rsid w:val="009C1560"/>
    <w:rsid w:val="009C180D"/>
    <w:rsid w:val="009C1885"/>
    <w:rsid w:val="009C18F3"/>
    <w:rsid w:val="009C1A45"/>
    <w:rsid w:val="009C1A6C"/>
    <w:rsid w:val="009C1B82"/>
    <w:rsid w:val="009C1D2A"/>
    <w:rsid w:val="009C1EB8"/>
    <w:rsid w:val="009C1FC2"/>
    <w:rsid w:val="009C2005"/>
    <w:rsid w:val="009C2067"/>
    <w:rsid w:val="009C21B9"/>
    <w:rsid w:val="009C2295"/>
    <w:rsid w:val="009C26C8"/>
    <w:rsid w:val="009C299B"/>
    <w:rsid w:val="009C2CB3"/>
    <w:rsid w:val="009C2E06"/>
    <w:rsid w:val="009C33AA"/>
    <w:rsid w:val="009C34FE"/>
    <w:rsid w:val="009C399B"/>
    <w:rsid w:val="009C3F09"/>
    <w:rsid w:val="009C3F76"/>
    <w:rsid w:val="009C41D5"/>
    <w:rsid w:val="009C436F"/>
    <w:rsid w:val="009C4878"/>
    <w:rsid w:val="009C53E6"/>
    <w:rsid w:val="009C53F6"/>
    <w:rsid w:val="009C5426"/>
    <w:rsid w:val="009C57D4"/>
    <w:rsid w:val="009C58F6"/>
    <w:rsid w:val="009C6465"/>
    <w:rsid w:val="009C6875"/>
    <w:rsid w:val="009C6D44"/>
    <w:rsid w:val="009C6E64"/>
    <w:rsid w:val="009C7131"/>
    <w:rsid w:val="009C71C4"/>
    <w:rsid w:val="009C7630"/>
    <w:rsid w:val="009C76AD"/>
    <w:rsid w:val="009C7C17"/>
    <w:rsid w:val="009C7F3E"/>
    <w:rsid w:val="009D014D"/>
    <w:rsid w:val="009D039D"/>
    <w:rsid w:val="009D03AF"/>
    <w:rsid w:val="009D056D"/>
    <w:rsid w:val="009D06F1"/>
    <w:rsid w:val="009D0D11"/>
    <w:rsid w:val="009D0E20"/>
    <w:rsid w:val="009D24B9"/>
    <w:rsid w:val="009D297D"/>
    <w:rsid w:val="009D2B59"/>
    <w:rsid w:val="009D2E25"/>
    <w:rsid w:val="009D33E8"/>
    <w:rsid w:val="009D34E5"/>
    <w:rsid w:val="009D35A1"/>
    <w:rsid w:val="009D3677"/>
    <w:rsid w:val="009D38AF"/>
    <w:rsid w:val="009D396F"/>
    <w:rsid w:val="009D41D2"/>
    <w:rsid w:val="009D42B2"/>
    <w:rsid w:val="009D43C5"/>
    <w:rsid w:val="009D4C0F"/>
    <w:rsid w:val="009D4EAA"/>
    <w:rsid w:val="009D50FD"/>
    <w:rsid w:val="009D55E9"/>
    <w:rsid w:val="009D5697"/>
    <w:rsid w:val="009D56FA"/>
    <w:rsid w:val="009D5B38"/>
    <w:rsid w:val="009D5B63"/>
    <w:rsid w:val="009D5C91"/>
    <w:rsid w:val="009D5D48"/>
    <w:rsid w:val="009D62B3"/>
    <w:rsid w:val="009D638D"/>
    <w:rsid w:val="009D6429"/>
    <w:rsid w:val="009D6726"/>
    <w:rsid w:val="009D6DDF"/>
    <w:rsid w:val="009D6F11"/>
    <w:rsid w:val="009D6FFB"/>
    <w:rsid w:val="009D7297"/>
    <w:rsid w:val="009D73F0"/>
    <w:rsid w:val="009D759C"/>
    <w:rsid w:val="009D76CB"/>
    <w:rsid w:val="009D794D"/>
    <w:rsid w:val="009E0038"/>
    <w:rsid w:val="009E0094"/>
    <w:rsid w:val="009E026B"/>
    <w:rsid w:val="009E07B8"/>
    <w:rsid w:val="009E07EB"/>
    <w:rsid w:val="009E0FDA"/>
    <w:rsid w:val="009E15EB"/>
    <w:rsid w:val="009E17C6"/>
    <w:rsid w:val="009E1A82"/>
    <w:rsid w:val="009E1C8E"/>
    <w:rsid w:val="009E1FA9"/>
    <w:rsid w:val="009E2057"/>
    <w:rsid w:val="009E23BD"/>
    <w:rsid w:val="009E362F"/>
    <w:rsid w:val="009E378F"/>
    <w:rsid w:val="009E3864"/>
    <w:rsid w:val="009E39BF"/>
    <w:rsid w:val="009E3A2F"/>
    <w:rsid w:val="009E3AA8"/>
    <w:rsid w:val="009E3BB2"/>
    <w:rsid w:val="009E4025"/>
    <w:rsid w:val="009E45D9"/>
    <w:rsid w:val="009E4896"/>
    <w:rsid w:val="009E5CAB"/>
    <w:rsid w:val="009E6757"/>
    <w:rsid w:val="009E6893"/>
    <w:rsid w:val="009E69BB"/>
    <w:rsid w:val="009E6E42"/>
    <w:rsid w:val="009E765C"/>
    <w:rsid w:val="009E7787"/>
    <w:rsid w:val="009E7959"/>
    <w:rsid w:val="009E7FBC"/>
    <w:rsid w:val="009F0192"/>
    <w:rsid w:val="009F0536"/>
    <w:rsid w:val="009F0694"/>
    <w:rsid w:val="009F06AB"/>
    <w:rsid w:val="009F0B09"/>
    <w:rsid w:val="009F0C30"/>
    <w:rsid w:val="009F0C40"/>
    <w:rsid w:val="009F151B"/>
    <w:rsid w:val="009F1ABB"/>
    <w:rsid w:val="009F1C2B"/>
    <w:rsid w:val="009F1D37"/>
    <w:rsid w:val="009F1D3F"/>
    <w:rsid w:val="009F1F17"/>
    <w:rsid w:val="009F2255"/>
    <w:rsid w:val="009F22DE"/>
    <w:rsid w:val="009F2B92"/>
    <w:rsid w:val="009F30C8"/>
    <w:rsid w:val="009F44D9"/>
    <w:rsid w:val="009F45F9"/>
    <w:rsid w:val="009F467A"/>
    <w:rsid w:val="009F4DAC"/>
    <w:rsid w:val="009F4DB4"/>
    <w:rsid w:val="009F5299"/>
    <w:rsid w:val="009F573B"/>
    <w:rsid w:val="009F59CB"/>
    <w:rsid w:val="009F60F8"/>
    <w:rsid w:val="009F61A5"/>
    <w:rsid w:val="009F7109"/>
    <w:rsid w:val="009F765F"/>
    <w:rsid w:val="00A00B1E"/>
    <w:rsid w:val="00A00CA8"/>
    <w:rsid w:val="00A00F82"/>
    <w:rsid w:val="00A01087"/>
    <w:rsid w:val="00A013AD"/>
    <w:rsid w:val="00A0181C"/>
    <w:rsid w:val="00A01F36"/>
    <w:rsid w:val="00A0200B"/>
    <w:rsid w:val="00A021B9"/>
    <w:rsid w:val="00A02658"/>
    <w:rsid w:val="00A02AB1"/>
    <w:rsid w:val="00A02C95"/>
    <w:rsid w:val="00A02D75"/>
    <w:rsid w:val="00A03174"/>
    <w:rsid w:val="00A03C11"/>
    <w:rsid w:val="00A03F6A"/>
    <w:rsid w:val="00A041E9"/>
    <w:rsid w:val="00A04595"/>
    <w:rsid w:val="00A04973"/>
    <w:rsid w:val="00A04F8C"/>
    <w:rsid w:val="00A051E2"/>
    <w:rsid w:val="00A057CB"/>
    <w:rsid w:val="00A05A36"/>
    <w:rsid w:val="00A0667D"/>
    <w:rsid w:val="00A06AF0"/>
    <w:rsid w:val="00A06C3E"/>
    <w:rsid w:val="00A0750B"/>
    <w:rsid w:val="00A0764F"/>
    <w:rsid w:val="00A076B2"/>
    <w:rsid w:val="00A077D6"/>
    <w:rsid w:val="00A07A0C"/>
    <w:rsid w:val="00A07CE6"/>
    <w:rsid w:val="00A07E45"/>
    <w:rsid w:val="00A07F1D"/>
    <w:rsid w:val="00A103B6"/>
    <w:rsid w:val="00A10600"/>
    <w:rsid w:val="00A106A1"/>
    <w:rsid w:val="00A10763"/>
    <w:rsid w:val="00A10C31"/>
    <w:rsid w:val="00A10FFA"/>
    <w:rsid w:val="00A11234"/>
    <w:rsid w:val="00A11BB9"/>
    <w:rsid w:val="00A12107"/>
    <w:rsid w:val="00A12246"/>
    <w:rsid w:val="00A123F5"/>
    <w:rsid w:val="00A124A1"/>
    <w:rsid w:val="00A12573"/>
    <w:rsid w:val="00A127AB"/>
    <w:rsid w:val="00A12803"/>
    <w:rsid w:val="00A129B6"/>
    <w:rsid w:val="00A12CA1"/>
    <w:rsid w:val="00A13564"/>
    <w:rsid w:val="00A136BD"/>
    <w:rsid w:val="00A139BB"/>
    <w:rsid w:val="00A13FDD"/>
    <w:rsid w:val="00A14379"/>
    <w:rsid w:val="00A1464A"/>
    <w:rsid w:val="00A14CA4"/>
    <w:rsid w:val="00A1506A"/>
    <w:rsid w:val="00A1557E"/>
    <w:rsid w:val="00A1588D"/>
    <w:rsid w:val="00A158F7"/>
    <w:rsid w:val="00A15B11"/>
    <w:rsid w:val="00A15E5E"/>
    <w:rsid w:val="00A163A8"/>
    <w:rsid w:val="00A16443"/>
    <w:rsid w:val="00A16527"/>
    <w:rsid w:val="00A16713"/>
    <w:rsid w:val="00A16CD7"/>
    <w:rsid w:val="00A174B6"/>
    <w:rsid w:val="00A17839"/>
    <w:rsid w:val="00A17A8B"/>
    <w:rsid w:val="00A17C52"/>
    <w:rsid w:val="00A17FA3"/>
    <w:rsid w:val="00A20292"/>
    <w:rsid w:val="00A202D8"/>
    <w:rsid w:val="00A2032A"/>
    <w:rsid w:val="00A20625"/>
    <w:rsid w:val="00A20686"/>
    <w:rsid w:val="00A20B65"/>
    <w:rsid w:val="00A20E4E"/>
    <w:rsid w:val="00A21921"/>
    <w:rsid w:val="00A21960"/>
    <w:rsid w:val="00A21F69"/>
    <w:rsid w:val="00A2281B"/>
    <w:rsid w:val="00A22F66"/>
    <w:rsid w:val="00A2359F"/>
    <w:rsid w:val="00A2378E"/>
    <w:rsid w:val="00A23BA1"/>
    <w:rsid w:val="00A24179"/>
    <w:rsid w:val="00A24187"/>
    <w:rsid w:val="00A242A4"/>
    <w:rsid w:val="00A24719"/>
    <w:rsid w:val="00A24A4B"/>
    <w:rsid w:val="00A24E16"/>
    <w:rsid w:val="00A24E43"/>
    <w:rsid w:val="00A254B9"/>
    <w:rsid w:val="00A2555F"/>
    <w:rsid w:val="00A2574E"/>
    <w:rsid w:val="00A25AC7"/>
    <w:rsid w:val="00A260D3"/>
    <w:rsid w:val="00A262A4"/>
    <w:rsid w:val="00A265F6"/>
    <w:rsid w:val="00A26EC3"/>
    <w:rsid w:val="00A26F51"/>
    <w:rsid w:val="00A276C8"/>
    <w:rsid w:val="00A27A58"/>
    <w:rsid w:val="00A27D22"/>
    <w:rsid w:val="00A3032A"/>
    <w:rsid w:val="00A305B9"/>
    <w:rsid w:val="00A3075B"/>
    <w:rsid w:val="00A30B87"/>
    <w:rsid w:val="00A30BDA"/>
    <w:rsid w:val="00A30F18"/>
    <w:rsid w:val="00A30F95"/>
    <w:rsid w:val="00A31120"/>
    <w:rsid w:val="00A31BF6"/>
    <w:rsid w:val="00A3214C"/>
    <w:rsid w:val="00A321C7"/>
    <w:rsid w:val="00A323A1"/>
    <w:rsid w:val="00A325EC"/>
    <w:rsid w:val="00A3271D"/>
    <w:rsid w:val="00A3322D"/>
    <w:rsid w:val="00A33627"/>
    <w:rsid w:val="00A3370D"/>
    <w:rsid w:val="00A33AE2"/>
    <w:rsid w:val="00A33BE7"/>
    <w:rsid w:val="00A33FA6"/>
    <w:rsid w:val="00A34520"/>
    <w:rsid w:val="00A34720"/>
    <w:rsid w:val="00A34F11"/>
    <w:rsid w:val="00A350A3"/>
    <w:rsid w:val="00A3525C"/>
    <w:rsid w:val="00A3534C"/>
    <w:rsid w:val="00A35415"/>
    <w:rsid w:val="00A354B7"/>
    <w:rsid w:val="00A36078"/>
    <w:rsid w:val="00A363F7"/>
    <w:rsid w:val="00A3686A"/>
    <w:rsid w:val="00A36BDE"/>
    <w:rsid w:val="00A3738B"/>
    <w:rsid w:val="00A37401"/>
    <w:rsid w:val="00A37A0E"/>
    <w:rsid w:val="00A37F92"/>
    <w:rsid w:val="00A4083C"/>
    <w:rsid w:val="00A40924"/>
    <w:rsid w:val="00A40A46"/>
    <w:rsid w:val="00A40F21"/>
    <w:rsid w:val="00A4106C"/>
    <w:rsid w:val="00A41457"/>
    <w:rsid w:val="00A41708"/>
    <w:rsid w:val="00A41795"/>
    <w:rsid w:val="00A41DCF"/>
    <w:rsid w:val="00A41FDF"/>
    <w:rsid w:val="00A42F14"/>
    <w:rsid w:val="00A42F99"/>
    <w:rsid w:val="00A4338E"/>
    <w:rsid w:val="00A43951"/>
    <w:rsid w:val="00A43AE1"/>
    <w:rsid w:val="00A43CEB"/>
    <w:rsid w:val="00A43E8A"/>
    <w:rsid w:val="00A43F91"/>
    <w:rsid w:val="00A44050"/>
    <w:rsid w:val="00A4420D"/>
    <w:rsid w:val="00A442C3"/>
    <w:rsid w:val="00A4466E"/>
    <w:rsid w:val="00A449CF"/>
    <w:rsid w:val="00A44A7B"/>
    <w:rsid w:val="00A44C71"/>
    <w:rsid w:val="00A44D5A"/>
    <w:rsid w:val="00A45101"/>
    <w:rsid w:val="00A45864"/>
    <w:rsid w:val="00A45876"/>
    <w:rsid w:val="00A459FF"/>
    <w:rsid w:val="00A45CF5"/>
    <w:rsid w:val="00A45D89"/>
    <w:rsid w:val="00A460FB"/>
    <w:rsid w:val="00A46268"/>
    <w:rsid w:val="00A46B9F"/>
    <w:rsid w:val="00A47A7A"/>
    <w:rsid w:val="00A47BC5"/>
    <w:rsid w:val="00A5019F"/>
    <w:rsid w:val="00A501CA"/>
    <w:rsid w:val="00A5093B"/>
    <w:rsid w:val="00A52035"/>
    <w:rsid w:val="00A52222"/>
    <w:rsid w:val="00A52E8C"/>
    <w:rsid w:val="00A52ECD"/>
    <w:rsid w:val="00A53419"/>
    <w:rsid w:val="00A53487"/>
    <w:rsid w:val="00A535D4"/>
    <w:rsid w:val="00A54118"/>
    <w:rsid w:val="00A541CD"/>
    <w:rsid w:val="00A542DE"/>
    <w:rsid w:val="00A54B14"/>
    <w:rsid w:val="00A54B5C"/>
    <w:rsid w:val="00A54B6C"/>
    <w:rsid w:val="00A54CFA"/>
    <w:rsid w:val="00A54DA6"/>
    <w:rsid w:val="00A54E58"/>
    <w:rsid w:val="00A54E6D"/>
    <w:rsid w:val="00A54EEE"/>
    <w:rsid w:val="00A55B42"/>
    <w:rsid w:val="00A55C74"/>
    <w:rsid w:val="00A562CA"/>
    <w:rsid w:val="00A565E9"/>
    <w:rsid w:val="00A56997"/>
    <w:rsid w:val="00A56E3E"/>
    <w:rsid w:val="00A57077"/>
    <w:rsid w:val="00A57322"/>
    <w:rsid w:val="00A5776B"/>
    <w:rsid w:val="00A57A6D"/>
    <w:rsid w:val="00A6000D"/>
    <w:rsid w:val="00A60A26"/>
    <w:rsid w:val="00A60AC4"/>
    <w:rsid w:val="00A60D4F"/>
    <w:rsid w:val="00A60D9F"/>
    <w:rsid w:val="00A61303"/>
    <w:rsid w:val="00A615AA"/>
    <w:rsid w:val="00A61DD3"/>
    <w:rsid w:val="00A61F56"/>
    <w:rsid w:val="00A62948"/>
    <w:rsid w:val="00A633D0"/>
    <w:rsid w:val="00A63A1B"/>
    <w:rsid w:val="00A63D46"/>
    <w:rsid w:val="00A63E17"/>
    <w:rsid w:val="00A63E46"/>
    <w:rsid w:val="00A641C0"/>
    <w:rsid w:val="00A64470"/>
    <w:rsid w:val="00A644A4"/>
    <w:rsid w:val="00A646F1"/>
    <w:rsid w:val="00A647B3"/>
    <w:rsid w:val="00A64C21"/>
    <w:rsid w:val="00A64CED"/>
    <w:rsid w:val="00A64F34"/>
    <w:rsid w:val="00A65087"/>
    <w:rsid w:val="00A650CE"/>
    <w:rsid w:val="00A65109"/>
    <w:rsid w:val="00A656A6"/>
    <w:rsid w:val="00A65C2D"/>
    <w:rsid w:val="00A65D52"/>
    <w:rsid w:val="00A665C4"/>
    <w:rsid w:val="00A66908"/>
    <w:rsid w:val="00A670C3"/>
    <w:rsid w:val="00A672CD"/>
    <w:rsid w:val="00A674D8"/>
    <w:rsid w:val="00A675ED"/>
    <w:rsid w:val="00A676D1"/>
    <w:rsid w:val="00A701A3"/>
    <w:rsid w:val="00A70AB7"/>
    <w:rsid w:val="00A70F88"/>
    <w:rsid w:val="00A71476"/>
    <w:rsid w:val="00A71900"/>
    <w:rsid w:val="00A7195A"/>
    <w:rsid w:val="00A71A0F"/>
    <w:rsid w:val="00A71C9B"/>
    <w:rsid w:val="00A71F4A"/>
    <w:rsid w:val="00A71FF0"/>
    <w:rsid w:val="00A7218B"/>
    <w:rsid w:val="00A72274"/>
    <w:rsid w:val="00A72F63"/>
    <w:rsid w:val="00A730CD"/>
    <w:rsid w:val="00A73C5C"/>
    <w:rsid w:val="00A741B3"/>
    <w:rsid w:val="00A74C25"/>
    <w:rsid w:val="00A75700"/>
    <w:rsid w:val="00A75D10"/>
    <w:rsid w:val="00A75FB1"/>
    <w:rsid w:val="00A76399"/>
    <w:rsid w:val="00A764C2"/>
    <w:rsid w:val="00A76567"/>
    <w:rsid w:val="00A7668C"/>
    <w:rsid w:val="00A7682C"/>
    <w:rsid w:val="00A769B5"/>
    <w:rsid w:val="00A775CB"/>
    <w:rsid w:val="00A777D0"/>
    <w:rsid w:val="00A77CD1"/>
    <w:rsid w:val="00A801E9"/>
    <w:rsid w:val="00A80A76"/>
    <w:rsid w:val="00A80B7B"/>
    <w:rsid w:val="00A80E24"/>
    <w:rsid w:val="00A811BA"/>
    <w:rsid w:val="00A81258"/>
    <w:rsid w:val="00A813E8"/>
    <w:rsid w:val="00A8161C"/>
    <w:rsid w:val="00A817D1"/>
    <w:rsid w:val="00A820F0"/>
    <w:rsid w:val="00A822AF"/>
    <w:rsid w:val="00A8281C"/>
    <w:rsid w:val="00A82825"/>
    <w:rsid w:val="00A82F39"/>
    <w:rsid w:val="00A82FF8"/>
    <w:rsid w:val="00A834F4"/>
    <w:rsid w:val="00A83D3C"/>
    <w:rsid w:val="00A8494A"/>
    <w:rsid w:val="00A84C82"/>
    <w:rsid w:val="00A84E67"/>
    <w:rsid w:val="00A85139"/>
    <w:rsid w:val="00A85264"/>
    <w:rsid w:val="00A852E6"/>
    <w:rsid w:val="00A85434"/>
    <w:rsid w:val="00A85563"/>
    <w:rsid w:val="00A85A1C"/>
    <w:rsid w:val="00A85CD5"/>
    <w:rsid w:val="00A85FA9"/>
    <w:rsid w:val="00A86271"/>
    <w:rsid w:val="00A86654"/>
    <w:rsid w:val="00A86716"/>
    <w:rsid w:val="00A86F15"/>
    <w:rsid w:val="00A8722E"/>
    <w:rsid w:val="00A8732D"/>
    <w:rsid w:val="00A87383"/>
    <w:rsid w:val="00A8754F"/>
    <w:rsid w:val="00A876F7"/>
    <w:rsid w:val="00A87B06"/>
    <w:rsid w:val="00A87E8D"/>
    <w:rsid w:val="00A90080"/>
    <w:rsid w:val="00A90172"/>
    <w:rsid w:val="00A90773"/>
    <w:rsid w:val="00A917E9"/>
    <w:rsid w:val="00A91B32"/>
    <w:rsid w:val="00A91CC5"/>
    <w:rsid w:val="00A92254"/>
    <w:rsid w:val="00A92FF7"/>
    <w:rsid w:val="00A9383F"/>
    <w:rsid w:val="00A93DD7"/>
    <w:rsid w:val="00A95084"/>
    <w:rsid w:val="00A95640"/>
    <w:rsid w:val="00A95C32"/>
    <w:rsid w:val="00A95F41"/>
    <w:rsid w:val="00A9616C"/>
    <w:rsid w:val="00A968D0"/>
    <w:rsid w:val="00A96A5B"/>
    <w:rsid w:val="00A97042"/>
    <w:rsid w:val="00A973DC"/>
    <w:rsid w:val="00A9761F"/>
    <w:rsid w:val="00A97B33"/>
    <w:rsid w:val="00A97D74"/>
    <w:rsid w:val="00A97D77"/>
    <w:rsid w:val="00A97D96"/>
    <w:rsid w:val="00A97F69"/>
    <w:rsid w:val="00AA07F4"/>
    <w:rsid w:val="00AA086C"/>
    <w:rsid w:val="00AA0E3C"/>
    <w:rsid w:val="00AA13F2"/>
    <w:rsid w:val="00AA2245"/>
    <w:rsid w:val="00AA2555"/>
    <w:rsid w:val="00AA30D1"/>
    <w:rsid w:val="00AA32AC"/>
    <w:rsid w:val="00AA363D"/>
    <w:rsid w:val="00AA36C8"/>
    <w:rsid w:val="00AA3C91"/>
    <w:rsid w:val="00AA3E87"/>
    <w:rsid w:val="00AA43FF"/>
    <w:rsid w:val="00AA462B"/>
    <w:rsid w:val="00AA49B6"/>
    <w:rsid w:val="00AA4A28"/>
    <w:rsid w:val="00AA4B38"/>
    <w:rsid w:val="00AA51C3"/>
    <w:rsid w:val="00AA51C5"/>
    <w:rsid w:val="00AA51DB"/>
    <w:rsid w:val="00AA6FD3"/>
    <w:rsid w:val="00AB00AD"/>
    <w:rsid w:val="00AB00E7"/>
    <w:rsid w:val="00AB0251"/>
    <w:rsid w:val="00AB0B56"/>
    <w:rsid w:val="00AB0B7E"/>
    <w:rsid w:val="00AB10FE"/>
    <w:rsid w:val="00AB2050"/>
    <w:rsid w:val="00AB2115"/>
    <w:rsid w:val="00AB2137"/>
    <w:rsid w:val="00AB2511"/>
    <w:rsid w:val="00AB265D"/>
    <w:rsid w:val="00AB2DF6"/>
    <w:rsid w:val="00AB3201"/>
    <w:rsid w:val="00AB3561"/>
    <w:rsid w:val="00AB37A9"/>
    <w:rsid w:val="00AB3F08"/>
    <w:rsid w:val="00AB4055"/>
    <w:rsid w:val="00AB42C2"/>
    <w:rsid w:val="00AB47DF"/>
    <w:rsid w:val="00AB4C94"/>
    <w:rsid w:val="00AB50A9"/>
    <w:rsid w:val="00AB5271"/>
    <w:rsid w:val="00AB55DD"/>
    <w:rsid w:val="00AB572B"/>
    <w:rsid w:val="00AB5ABD"/>
    <w:rsid w:val="00AB5AE3"/>
    <w:rsid w:val="00AB5B52"/>
    <w:rsid w:val="00AB61E0"/>
    <w:rsid w:val="00AB6C8E"/>
    <w:rsid w:val="00AB6CE8"/>
    <w:rsid w:val="00AB7491"/>
    <w:rsid w:val="00AC033F"/>
    <w:rsid w:val="00AC07CC"/>
    <w:rsid w:val="00AC1F97"/>
    <w:rsid w:val="00AC20D2"/>
    <w:rsid w:val="00AC2575"/>
    <w:rsid w:val="00AC25C3"/>
    <w:rsid w:val="00AC2EA1"/>
    <w:rsid w:val="00AC3449"/>
    <w:rsid w:val="00AC37ED"/>
    <w:rsid w:val="00AC3A1A"/>
    <w:rsid w:val="00AC44C4"/>
    <w:rsid w:val="00AC45B7"/>
    <w:rsid w:val="00AC48D3"/>
    <w:rsid w:val="00AC49FF"/>
    <w:rsid w:val="00AC4C4F"/>
    <w:rsid w:val="00AC5197"/>
    <w:rsid w:val="00AC5462"/>
    <w:rsid w:val="00AC597C"/>
    <w:rsid w:val="00AC5D5D"/>
    <w:rsid w:val="00AC5DF2"/>
    <w:rsid w:val="00AC5E06"/>
    <w:rsid w:val="00AC60C1"/>
    <w:rsid w:val="00AC6138"/>
    <w:rsid w:val="00AC6245"/>
    <w:rsid w:val="00AC6270"/>
    <w:rsid w:val="00AC6362"/>
    <w:rsid w:val="00AC63D1"/>
    <w:rsid w:val="00AC69D4"/>
    <w:rsid w:val="00AC6ACA"/>
    <w:rsid w:val="00AC6B48"/>
    <w:rsid w:val="00AC6ED5"/>
    <w:rsid w:val="00AC727D"/>
    <w:rsid w:val="00AC75B3"/>
    <w:rsid w:val="00AC7701"/>
    <w:rsid w:val="00AC78A1"/>
    <w:rsid w:val="00AC7A72"/>
    <w:rsid w:val="00AC7D4B"/>
    <w:rsid w:val="00AD0214"/>
    <w:rsid w:val="00AD1137"/>
    <w:rsid w:val="00AD115E"/>
    <w:rsid w:val="00AD148A"/>
    <w:rsid w:val="00AD1D34"/>
    <w:rsid w:val="00AD1D70"/>
    <w:rsid w:val="00AD21B6"/>
    <w:rsid w:val="00AD2FF7"/>
    <w:rsid w:val="00AD30BF"/>
    <w:rsid w:val="00AD326B"/>
    <w:rsid w:val="00AD36E6"/>
    <w:rsid w:val="00AD3C4D"/>
    <w:rsid w:val="00AD43C9"/>
    <w:rsid w:val="00AD46AA"/>
    <w:rsid w:val="00AD5236"/>
    <w:rsid w:val="00AD55B4"/>
    <w:rsid w:val="00AD5677"/>
    <w:rsid w:val="00AD59E4"/>
    <w:rsid w:val="00AD5C1E"/>
    <w:rsid w:val="00AD5CB3"/>
    <w:rsid w:val="00AD60F3"/>
    <w:rsid w:val="00AD64E2"/>
    <w:rsid w:val="00AD6548"/>
    <w:rsid w:val="00AD6C7E"/>
    <w:rsid w:val="00AD6D67"/>
    <w:rsid w:val="00AD6E3E"/>
    <w:rsid w:val="00AD6F38"/>
    <w:rsid w:val="00AD70BA"/>
    <w:rsid w:val="00AD7C8D"/>
    <w:rsid w:val="00AD7EBF"/>
    <w:rsid w:val="00AD7FEF"/>
    <w:rsid w:val="00AE039E"/>
    <w:rsid w:val="00AE05F9"/>
    <w:rsid w:val="00AE061C"/>
    <w:rsid w:val="00AE08D9"/>
    <w:rsid w:val="00AE09A5"/>
    <w:rsid w:val="00AE150F"/>
    <w:rsid w:val="00AE18CE"/>
    <w:rsid w:val="00AE1A50"/>
    <w:rsid w:val="00AE1ADB"/>
    <w:rsid w:val="00AE252D"/>
    <w:rsid w:val="00AE28EE"/>
    <w:rsid w:val="00AE2B75"/>
    <w:rsid w:val="00AE312E"/>
    <w:rsid w:val="00AE382C"/>
    <w:rsid w:val="00AE44B5"/>
    <w:rsid w:val="00AE4FFE"/>
    <w:rsid w:val="00AE5635"/>
    <w:rsid w:val="00AE59D2"/>
    <w:rsid w:val="00AE5D7B"/>
    <w:rsid w:val="00AE601A"/>
    <w:rsid w:val="00AE6892"/>
    <w:rsid w:val="00AE6B35"/>
    <w:rsid w:val="00AE6EE7"/>
    <w:rsid w:val="00AE7081"/>
    <w:rsid w:val="00AE70AE"/>
    <w:rsid w:val="00AE7198"/>
    <w:rsid w:val="00AE79D4"/>
    <w:rsid w:val="00AE7AB5"/>
    <w:rsid w:val="00AE7BCF"/>
    <w:rsid w:val="00AE7DE6"/>
    <w:rsid w:val="00AE7E36"/>
    <w:rsid w:val="00AE7EC4"/>
    <w:rsid w:val="00AF07D8"/>
    <w:rsid w:val="00AF0F59"/>
    <w:rsid w:val="00AF1202"/>
    <w:rsid w:val="00AF174D"/>
    <w:rsid w:val="00AF1E39"/>
    <w:rsid w:val="00AF2168"/>
    <w:rsid w:val="00AF2458"/>
    <w:rsid w:val="00AF2856"/>
    <w:rsid w:val="00AF2BAE"/>
    <w:rsid w:val="00AF32FD"/>
    <w:rsid w:val="00AF3B40"/>
    <w:rsid w:val="00AF3F94"/>
    <w:rsid w:val="00AF5D00"/>
    <w:rsid w:val="00AF5FD6"/>
    <w:rsid w:val="00AF60DA"/>
    <w:rsid w:val="00AF6636"/>
    <w:rsid w:val="00AF7121"/>
    <w:rsid w:val="00AF7709"/>
    <w:rsid w:val="00B0039C"/>
    <w:rsid w:val="00B004E2"/>
    <w:rsid w:val="00B00B85"/>
    <w:rsid w:val="00B012A0"/>
    <w:rsid w:val="00B01419"/>
    <w:rsid w:val="00B01780"/>
    <w:rsid w:val="00B017E8"/>
    <w:rsid w:val="00B01940"/>
    <w:rsid w:val="00B02340"/>
    <w:rsid w:val="00B026AE"/>
    <w:rsid w:val="00B0274A"/>
    <w:rsid w:val="00B028F7"/>
    <w:rsid w:val="00B02C26"/>
    <w:rsid w:val="00B02C3C"/>
    <w:rsid w:val="00B02DCC"/>
    <w:rsid w:val="00B03060"/>
    <w:rsid w:val="00B036B2"/>
    <w:rsid w:val="00B0371A"/>
    <w:rsid w:val="00B03ABE"/>
    <w:rsid w:val="00B03E4B"/>
    <w:rsid w:val="00B04594"/>
    <w:rsid w:val="00B046FD"/>
    <w:rsid w:val="00B04BA1"/>
    <w:rsid w:val="00B04C5D"/>
    <w:rsid w:val="00B04FEB"/>
    <w:rsid w:val="00B05759"/>
    <w:rsid w:val="00B05961"/>
    <w:rsid w:val="00B05DC8"/>
    <w:rsid w:val="00B05ED4"/>
    <w:rsid w:val="00B05F4C"/>
    <w:rsid w:val="00B064BF"/>
    <w:rsid w:val="00B06D26"/>
    <w:rsid w:val="00B0724B"/>
    <w:rsid w:val="00B07355"/>
    <w:rsid w:val="00B07643"/>
    <w:rsid w:val="00B076BE"/>
    <w:rsid w:val="00B079A6"/>
    <w:rsid w:val="00B07CFC"/>
    <w:rsid w:val="00B07DE8"/>
    <w:rsid w:val="00B10881"/>
    <w:rsid w:val="00B10C4F"/>
    <w:rsid w:val="00B10C9E"/>
    <w:rsid w:val="00B11590"/>
    <w:rsid w:val="00B11827"/>
    <w:rsid w:val="00B12240"/>
    <w:rsid w:val="00B1235F"/>
    <w:rsid w:val="00B12B64"/>
    <w:rsid w:val="00B12BFD"/>
    <w:rsid w:val="00B136B8"/>
    <w:rsid w:val="00B13B53"/>
    <w:rsid w:val="00B13BF8"/>
    <w:rsid w:val="00B13DEF"/>
    <w:rsid w:val="00B13E32"/>
    <w:rsid w:val="00B1406C"/>
    <w:rsid w:val="00B1417B"/>
    <w:rsid w:val="00B145DE"/>
    <w:rsid w:val="00B147F9"/>
    <w:rsid w:val="00B148E9"/>
    <w:rsid w:val="00B15579"/>
    <w:rsid w:val="00B1567F"/>
    <w:rsid w:val="00B15C59"/>
    <w:rsid w:val="00B15EB6"/>
    <w:rsid w:val="00B1605A"/>
    <w:rsid w:val="00B16073"/>
    <w:rsid w:val="00B161AA"/>
    <w:rsid w:val="00B16476"/>
    <w:rsid w:val="00B16695"/>
    <w:rsid w:val="00B17003"/>
    <w:rsid w:val="00B17207"/>
    <w:rsid w:val="00B17378"/>
    <w:rsid w:val="00B17780"/>
    <w:rsid w:val="00B20419"/>
    <w:rsid w:val="00B205AD"/>
    <w:rsid w:val="00B210C9"/>
    <w:rsid w:val="00B21E57"/>
    <w:rsid w:val="00B22BC3"/>
    <w:rsid w:val="00B22E80"/>
    <w:rsid w:val="00B2320F"/>
    <w:rsid w:val="00B23316"/>
    <w:rsid w:val="00B23466"/>
    <w:rsid w:val="00B238EC"/>
    <w:rsid w:val="00B23A9D"/>
    <w:rsid w:val="00B23C21"/>
    <w:rsid w:val="00B23D04"/>
    <w:rsid w:val="00B23EA2"/>
    <w:rsid w:val="00B2500A"/>
    <w:rsid w:val="00B252A4"/>
    <w:rsid w:val="00B25492"/>
    <w:rsid w:val="00B25718"/>
    <w:rsid w:val="00B258D8"/>
    <w:rsid w:val="00B25C8A"/>
    <w:rsid w:val="00B25CE8"/>
    <w:rsid w:val="00B2629F"/>
    <w:rsid w:val="00B2661A"/>
    <w:rsid w:val="00B266BC"/>
    <w:rsid w:val="00B266F4"/>
    <w:rsid w:val="00B26862"/>
    <w:rsid w:val="00B26F89"/>
    <w:rsid w:val="00B27032"/>
    <w:rsid w:val="00B2721D"/>
    <w:rsid w:val="00B27232"/>
    <w:rsid w:val="00B272B9"/>
    <w:rsid w:val="00B27763"/>
    <w:rsid w:val="00B27D15"/>
    <w:rsid w:val="00B30265"/>
    <w:rsid w:val="00B30654"/>
    <w:rsid w:val="00B30797"/>
    <w:rsid w:val="00B30E4B"/>
    <w:rsid w:val="00B31577"/>
    <w:rsid w:val="00B31827"/>
    <w:rsid w:val="00B32075"/>
    <w:rsid w:val="00B3214F"/>
    <w:rsid w:val="00B32641"/>
    <w:rsid w:val="00B32767"/>
    <w:rsid w:val="00B32BBC"/>
    <w:rsid w:val="00B32DA2"/>
    <w:rsid w:val="00B33A04"/>
    <w:rsid w:val="00B33A17"/>
    <w:rsid w:val="00B33CEC"/>
    <w:rsid w:val="00B34288"/>
    <w:rsid w:val="00B345D5"/>
    <w:rsid w:val="00B34763"/>
    <w:rsid w:val="00B348C3"/>
    <w:rsid w:val="00B34BA1"/>
    <w:rsid w:val="00B352F1"/>
    <w:rsid w:val="00B3533A"/>
    <w:rsid w:val="00B359E1"/>
    <w:rsid w:val="00B36084"/>
    <w:rsid w:val="00B361C2"/>
    <w:rsid w:val="00B362DD"/>
    <w:rsid w:val="00B3669F"/>
    <w:rsid w:val="00B367AE"/>
    <w:rsid w:val="00B36B37"/>
    <w:rsid w:val="00B36E50"/>
    <w:rsid w:val="00B3717A"/>
    <w:rsid w:val="00B373AA"/>
    <w:rsid w:val="00B3741F"/>
    <w:rsid w:val="00B3788D"/>
    <w:rsid w:val="00B37D76"/>
    <w:rsid w:val="00B4035F"/>
    <w:rsid w:val="00B40833"/>
    <w:rsid w:val="00B40907"/>
    <w:rsid w:val="00B40D9B"/>
    <w:rsid w:val="00B40F4D"/>
    <w:rsid w:val="00B41073"/>
    <w:rsid w:val="00B411E0"/>
    <w:rsid w:val="00B411F4"/>
    <w:rsid w:val="00B41851"/>
    <w:rsid w:val="00B419CB"/>
    <w:rsid w:val="00B41B92"/>
    <w:rsid w:val="00B41D4E"/>
    <w:rsid w:val="00B41D8B"/>
    <w:rsid w:val="00B421C5"/>
    <w:rsid w:val="00B423FA"/>
    <w:rsid w:val="00B426CD"/>
    <w:rsid w:val="00B4292D"/>
    <w:rsid w:val="00B42B8A"/>
    <w:rsid w:val="00B4303D"/>
    <w:rsid w:val="00B43323"/>
    <w:rsid w:val="00B43D47"/>
    <w:rsid w:val="00B4455D"/>
    <w:rsid w:val="00B45181"/>
    <w:rsid w:val="00B4532D"/>
    <w:rsid w:val="00B45463"/>
    <w:rsid w:val="00B457B6"/>
    <w:rsid w:val="00B45ECD"/>
    <w:rsid w:val="00B46192"/>
    <w:rsid w:val="00B46350"/>
    <w:rsid w:val="00B46467"/>
    <w:rsid w:val="00B469C1"/>
    <w:rsid w:val="00B46B10"/>
    <w:rsid w:val="00B47134"/>
    <w:rsid w:val="00B474A7"/>
    <w:rsid w:val="00B474BB"/>
    <w:rsid w:val="00B47524"/>
    <w:rsid w:val="00B47842"/>
    <w:rsid w:val="00B47BB9"/>
    <w:rsid w:val="00B47D35"/>
    <w:rsid w:val="00B50270"/>
    <w:rsid w:val="00B50404"/>
    <w:rsid w:val="00B50CB0"/>
    <w:rsid w:val="00B50D9A"/>
    <w:rsid w:val="00B5115F"/>
    <w:rsid w:val="00B514E6"/>
    <w:rsid w:val="00B516E3"/>
    <w:rsid w:val="00B518A9"/>
    <w:rsid w:val="00B51D4C"/>
    <w:rsid w:val="00B51F9B"/>
    <w:rsid w:val="00B52390"/>
    <w:rsid w:val="00B52903"/>
    <w:rsid w:val="00B53448"/>
    <w:rsid w:val="00B53738"/>
    <w:rsid w:val="00B53BC0"/>
    <w:rsid w:val="00B54A16"/>
    <w:rsid w:val="00B54B7F"/>
    <w:rsid w:val="00B54BF2"/>
    <w:rsid w:val="00B54FA2"/>
    <w:rsid w:val="00B5501A"/>
    <w:rsid w:val="00B55392"/>
    <w:rsid w:val="00B55453"/>
    <w:rsid w:val="00B55656"/>
    <w:rsid w:val="00B5588B"/>
    <w:rsid w:val="00B558DA"/>
    <w:rsid w:val="00B55A62"/>
    <w:rsid w:val="00B560EE"/>
    <w:rsid w:val="00B56391"/>
    <w:rsid w:val="00B56493"/>
    <w:rsid w:val="00B56D06"/>
    <w:rsid w:val="00B56FAA"/>
    <w:rsid w:val="00B57165"/>
    <w:rsid w:val="00B5779D"/>
    <w:rsid w:val="00B57922"/>
    <w:rsid w:val="00B57D67"/>
    <w:rsid w:val="00B60C54"/>
    <w:rsid w:val="00B6113A"/>
    <w:rsid w:val="00B6114A"/>
    <w:rsid w:val="00B61420"/>
    <w:rsid w:val="00B6172C"/>
    <w:rsid w:val="00B61830"/>
    <w:rsid w:val="00B6189F"/>
    <w:rsid w:val="00B61924"/>
    <w:rsid w:val="00B61C1D"/>
    <w:rsid w:val="00B61FA5"/>
    <w:rsid w:val="00B625B3"/>
    <w:rsid w:val="00B62D69"/>
    <w:rsid w:val="00B62E89"/>
    <w:rsid w:val="00B6323C"/>
    <w:rsid w:val="00B6334B"/>
    <w:rsid w:val="00B63674"/>
    <w:rsid w:val="00B63814"/>
    <w:rsid w:val="00B63BC8"/>
    <w:rsid w:val="00B6403D"/>
    <w:rsid w:val="00B64275"/>
    <w:rsid w:val="00B64390"/>
    <w:rsid w:val="00B6460C"/>
    <w:rsid w:val="00B64696"/>
    <w:rsid w:val="00B65940"/>
    <w:rsid w:val="00B65A09"/>
    <w:rsid w:val="00B65C4E"/>
    <w:rsid w:val="00B65E3F"/>
    <w:rsid w:val="00B67049"/>
    <w:rsid w:val="00B701B8"/>
    <w:rsid w:val="00B70A43"/>
    <w:rsid w:val="00B71D72"/>
    <w:rsid w:val="00B723A2"/>
    <w:rsid w:val="00B72607"/>
    <w:rsid w:val="00B729B8"/>
    <w:rsid w:val="00B72C2C"/>
    <w:rsid w:val="00B73366"/>
    <w:rsid w:val="00B7360A"/>
    <w:rsid w:val="00B73A64"/>
    <w:rsid w:val="00B73EEC"/>
    <w:rsid w:val="00B74044"/>
    <w:rsid w:val="00B742C1"/>
    <w:rsid w:val="00B74360"/>
    <w:rsid w:val="00B75326"/>
    <w:rsid w:val="00B7543B"/>
    <w:rsid w:val="00B75607"/>
    <w:rsid w:val="00B75B5E"/>
    <w:rsid w:val="00B75B6E"/>
    <w:rsid w:val="00B76051"/>
    <w:rsid w:val="00B763F6"/>
    <w:rsid w:val="00B76B66"/>
    <w:rsid w:val="00B76CA6"/>
    <w:rsid w:val="00B76D4F"/>
    <w:rsid w:val="00B76F8B"/>
    <w:rsid w:val="00B7722F"/>
    <w:rsid w:val="00B7740A"/>
    <w:rsid w:val="00B774BD"/>
    <w:rsid w:val="00B776D7"/>
    <w:rsid w:val="00B77CA4"/>
    <w:rsid w:val="00B809D1"/>
    <w:rsid w:val="00B80C5D"/>
    <w:rsid w:val="00B814CE"/>
    <w:rsid w:val="00B8188F"/>
    <w:rsid w:val="00B81C1B"/>
    <w:rsid w:val="00B82691"/>
    <w:rsid w:val="00B82C64"/>
    <w:rsid w:val="00B830DC"/>
    <w:rsid w:val="00B831BE"/>
    <w:rsid w:val="00B831CF"/>
    <w:rsid w:val="00B837F5"/>
    <w:rsid w:val="00B8380B"/>
    <w:rsid w:val="00B839B4"/>
    <w:rsid w:val="00B83D5B"/>
    <w:rsid w:val="00B84A3B"/>
    <w:rsid w:val="00B84E04"/>
    <w:rsid w:val="00B85296"/>
    <w:rsid w:val="00B85597"/>
    <w:rsid w:val="00B8603D"/>
    <w:rsid w:val="00B86552"/>
    <w:rsid w:val="00B866B9"/>
    <w:rsid w:val="00B8675A"/>
    <w:rsid w:val="00B8697E"/>
    <w:rsid w:val="00B86CED"/>
    <w:rsid w:val="00B87387"/>
    <w:rsid w:val="00B87AD2"/>
    <w:rsid w:val="00B87B0A"/>
    <w:rsid w:val="00B87B2E"/>
    <w:rsid w:val="00B87B3F"/>
    <w:rsid w:val="00B90638"/>
    <w:rsid w:val="00B90BC3"/>
    <w:rsid w:val="00B91267"/>
    <w:rsid w:val="00B9218C"/>
    <w:rsid w:val="00B92D4E"/>
    <w:rsid w:val="00B92E69"/>
    <w:rsid w:val="00B92F74"/>
    <w:rsid w:val="00B93103"/>
    <w:rsid w:val="00B932FB"/>
    <w:rsid w:val="00B934E6"/>
    <w:rsid w:val="00B934E7"/>
    <w:rsid w:val="00B936C4"/>
    <w:rsid w:val="00B93AA9"/>
    <w:rsid w:val="00B94056"/>
    <w:rsid w:val="00B94571"/>
    <w:rsid w:val="00B9459B"/>
    <w:rsid w:val="00B947E8"/>
    <w:rsid w:val="00B94C64"/>
    <w:rsid w:val="00B94E03"/>
    <w:rsid w:val="00B9515C"/>
    <w:rsid w:val="00B95234"/>
    <w:rsid w:val="00B95BB3"/>
    <w:rsid w:val="00B95BEE"/>
    <w:rsid w:val="00B96334"/>
    <w:rsid w:val="00B967F7"/>
    <w:rsid w:val="00B96B9E"/>
    <w:rsid w:val="00B96FDD"/>
    <w:rsid w:val="00B97013"/>
    <w:rsid w:val="00B97475"/>
    <w:rsid w:val="00B97818"/>
    <w:rsid w:val="00B97D1A"/>
    <w:rsid w:val="00B97D22"/>
    <w:rsid w:val="00BA0A2B"/>
    <w:rsid w:val="00BA0F85"/>
    <w:rsid w:val="00BA1078"/>
    <w:rsid w:val="00BA1250"/>
    <w:rsid w:val="00BA13E5"/>
    <w:rsid w:val="00BA14A2"/>
    <w:rsid w:val="00BA1AFA"/>
    <w:rsid w:val="00BA1DB9"/>
    <w:rsid w:val="00BA1E37"/>
    <w:rsid w:val="00BA240D"/>
    <w:rsid w:val="00BA326F"/>
    <w:rsid w:val="00BA344C"/>
    <w:rsid w:val="00BA35B8"/>
    <w:rsid w:val="00BA3B2A"/>
    <w:rsid w:val="00BA3EDB"/>
    <w:rsid w:val="00BA3F23"/>
    <w:rsid w:val="00BA4145"/>
    <w:rsid w:val="00BA4909"/>
    <w:rsid w:val="00BA4B43"/>
    <w:rsid w:val="00BA4D13"/>
    <w:rsid w:val="00BA524F"/>
    <w:rsid w:val="00BA5366"/>
    <w:rsid w:val="00BA5412"/>
    <w:rsid w:val="00BA560E"/>
    <w:rsid w:val="00BA585F"/>
    <w:rsid w:val="00BA59BB"/>
    <w:rsid w:val="00BA5A94"/>
    <w:rsid w:val="00BA5D44"/>
    <w:rsid w:val="00BA5E2A"/>
    <w:rsid w:val="00BA6568"/>
    <w:rsid w:val="00BA6B49"/>
    <w:rsid w:val="00BA6F20"/>
    <w:rsid w:val="00BA6F93"/>
    <w:rsid w:val="00BA713C"/>
    <w:rsid w:val="00BA71EB"/>
    <w:rsid w:val="00BA7622"/>
    <w:rsid w:val="00BA7BD5"/>
    <w:rsid w:val="00BA7EB8"/>
    <w:rsid w:val="00BA7EBD"/>
    <w:rsid w:val="00BB05BD"/>
    <w:rsid w:val="00BB0688"/>
    <w:rsid w:val="00BB0CD8"/>
    <w:rsid w:val="00BB0E94"/>
    <w:rsid w:val="00BB0F93"/>
    <w:rsid w:val="00BB104A"/>
    <w:rsid w:val="00BB10AE"/>
    <w:rsid w:val="00BB15FC"/>
    <w:rsid w:val="00BB1B4E"/>
    <w:rsid w:val="00BB1CEA"/>
    <w:rsid w:val="00BB1D44"/>
    <w:rsid w:val="00BB21A8"/>
    <w:rsid w:val="00BB2988"/>
    <w:rsid w:val="00BB2B57"/>
    <w:rsid w:val="00BB335E"/>
    <w:rsid w:val="00BB3D20"/>
    <w:rsid w:val="00BB3F4E"/>
    <w:rsid w:val="00BB4128"/>
    <w:rsid w:val="00BB4294"/>
    <w:rsid w:val="00BB44BB"/>
    <w:rsid w:val="00BB476B"/>
    <w:rsid w:val="00BB4B09"/>
    <w:rsid w:val="00BB4B41"/>
    <w:rsid w:val="00BB5035"/>
    <w:rsid w:val="00BB5320"/>
    <w:rsid w:val="00BB5419"/>
    <w:rsid w:val="00BB5A93"/>
    <w:rsid w:val="00BB5D5D"/>
    <w:rsid w:val="00BB5DB1"/>
    <w:rsid w:val="00BB5DC6"/>
    <w:rsid w:val="00BB6B7B"/>
    <w:rsid w:val="00BB6F88"/>
    <w:rsid w:val="00BB73FF"/>
    <w:rsid w:val="00BB788F"/>
    <w:rsid w:val="00BB792C"/>
    <w:rsid w:val="00BB7C74"/>
    <w:rsid w:val="00BB7FB2"/>
    <w:rsid w:val="00BC0074"/>
    <w:rsid w:val="00BC017B"/>
    <w:rsid w:val="00BC0868"/>
    <w:rsid w:val="00BC0BEE"/>
    <w:rsid w:val="00BC0D3F"/>
    <w:rsid w:val="00BC0DB7"/>
    <w:rsid w:val="00BC0E19"/>
    <w:rsid w:val="00BC0E9A"/>
    <w:rsid w:val="00BC168D"/>
    <w:rsid w:val="00BC19AC"/>
    <w:rsid w:val="00BC1A33"/>
    <w:rsid w:val="00BC1C4F"/>
    <w:rsid w:val="00BC1E81"/>
    <w:rsid w:val="00BC20E5"/>
    <w:rsid w:val="00BC2229"/>
    <w:rsid w:val="00BC245C"/>
    <w:rsid w:val="00BC24A6"/>
    <w:rsid w:val="00BC288B"/>
    <w:rsid w:val="00BC2937"/>
    <w:rsid w:val="00BC2D29"/>
    <w:rsid w:val="00BC3237"/>
    <w:rsid w:val="00BC36DF"/>
    <w:rsid w:val="00BC3E6C"/>
    <w:rsid w:val="00BC437C"/>
    <w:rsid w:val="00BC46C3"/>
    <w:rsid w:val="00BC488E"/>
    <w:rsid w:val="00BC4DBB"/>
    <w:rsid w:val="00BC5420"/>
    <w:rsid w:val="00BC599E"/>
    <w:rsid w:val="00BC5C80"/>
    <w:rsid w:val="00BC5E05"/>
    <w:rsid w:val="00BC601D"/>
    <w:rsid w:val="00BC6148"/>
    <w:rsid w:val="00BC620E"/>
    <w:rsid w:val="00BC6555"/>
    <w:rsid w:val="00BC6583"/>
    <w:rsid w:val="00BC678F"/>
    <w:rsid w:val="00BC683A"/>
    <w:rsid w:val="00BC6FE2"/>
    <w:rsid w:val="00BC70AB"/>
    <w:rsid w:val="00BC78FB"/>
    <w:rsid w:val="00BD01D4"/>
    <w:rsid w:val="00BD0425"/>
    <w:rsid w:val="00BD1755"/>
    <w:rsid w:val="00BD17DA"/>
    <w:rsid w:val="00BD28A9"/>
    <w:rsid w:val="00BD2969"/>
    <w:rsid w:val="00BD2ACF"/>
    <w:rsid w:val="00BD2ED9"/>
    <w:rsid w:val="00BD3663"/>
    <w:rsid w:val="00BD3ACC"/>
    <w:rsid w:val="00BD3E05"/>
    <w:rsid w:val="00BD4FB7"/>
    <w:rsid w:val="00BD5205"/>
    <w:rsid w:val="00BD5770"/>
    <w:rsid w:val="00BD5E12"/>
    <w:rsid w:val="00BD63C9"/>
    <w:rsid w:val="00BD6484"/>
    <w:rsid w:val="00BD667E"/>
    <w:rsid w:val="00BD6963"/>
    <w:rsid w:val="00BD6968"/>
    <w:rsid w:val="00BD6CFE"/>
    <w:rsid w:val="00BD7034"/>
    <w:rsid w:val="00BD752E"/>
    <w:rsid w:val="00BD791A"/>
    <w:rsid w:val="00BD7B43"/>
    <w:rsid w:val="00BD7CDE"/>
    <w:rsid w:val="00BD7F1A"/>
    <w:rsid w:val="00BE03FA"/>
    <w:rsid w:val="00BE0623"/>
    <w:rsid w:val="00BE068E"/>
    <w:rsid w:val="00BE0B08"/>
    <w:rsid w:val="00BE0DAA"/>
    <w:rsid w:val="00BE12A0"/>
    <w:rsid w:val="00BE19B3"/>
    <w:rsid w:val="00BE1BD9"/>
    <w:rsid w:val="00BE1C68"/>
    <w:rsid w:val="00BE2FA4"/>
    <w:rsid w:val="00BE3372"/>
    <w:rsid w:val="00BE3514"/>
    <w:rsid w:val="00BE364E"/>
    <w:rsid w:val="00BE3837"/>
    <w:rsid w:val="00BE4056"/>
    <w:rsid w:val="00BE4501"/>
    <w:rsid w:val="00BE451A"/>
    <w:rsid w:val="00BE4B59"/>
    <w:rsid w:val="00BE4C32"/>
    <w:rsid w:val="00BE5585"/>
    <w:rsid w:val="00BE5EF5"/>
    <w:rsid w:val="00BE62A9"/>
    <w:rsid w:val="00BE6F5A"/>
    <w:rsid w:val="00BE7554"/>
    <w:rsid w:val="00BE79BB"/>
    <w:rsid w:val="00BE79DE"/>
    <w:rsid w:val="00BE7E3A"/>
    <w:rsid w:val="00BF00AD"/>
    <w:rsid w:val="00BF01D8"/>
    <w:rsid w:val="00BF01FB"/>
    <w:rsid w:val="00BF0530"/>
    <w:rsid w:val="00BF0549"/>
    <w:rsid w:val="00BF0984"/>
    <w:rsid w:val="00BF0FE3"/>
    <w:rsid w:val="00BF1486"/>
    <w:rsid w:val="00BF1547"/>
    <w:rsid w:val="00BF1707"/>
    <w:rsid w:val="00BF196D"/>
    <w:rsid w:val="00BF1B7F"/>
    <w:rsid w:val="00BF2163"/>
    <w:rsid w:val="00BF23A6"/>
    <w:rsid w:val="00BF29C1"/>
    <w:rsid w:val="00BF29C3"/>
    <w:rsid w:val="00BF360D"/>
    <w:rsid w:val="00BF3929"/>
    <w:rsid w:val="00BF3BBA"/>
    <w:rsid w:val="00BF3F3A"/>
    <w:rsid w:val="00BF403C"/>
    <w:rsid w:val="00BF4481"/>
    <w:rsid w:val="00BF4532"/>
    <w:rsid w:val="00BF494B"/>
    <w:rsid w:val="00BF4ACB"/>
    <w:rsid w:val="00BF52A2"/>
    <w:rsid w:val="00BF5710"/>
    <w:rsid w:val="00BF5744"/>
    <w:rsid w:val="00BF5C1C"/>
    <w:rsid w:val="00BF5FA9"/>
    <w:rsid w:val="00BF67BF"/>
    <w:rsid w:val="00BF6BCC"/>
    <w:rsid w:val="00BF6E92"/>
    <w:rsid w:val="00BF700B"/>
    <w:rsid w:val="00BF70BE"/>
    <w:rsid w:val="00BF71D2"/>
    <w:rsid w:val="00BF7540"/>
    <w:rsid w:val="00BF754D"/>
    <w:rsid w:val="00BF7832"/>
    <w:rsid w:val="00BF7890"/>
    <w:rsid w:val="00BF7C16"/>
    <w:rsid w:val="00BF7FD4"/>
    <w:rsid w:val="00C00109"/>
    <w:rsid w:val="00C003E9"/>
    <w:rsid w:val="00C011CE"/>
    <w:rsid w:val="00C01479"/>
    <w:rsid w:val="00C0148D"/>
    <w:rsid w:val="00C01766"/>
    <w:rsid w:val="00C021F6"/>
    <w:rsid w:val="00C0237E"/>
    <w:rsid w:val="00C0306F"/>
    <w:rsid w:val="00C031DB"/>
    <w:rsid w:val="00C034DD"/>
    <w:rsid w:val="00C03F74"/>
    <w:rsid w:val="00C0424B"/>
    <w:rsid w:val="00C04468"/>
    <w:rsid w:val="00C047E4"/>
    <w:rsid w:val="00C054E0"/>
    <w:rsid w:val="00C0591E"/>
    <w:rsid w:val="00C06366"/>
    <w:rsid w:val="00C0641F"/>
    <w:rsid w:val="00C06621"/>
    <w:rsid w:val="00C066B2"/>
    <w:rsid w:val="00C06CCE"/>
    <w:rsid w:val="00C06DDF"/>
    <w:rsid w:val="00C06F00"/>
    <w:rsid w:val="00C070C7"/>
    <w:rsid w:val="00C072B6"/>
    <w:rsid w:val="00C075A2"/>
    <w:rsid w:val="00C07C29"/>
    <w:rsid w:val="00C103C3"/>
    <w:rsid w:val="00C104D7"/>
    <w:rsid w:val="00C10E9D"/>
    <w:rsid w:val="00C119A8"/>
    <w:rsid w:val="00C11B92"/>
    <w:rsid w:val="00C11C43"/>
    <w:rsid w:val="00C1212E"/>
    <w:rsid w:val="00C12196"/>
    <w:rsid w:val="00C12459"/>
    <w:rsid w:val="00C12678"/>
    <w:rsid w:val="00C12B09"/>
    <w:rsid w:val="00C12B1D"/>
    <w:rsid w:val="00C12C80"/>
    <w:rsid w:val="00C12FEC"/>
    <w:rsid w:val="00C132DC"/>
    <w:rsid w:val="00C13398"/>
    <w:rsid w:val="00C133DD"/>
    <w:rsid w:val="00C138E2"/>
    <w:rsid w:val="00C139F5"/>
    <w:rsid w:val="00C13BCE"/>
    <w:rsid w:val="00C14659"/>
    <w:rsid w:val="00C14EDE"/>
    <w:rsid w:val="00C15130"/>
    <w:rsid w:val="00C15B53"/>
    <w:rsid w:val="00C15C13"/>
    <w:rsid w:val="00C167FF"/>
    <w:rsid w:val="00C168AD"/>
    <w:rsid w:val="00C16AD0"/>
    <w:rsid w:val="00C16B98"/>
    <w:rsid w:val="00C16DD7"/>
    <w:rsid w:val="00C16E17"/>
    <w:rsid w:val="00C16F0E"/>
    <w:rsid w:val="00C17964"/>
    <w:rsid w:val="00C17F95"/>
    <w:rsid w:val="00C17FE0"/>
    <w:rsid w:val="00C20013"/>
    <w:rsid w:val="00C201BA"/>
    <w:rsid w:val="00C2026A"/>
    <w:rsid w:val="00C20811"/>
    <w:rsid w:val="00C20E27"/>
    <w:rsid w:val="00C20EFE"/>
    <w:rsid w:val="00C21237"/>
    <w:rsid w:val="00C215FB"/>
    <w:rsid w:val="00C218D0"/>
    <w:rsid w:val="00C21D5C"/>
    <w:rsid w:val="00C22065"/>
    <w:rsid w:val="00C2244B"/>
    <w:rsid w:val="00C227B9"/>
    <w:rsid w:val="00C2285A"/>
    <w:rsid w:val="00C22A55"/>
    <w:rsid w:val="00C22B9C"/>
    <w:rsid w:val="00C2308B"/>
    <w:rsid w:val="00C232D1"/>
    <w:rsid w:val="00C242DB"/>
    <w:rsid w:val="00C244F7"/>
    <w:rsid w:val="00C244FD"/>
    <w:rsid w:val="00C248C2"/>
    <w:rsid w:val="00C254AC"/>
    <w:rsid w:val="00C25B69"/>
    <w:rsid w:val="00C26543"/>
    <w:rsid w:val="00C267B0"/>
    <w:rsid w:val="00C27750"/>
    <w:rsid w:val="00C30282"/>
    <w:rsid w:val="00C3040A"/>
    <w:rsid w:val="00C3069E"/>
    <w:rsid w:val="00C30776"/>
    <w:rsid w:val="00C31B48"/>
    <w:rsid w:val="00C31C3A"/>
    <w:rsid w:val="00C3205D"/>
    <w:rsid w:val="00C3214E"/>
    <w:rsid w:val="00C32FB4"/>
    <w:rsid w:val="00C33011"/>
    <w:rsid w:val="00C33626"/>
    <w:rsid w:val="00C339E6"/>
    <w:rsid w:val="00C3408C"/>
    <w:rsid w:val="00C340D5"/>
    <w:rsid w:val="00C340D6"/>
    <w:rsid w:val="00C341C7"/>
    <w:rsid w:val="00C34464"/>
    <w:rsid w:val="00C34941"/>
    <w:rsid w:val="00C34B02"/>
    <w:rsid w:val="00C352F0"/>
    <w:rsid w:val="00C359B1"/>
    <w:rsid w:val="00C35CCC"/>
    <w:rsid w:val="00C35EFF"/>
    <w:rsid w:val="00C36568"/>
    <w:rsid w:val="00C367A7"/>
    <w:rsid w:val="00C369BC"/>
    <w:rsid w:val="00C36E38"/>
    <w:rsid w:val="00C37B4E"/>
    <w:rsid w:val="00C37C6F"/>
    <w:rsid w:val="00C37E5A"/>
    <w:rsid w:val="00C4036F"/>
    <w:rsid w:val="00C404D6"/>
    <w:rsid w:val="00C40722"/>
    <w:rsid w:val="00C4079F"/>
    <w:rsid w:val="00C40AAF"/>
    <w:rsid w:val="00C40C38"/>
    <w:rsid w:val="00C412EE"/>
    <w:rsid w:val="00C41621"/>
    <w:rsid w:val="00C4182A"/>
    <w:rsid w:val="00C4197F"/>
    <w:rsid w:val="00C421FA"/>
    <w:rsid w:val="00C42872"/>
    <w:rsid w:val="00C42A3C"/>
    <w:rsid w:val="00C42FC2"/>
    <w:rsid w:val="00C436CB"/>
    <w:rsid w:val="00C439A3"/>
    <w:rsid w:val="00C43EC6"/>
    <w:rsid w:val="00C43FE9"/>
    <w:rsid w:val="00C4459F"/>
    <w:rsid w:val="00C4509A"/>
    <w:rsid w:val="00C4548A"/>
    <w:rsid w:val="00C45617"/>
    <w:rsid w:val="00C45C0D"/>
    <w:rsid w:val="00C45C10"/>
    <w:rsid w:val="00C465D2"/>
    <w:rsid w:val="00C467DA"/>
    <w:rsid w:val="00C46DB7"/>
    <w:rsid w:val="00C47AC3"/>
    <w:rsid w:val="00C50271"/>
    <w:rsid w:val="00C50A3A"/>
    <w:rsid w:val="00C50BF7"/>
    <w:rsid w:val="00C512FD"/>
    <w:rsid w:val="00C515A4"/>
    <w:rsid w:val="00C51803"/>
    <w:rsid w:val="00C51B12"/>
    <w:rsid w:val="00C52D93"/>
    <w:rsid w:val="00C52E37"/>
    <w:rsid w:val="00C53153"/>
    <w:rsid w:val="00C533DC"/>
    <w:rsid w:val="00C536CC"/>
    <w:rsid w:val="00C53759"/>
    <w:rsid w:val="00C53BA1"/>
    <w:rsid w:val="00C54238"/>
    <w:rsid w:val="00C5427A"/>
    <w:rsid w:val="00C5477C"/>
    <w:rsid w:val="00C54AA8"/>
    <w:rsid w:val="00C552F2"/>
    <w:rsid w:val="00C55426"/>
    <w:rsid w:val="00C558A8"/>
    <w:rsid w:val="00C5620F"/>
    <w:rsid w:val="00C562BA"/>
    <w:rsid w:val="00C57A10"/>
    <w:rsid w:val="00C57BB8"/>
    <w:rsid w:val="00C57E55"/>
    <w:rsid w:val="00C57F32"/>
    <w:rsid w:val="00C60CC3"/>
    <w:rsid w:val="00C61063"/>
    <w:rsid w:val="00C610FC"/>
    <w:rsid w:val="00C612DA"/>
    <w:rsid w:val="00C61935"/>
    <w:rsid w:val="00C620A2"/>
    <w:rsid w:val="00C626F2"/>
    <w:rsid w:val="00C62B7D"/>
    <w:rsid w:val="00C63D0D"/>
    <w:rsid w:val="00C6425E"/>
    <w:rsid w:val="00C64584"/>
    <w:rsid w:val="00C64991"/>
    <w:rsid w:val="00C64A36"/>
    <w:rsid w:val="00C654DF"/>
    <w:rsid w:val="00C6567E"/>
    <w:rsid w:val="00C6624C"/>
    <w:rsid w:val="00C66965"/>
    <w:rsid w:val="00C66EA3"/>
    <w:rsid w:val="00C66FBB"/>
    <w:rsid w:val="00C6742C"/>
    <w:rsid w:val="00C674E1"/>
    <w:rsid w:val="00C6750E"/>
    <w:rsid w:val="00C67D4E"/>
    <w:rsid w:val="00C67EA7"/>
    <w:rsid w:val="00C7066D"/>
    <w:rsid w:val="00C7074C"/>
    <w:rsid w:val="00C70C14"/>
    <w:rsid w:val="00C70D39"/>
    <w:rsid w:val="00C70DFF"/>
    <w:rsid w:val="00C71447"/>
    <w:rsid w:val="00C71723"/>
    <w:rsid w:val="00C7207D"/>
    <w:rsid w:val="00C7216A"/>
    <w:rsid w:val="00C722F5"/>
    <w:rsid w:val="00C72E2B"/>
    <w:rsid w:val="00C72F3F"/>
    <w:rsid w:val="00C734A4"/>
    <w:rsid w:val="00C73CBB"/>
    <w:rsid w:val="00C751CD"/>
    <w:rsid w:val="00C75202"/>
    <w:rsid w:val="00C758AD"/>
    <w:rsid w:val="00C7593C"/>
    <w:rsid w:val="00C75CC9"/>
    <w:rsid w:val="00C76101"/>
    <w:rsid w:val="00C76278"/>
    <w:rsid w:val="00C76AE3"/>
    <w:rsid w:val="00C779E0"/>
    <w:rsid w:val="00C77D51"/>
    <w:rsid w:val="00C80048"/>
    <w:rsid w:val="00C8021E"/>
    <w:rsid w:val="00C803DF"/>
    <w:rsid w:val="00C803F5"/>
    <w:rsid w:val="00C806AB"/>
    <w:rsid w:val="00C80C2B"/>
    <w:rsid w:val="00C81484"/>
    <w:rsid w:val="00C81734"/>
    <w:rsid w:val="00C817E1"/>
    <w:rsid w:val="00C8194F"/>
    <w:rsid w:val="00C81A8E"/>
    <w:rsid w:val="00C81F41"/>
    <w:rsid w:val="00C822E5"/>
    <w:rsid w:val="00C82AB0"/>
    <w:rsid w:val="00C83D20"/>
    <w:rsid w:val="00C83D76"/>
    <w:rsid w:val="00C8431D"/>
    <w:rsid w:val="00C8445F"/>
    <w:rsid w:val="00C844B6"/>
    <w:rsid w:val="00C84EBC"/>
    <w:rsid w:val="00C8512F"/>
    <w:rsid w:val="00C851A8"/>
    <w:rsid w:val="00C85457"/>
    <w:rsid w:val="00C8601B"/>
    <w:rsid w:val="00C861C4"/>
    <w:rsid w:val="00C862C2"/>
    <w:rsid w:val="00C867B4"/>
    <w:rsid w:val="00C86E4D"/>
    <w:rsid w:val="00C872E4"/>
    <w:rsid w:val="00C8780C"/>
    <w:rsid w:val="00C87DB6"/>
    <w:rsid w:val="00C87E66"/>
    <w:rsid w:val="00C87F8D"/>
    <w:rsid w:val="00C90154"/>
    <w:rsid w:val="00C902FB"/>
    <w:rsid w:val="00C9074F"/>
    <w:rsid w:val="00C90AFD"/>
    <w:rsid w:val="00C90E55"/>
    <w:rsid w:val="00C90E8E"/>
    <w:rsid w:val="00C914F7"/>
    <w:rsid w:val="00C91A57"/>
    <w:rsid w:val="00C92793"/>
    <w:rsid w:val="00C92B73"/>
    <w:rsid w:val="00C92B90"/>
    <w:rsid w:val="00C932EB"/>
    <w:rsid w:val="00C9406D"/>
    <w:rsid w:val="00C95264"/>
    <w:rsid w:val="00C952C4"/>
    <w:rsid w:val="00C959CB"/>
    <w:rsid w:val="00C95ACB"/>
    <w:rsid w:val="00C96143"/>
    <w:rsid w:val="00C9635D"/>
    <w:rsid w:val="00C96366"/>
    <w:rsid w:val="00C9659F"/>
    <w:rsid w:val="00C96808"/>
    <w:rsid w:val="00C96E89"/>
    <w:rsid w:val="00C9700B"/>
    <w:rsid w:val="00C970CF"/>
    <w:rsid w:val="00C97368"/>
    <w:rsid w:val="00C978A1"/>
    <w:rsid w:val="00CA0D7C"/>
    <w:rsid w:val="00CA1268"/>
    <w:rsid w:val="00CA126B"/>
    <w:rsid w:val="00CA22EB"/>
    <w:rsid w:val="00CA24A4"/>
    <w:rsid w:val="00CA3014"/>
    <w:rsid w:val="00CA378B"/>
    <w:rsid w:val="00CA3A45"/>
    <w:rsid w:val="00CA3EF6"/>
    <w:rsid w:val="00CA3F66"/>
    <w:rsid w:val="00CA41CD"/>
    <w:rsid w:val="00CA41F6"/>
    <w:rsid w:val="00CA41F8"/>
    <w:rsid w:val="00CA43B9"/>
    <w:rsid w:val="00CA497B"/>
    <w:rsid w:val="00CA4AF3"/>
    <w:rsid w:val="00CA504D"/>
    <w:rsid w:val="00CA5A99"/>
    <w:rsid w:val="00CA6240"/>
    <w:rsid w:val="00CA66E0"/>
    <w:rsid w:val="00CA6883"/>
    <w:rsid w:val="00CA706F"/>
    <w:rsid w:val="00CA7344"/>
    <w:rsid w:val="00CB01B6"/>
    <w:rsid w:val="00CB03F7"/>
    <w:rsid w:val="00CB0553"/>
    <w:rsid w:val="00CB0890"/>
    <w:rsid w:val="00CB09E2"/>
    <w:rsid w:val="00CB0B75"/>
    <w:rsid w:val="00CB18A9"/>
    <w:rsid w:val="00CB1D7A"/>
    <w:rsid w:val="00CB1EEC"/>
    <w:rsid w:val="00CB21F8"/>
    <w:rsid w:val="00CB266D"/>
    <w:rsid w:val="00CB2BAC"/>
    <w:rsid w:val="00CB308A"/>
    <w:rsid w:val="00CB3155"/>
    <w:rsid w:val="00CB3211"/>
    <w:rsid w:val="00CB3351"/>
    <w:rsid w:val="00CB3456"/>
    <w:rsid w:val="00CB37A9"/>
    <w:rsid w:val="00CB3B65"/>
    <w:rsid w:val="00CB3F17"/>
    <w:rsid w:val="00CB45CD"/>
    <w:rsid w:val="00CB4884"/>
    <w:rsid w:val="00CB49A2"/>
    <w:rsid w:val="00CB4D90"/>
    <w:rsid w:val="00CB514B"/>
    <w:rsid w:val="00CB55FC"/>
    <w:rsid w:val="00CB5897"/>
    <w:rsid w:val="00CB5952"/>
    <w:rsid w:val="00CB61B0"/>
    <w:rsid w:val="00CB67D3"/>
    <w:rsid w:val="00CB68B8"/>
    <w:rsid w:val="00CB68ED"/>
    <w:rsid w:val="00CB6D90"/>
    <w:rsid w:val="00CB71B9"/>
    <w:rsid w:val="00CB7B98"/>
    <w:rsid w:val="00CC0326"/>
    <w:rsid w:val="00CC05D9"/>
    <w:rsid w:val="00CC12F2"/>
    <w:rsid w:val="00CC1630"/>
    <w:rsid w:val="00CC1E48"/>
    <w:rsid w:val="00CC2078"/>
    <w:rsid w:val="00CC269A"/>
    <w:rsid w:val="00CC27CC"/>
    <w:rsid w:val="00CC2DCE"/>
    <w:rsid w:val="00CC2E30"/>
    <w:rsid w:val="00CC306C"/>
    <w:rsid w:val="00CC30C7"/>
    <w:rsid w:val="00CC31A8"/>
    <w:rsid w:val="00CC3279"/>
    <w:rsid w:val="00CC37F5"/>
    <w:rsid w:val="00CC3877"/>
    <w:rsid w:val="00CC38CC"/>
    <w:rsid w:val="00CC3D3A"/>
    <w:rsid w:val="00CC4118"/>
    <w:rsid w:val="00CC42D6"/>
    <w:rsid w:val="00CC4560"/>
    <w:rsid w:val="00CC484A"/>
    <w:rsid w:val="00CC48FD"/>
    <w:rsid w:val="00CC4A1F"/>
    <w:rsid w:val="00CC5C80"/>
    <w:rsid w:val="00CC6130"/>
    <w:rsid w:val="00CC684C"/>
    <w:rsid w:val="00CC6934"/>
    <w:rsid w:val="00CC69DF"/>
    <w:rsid w:val="00CC7514"/>
    <w:rsid w:val="00CC790B"/>
    <w:rsid w:val="00CC7B8A"/>
    <w:rsid w:val="00CD08A3"/>
    <w:rsid w:val="00CD0EDD"/>
    <w:rsid w:val="00CD12DF"/>
    <w:rsid w:val="00CD1CEE"/>
    <w:rsid w:val="00CD1D1B"/>
    <w:rsid w:val="00CD1D80"/>
    <w:rsid w:val="00CD20BF"/>
    <w:rsid w:val="00CD239E"/>
    <w:rsid w:val="00CD24DB"/>
    <w:rsid w:val="00CD29E8"/>
    <w:rsid w:val="00CD2A52"/>
    <w:rsid w:val="00CD2D22"/>
    <w:rsid w:val="00CD2DAD"/>
    <w:rsid w:val="00CD329B"/>
    <w:rsid w:val="00CD37C5"/>
    <w:rsid w:val="00CD3B90"/>
    <w:rsid w:val="00CD3E34"/>
    <w:rsid w:val="00CD46CA"/>
    <w:rsid w:val="00CD4A70"/>
    <w:rsid w:val="00CD4B1A"/>
    <w:rsid w:val="00CD545E"/>
    <w:rsid w:val="00CD55EE"/>
    <w:rsid w:val="00CD5741"/>
    <w:rsid w:val="00CD5D65"/>
    <w:rsid w:val="00CD6061"/>
    <w:rsid w:val="00CD6963"/>
    <w:rsid w:val="00CD6DC7"/>
    <w:rsid w:val="00CD6F97"/>
    <w:rsid w:val="00CD70C9"/>
    <w:rsid w:val="00CD7492"/>
    <w:rsid w:val="00CD7694"/>
    <w:rsid w:val="00CD7EA1"/>
    <w:rsid w:val="00CE00CC"/>
    <w:rsid w:val="00CE07DC"/>
    <w:rsid w:val="00CE0D07"/>
    <w:rsid w:val="00CE0D28"/>
    <w:rsid w:val="00CE0F69"/>
    <w:rsid w:val="00CE147A"/>
    <w:rsid w:val="00CE1F80"/>
    <w:rsid w:val="00CE2BE1"/>
    <w:rsid w:val="00CE2E14"/>
    <w:rsid w:val="00CE3637"/>
    <w:rsid w:val="00CE38C5"/>
    <w:rsid w:val="00CE4255"/>
    <w:rsid w:val="00CE456F"/>
    <w:rsid w:val="00CE48CC"/>
    <w:rsid w:val="00CE4D01"/>
    <w:rsid w:val="00CE4E4A"/>
    <w:rsid w:val="00CE511F"/>
    <w:rsid w:val="00CE51FD"/>
    <w:rsid w:val="00CE5439"/>
    <w:rsid w:val="00CE5627"/>
    <w:rsid w:val="00CE594F"/>
    <w:rsid w:val="00CE6384"/>
    <w:rsid w:val="00CE6B74"/>
    <w:rsid w:val="00CE6D5B"/>
    <w:rsid w:val="00CE7291"/>
    <w:rsid w:val="00CE7883"/>
    <w:rsid w:val="00CE7A8B"/>
    <w:rsid w:val="00CE7BF7"/>
    <w:rsid w:val="00CE7D4E"/>
    <w:rsid w:val="00CE7E38"/>
    <w:rsid w:val="00CF0CB2"/>
    <w:rsid w:val="00CF118B"/>
    <w:rsid w:val="00CF125A"/>
    <w:rsid w:val="00CF188B"/>
    <w:rsid w:val="00CF1A47"/>
    <w:rsid w:val="00CF246A"/>
    <w:rsid w:val="00CF2F8D"/>
    <w:rsid w:val="00CF379E"/>
    <w:rsid w:val="00CF3C48"/>
    <w:rsid w:val="00CF3F8C"/>
    <w:rsid w:val="00CF43E7"/>
    <w:rsid w:val="00CF4488"/>
    <w:rsid w:val="00CF51C3"/>
    <w:rsid w:val="00CF5390"/>
    <w:rsid w:val="00CF563E"/>
    <w:rsid w:val="00CF6075"/>
    <w:rsid w:val="00CF6425"/>
    <w:rsid w:val="00CF650E"/>
    <w:rsid w:val="00CF6541"/>
    <w:rsid w:val="00CF679B"/>
    <w:rsid w:val="00CF6840"/>
    <w:rsid w:val="00CF6874"/>
    <w:rsid w:val="00CF6C86"/>
    <w:rsid w:val="00CF6F36"/>
    <w:rsid w:val="00CF71F9"/>
    <w:rsid w:val="00CF7547"/>
    <w:rsid w:val="00CF78DA"/>
    <w:rsid w:val="00CF7A39"/>
    <w:rsid w:val="00CF7C87"/>
    <w:rsid w:val="00CF7D38"/>
    <w:rsid w:val="00D00507"/>
    <w:rsid w:val="00D00598"/>
    <w:rsid w:val="00D0072C"/>
    <w:rsid w:val="00D01217"/>
    <w:rsid w:val="00D01828"/>
    <w:rsid w:val="00D01BF6"/>
    <w:rsid w:val="00D02EDB"/>
    <w:rsid w:val="00D0310D"/>
    <w:rsid w:val="00D03391"/>
    <w:rsid w:val="00D03913"/>
    <w:rsid w:val="00D03AC9"/>
    <w:rsid w:val="00D03C86"/>
    <w:rsid w:val="00D03F06"/>
    <w:rsid w:val="00D03F9C"/>
    <w:rsid w:val="00D043DA"/>
    <w:rsid w:val="00D0496E"/>
    <w:rsid w:val="00D04D18"/>
    <w:rsid w:val="00D051A2"/>
    <w:rsid w:val="00D05525"/>
    <w:rsid w:val="00D05547"/>
    <w:rsid w:val="00D058D5"/>
    <w:rsid w:val="00D05B9F"/>
    <w:rsid w:val="00D05C60"/>
    <w:rsid w:val="00D05E99"/>
    <w:rsid w:val="00D06B7D"/>
    <w:rsid w:val="00D06F80"/>
    <w:rsid w:val="00D079B3"/>
    <w:rsid w:val="00D07B68"/>
    <w:rsid w:val="00D07E56"/>
    <w:rsid w:val="00D100A5"/>
    <w:rsid w:val="00D10302"/>
    <w:rsid w:val="00D104D0"/>
    <w:rsid w:val="00D10683"/>
    <w:rsid w:val="00D107A0"/>
    <w:rsid w:val="00D107F3"/>
    <w:rsid w:val="00D108B5"/>
    <w:rsid w:val="00D10C21"/>
    <w:rsid w:val="00D1192A"/>
    <w:rsid w:val="00D11C8E"/>
    <w:rsid w:val="00D11D14"/>
    <w:rsid w:val="00D11EF9"/>
    <w:rsid w:val="00D1298F"/>
    <w:rsid w:val="00D1344D"/>
    <w:rsid w:val="00D13649"/>
    <w:rsid w:val="00D136F8"/>
    <w:rsid w:val="00D13BA0"/>
    <w:rsid w:val="00D13BD9"/>
    <w:rsid w:val="00D13CE0"/>
    <w:rsid w:val="00D14015"/>
    <w:rsid w:val="00D140A3"/>
    <w:rsid w:val="00D142C6"/>
    <w:rsid w:val="00D14B42"/>
    <w:rsid w:val="00D14B88"/>
    <w:rsid w:val="00D15080"/>
    <w:rsid w:val="00D154C1"/>
    <w:rsid w:val="00D159C8"/>
    <w:rsid w:val="00D15A89"/>
    <w:rsid w:val="00D164D7"/>
    <w:rsid w:val="00D16596"/>
    <w:rsid w:val="00D168FE"/>
    <w:rsid w:val="00D16C0C"/>
    <w:rsid w:val="00D1737E"/>
    <w:rsid w:val="00D179A1"/>
    <w:rsid w:val="00D17C55"/>
    <w:rsid w:val="00D17CAC"/>
    <w:rsid w:val="00D206DF"/>
    <w:rsid w:val="00D21ED3"/>
    <w:rsid w:val="00D22613"/>
    <w:rsid w:val="00D234DA"/>
    <w:rsid w:val="00D23555"/>
    <w:rsid w:val="00D23791"/>
    <w:rsid w:val="00D23AAD"/>
    <w:rsid w:val="00D23BB2"/>
    <w:rsid w:val="00D23C17"/>
    <w:rsid w:val="00D23E07"/>
    <w:rsid w:val="00D24024"/>
    <w:rsid w:val="00D245DB"/>
    <w:rsid w:val="00D249BD"/>
    <w:rsid w:val="00D254AC"/>
    <w:rsid w:val="00D25622"/>
    <w:rsid w:val="00D2579B"/>
    <w:rsid w:val="00D259EC"/>
    <w:rsid w:val="00D2691D"/>
    <w:rsid w:val="00D26E5F"/>
    <w:rsid w:val="00D26EF5"/>
    <w:rsid w:val="00D26FC2"/>
    <w:rsid w:val="00D27255"/>
    <w:rsid w:val="00D302EB"/>
    <w:rsid w:val="00D30501"/>
    <w:rsid w:val="00D30531"/>
    <w:rsid w:val="00D3053A"/>
    <w:rsid w:val="00D30E3D"/>
    <w:rsid w:val="00D30F62"/>
    <w:rsid w:val="00D30FD8"/>
    <w:rsid w:val="00D31339"/>
    <w:rsid w:val="00D316E0"/>
    <w:rsid w:val="00D31882"/>
    <w:rsid w:val="00D31ADC"/>
    <w:rsid w:val="00D3215A"/>
    <w:rsid w:val="00D324F7"/>
    <w:rsid w:val="00D32915"/>
    <w:rsid w:val="00D32DE0"/>
    <w:rsid w:val="00D32FEA"/>
    <w:rsid w:val="00D33268"/>
    <w:rsid w:val="00D33373"/>
    <w:rsid w:val="00D33BC5"/>
    <w:rsid w:val="00D3400A"/>
    <w:rsid w:val="00D34011"/>
    <w:rsid w:val="00D34247"/>
    <w:rsid w:val="00D3466C"/>
    <w:rsid w:val="00D348C8"/>
    <w:rsid w:val="00D34CD9"/>
    <w:rsid w:val="00D35026"/>
    <w:rsid w:val="00D35045"/>
    <w:rsid w:val="00D3537F"/>
    <w:rsid w:val="00D35AB9"/>
    <w:rsid w:val="00D35B46"/>
    <w:rsid w:val="00D35C36"/>
    <w:rsid w:val="00D35ECF"/>
    <w:rsid w:val="00D36623"/>
    <w:rsid w:val="00D36BFE"/>
    <w:rsid w:val="00D3708C"/>
    <w:rsid w:val="00D3738E"/>
    <w:rsid w:val="00D40683"/>
    <w:rsid w:val="00D409A2"/>
    <w:rsid w:val="00D40F0F"/>
    <w:rsid w:val="00D40FD0"/>
    <w:rsid w:val="00D41668"/>
    <w:rsid w:val="00D41E8F"/>
    <w:rsid w:val="00D41E99"/>
    <w:rsid w:val="00D42005"/>
    <w:rsid w:val="00D42074"/>
    <w:rsid w:val="00D42294"/>
    <w:rsid w:val="00D422CA"/>
    <w:rsid w:val="00D426BF"/>
    <w:rsid w:val="00D42E5C"/>
    <w:rsid w:val="00D433E5"/>
    <w:rsid w:val="00D434EE"/>
    <w:rsid w:val="00D4499D"/>
    <w:rsid w:val="00D449B9"/>
    <w:rsid w:val="00D44ADB"/>
    <w:rsid w:val="00D44B93"/>
    <w:rsid w:val="00D45327"/>
    <w:rsid w:val="00D4532C"/>
    <w:rsid w:val="00D4561B"/>
    <w:rsid w:val="00D464B3"/>
    <w:rsid w:val="00D46C94"/>
    <w:rsid w:val="00D4715E"/>
    <w:rsid w:val="00D474CA"/>
    <w:rsid w:val="00D47638"/>
    <w:rsid w:val="00D4793D"/>
    <w:rsid w:val="00D4793E"/>
    <w:rsid w:val="00D47955"/>
    <w:rsid w:val="00D47D74"/>
    <w:rsid w:val="00D47E2C"/>
    <w:rsid w:val="00D50349"/>
    <w:rsid w:val="00D50938"/>
    <w:rsid w:val="00D510ED"/>
    <w:rsid w:val="00D51662"/>
    <w:rsid w:val="00D517DE"/>
    <w:rsid w:val="00D519F5"/>
    <w:rsid w:val="00D51C2B"/>
    <w:rsid w:val="00D51CFF"/>
    <w:rsid w:val="00D51D7F"/>
    <w:rsid w:val="00D51EC2"/>
    <w:rsid w:val="00D51ED3"/>
    <w:rsid w:val="00D5235F"/>
    <w:rsid w:val="00D526AF"/>
    <w:rsid w:val="00D526D4"/>
    <w:rsid w:val="00D5286A"/>
    <w:rsid w:val="00D5293B"/>
    <w:rsid w:val="00D53041"/>
    <w:rsid w:val="00D533B3"/>
    <w:rsid w:val="00D5384B"/>
    <w:rsid w:val="00D538E7"/>
    <w:rsid w:val="00D539E4"/>
    <w:rsid w:val="00D53D2D"/>
    <w:rsid w:val="00D54076"/>
    <w:rsid w:val="00D540E6"/>
    <w:rsid w:val="00D54210"/>
    <w:rsid w:val="00D5488C"/>
    <w:rsid w:val="00D548C9"/>
    <w:rsid w:val="00D54A39"/>
    <w:rsid w:val="00D54A9A"/>
    <w:rsid w:val="00D551DE"/>
    <w:rsid w:val="00D55549"/>
    <w:rsid w:val="00D5561E"/>
    <w:rsid w:val="00D5589B"/>
    <w:rsid w:val="00D560FA"/>
    <w:rsid w:val="00D569FA"/>
    <w:rsid w:val="00D56D5B"/>
    <w:rsid w:val="00D5736F"/>
    <w:rsid w:val="00D57716"/>
    <w:rsid w:val="00D579E1"/>
    <w:rsid w:val="00D57E17"/>
    <w:rsid w:val="00D604F3"/>
    <w:rsid w:val="00D60841"/>
    <w:rsid w:val="00D60CAE"/>
    <w:rsid w:val="00D60DE7"/>
    <w:rsid w:val="00D61249"/>
    <w:rsid w:val="00D61564"/>
    <w:rsid w:val="00D618E4"/>
    <w:rsid w:val="00D61A02"/>
    <w:rsid w:val="00D61FCE"/>
    <w:rsid w:val="00D6250D"/>
    <w:rsid w:val="00D628B9"/>
    <w:rsid w:val="00D6291D"/>
    <w:rsid w:val="00D62B65"/>
    <w:rsid w:val="00D62BCA"/>
    <w:rsid w:val="00D63378"/>
    <w:rsid w:val="00D6346B"/>
    <w:rsid w:val="00D63C1A"/>
    <w:rsid w:val="00D64074"/>
    <w:rsid w:val="00D64128"/>
    <w:rsid w:val="00D6469E"/>
    <w:rsid w:val="00D64A12"/>
    <w:rsid w:val="00D65061"/>
    <w:rsid w:val="00D65181"/>
    <w:rsid w:val="00D6518B"/>
    <w:rsid w:val="00D65996"/>
    <w:rsid w:val="00D65E59"/>
    <w:rsid w:val="00D66172"/>
    <w:rsid w:val="00D66258"/>
    <w:rsid w:val="00D66263"/>
    <w:rsid w:val="00D66548"/>
    <w:rsid w:val="00D67EC0"/>
    <w:rsid w:val="00D703BA"/>
    <w:rsid w:val="00D70476"/>
    <w:rsid w:val="00D70547"/>
    <w:rsid w:val="00D70B30"/>
    <w:rsid w:val="00D70EC1"/>
    <w:rsid w:val="00D71445"/>
    <w:rsid w:val="00D7191A"/>
    <w:rsid w:val="00D72054"/>
    <w:rsid w:val="00D720C8"/>
    <w:rsid w:val="00D72198"/>
    <w:rsid w:val="00D721FD"/>
    <w:rsid w:val="00D72335"/>
    <w:rsid w:val="00D7271C"/>
    <w:rsid w:val="00D7273D"/>
    <w:rsid w:val="00D72804"/>
    <w:rsid w:val="00D72B70"/>
    <w:rsid w:val="00D72EFF"/>
    <w:rsid w:val="00D73236"/>
    <w:rsid w:val="00D7359B"/>
    <w:rsid w:val="00D738C0"/>
    <w:rsid w:val="00D73927"/>
    <w:rsid w:val="00D7408F"/>
    <w:rsid w:val="00D740D4"/>
    <w:rsid w:val="00D746E5"/>
    <w:rsid w:val="00D74D8D"/>
    <w:rsid w:val="00D74DCB"/>
    <w:rsid w:val="00D74F9A"/>
    <w:rsid w:val="00D75093"/>
    <w:rsid w:val="00D758DB"/>
    <w:rsid w:val="00D75B58"/>
    <w:rsid w:val="00D7616B"/>
    <w:rsid w:val="00D76638"/>
    <w:rsid w:val="00D76ABF"/>
    <w:rsid w:val="00D77021"/>
    <w:rsid w:val="00D77041"/>
    <w:rsid w:val="00D77599"/>
    <w:rsid w:val="00D80E68"/>
    <w:rsid w:val="00D813C2"/>
    <w:rsid w:val="00D81FAA"/>
    <w:rsid w:val="00D820C2"/>
    <w:rsid w:val="00D822FE"/>
    <w:rsid w:val="00D82989"/>
    <w:rsid w:val="00D82D6C"/>
    <w:rsid w:val="00D82DD2"/>
    <w:rsid w:val="00D83562"/>
    <w:rsid w:val="00D835DD"/>
    <w:rsid w:val="00D837AA"/>
    <w:rsid w:val="00D848D2"/>
    <w:rsid w:val="00D84C12"/>
    <w:rsid w:val="00D84C72"/>
    <w:rsid w:val="00D850EB"/>
    <w:rsid w:val="00D8510A"/>
    <w:rsid w:val="00D85389"/>
    <w:rsid w:val="00D85C22"/>
    <w:rsid w:val="00D85C88"/>
    <w:rsid w:val="00D85CDA"/>
    <w:rsid w:val="00D85F23"/>
    <w:rsid w:val="00D86418"/>
    <w:rsid w:val="00D86457"/>
    <w:rsid w:val="00D86616"/>
    <w:rsid w:val="00D86A8D"/>
    <w:rsid w:val="00D86F40"/>
    <w:rsid w:val="00D870ED"/>
    <w:rsid w:val="00D87187"/>
    <w:rsid w:val="00D878CD"/>
    <w:rsid w:val="00D90074"/>
    <w:rsid w:val="00D91357"/>
    <w:rsid w:val="00D91937"/>
    <w:rsid w:val="00D91F2F"/>
    <w:rsid w:val="00D92238"/>
    <w:rsid w:val="00D922EB"/>
    <w:rsid w:val="00D924B5"/>
    <w:rsid w:val="00D92ADC"/>
    <w:rsid w:val="00D92B12"/>
    <w:rsid w:val="00D92BF8"/>
    <w:rsid w:val="00D93350"/>
    <w:rsid w:val="00D9357C"/>
    <w:rsid w:val="00D936C2"/>
    <w:rsid w:val="00D939D0"/>
    <w:rsid w:val="00D93D94"/>
    <w:rsid w:val="00D94390"/>
    <w:rsid w:val="00D94966"/>
    <w:rsid w:val="00D94D74"/>
    <w:rsid w:val="00D95E17"/>
    <w:rsid w:val="00D95F2A"/>
    <w:rsid w:val="00D96038"/>
    <w:rsid w:val="00D96171"/>
    <w:rsid w:val="00D961DD"/>
    <w:rsid w:val="00D9677D"/>
    <w:rsid w:val="00D96BCC"/>
    <w:rsid w:val="00D97386"/>
    <w:rsid w:val="00D975F2"/>
    <w:rsid w:val="00D9771F"/>
    <w:rsid w:val="00D978DB"/>
    <w:rsid w:val="00D97A2B"/>
    <w:rsid w:val="00D97A2E"/>
    <w:rsid w:val="00DA06FE"/>
    <w:rsid w:val="00DA0F45"/>
    <w:rsid w:val="00DA1B0C"/>
    <w:rsid w:val="00DA20B6"/>
    <w:rsid w:val="00DA24A9"/>
    <w:rsid w:val="00DA24C3"/>
    <w:rsid w:val="00DA32C8"/>
    <w:rsid w:val="00DA3376"/>
    <w:rsid w:val="00DA3763"/>
    <w:rsid w:val="00DA3A2D"/>
    <w:rsid w:val="00DA3CFA"/>
    <w:rsid w:val="00DA3DB3"/>
    <w:rsid w:val="00DA3F86"/>
    <w:rsid w:val="00DA42EC"/>
    <w:rsid w:val="00DA45B7"/>
    <w:rsid w:val="00DA4695"/>
    <w:rsid w:val="00DA479F"/>
    <w:rsid w:val="00DA4C64"/>
    <w:rsid w:val="00DA4D59"/>
    <w:rsid w:val="00DA5188"/>
    <w:rsid w:val="00DA528B"/>
    <w:rsid w:val="00DA542C"/>
    <w:rsid w:val="00DA56D6"/>
    <w:rsid w:val="00DA6223"/>
    <w:rsid w:val="00DA6315"/>
    <w:rsid w:val="00DA6EF0"/>
    <w:rsid w:val="00DA7AE4"/>
    <w:rsid w:val="00DB03C7"/>
    <w:rsid w:val="00DB03F7"/>
    <w:rsid w:val="00DB04D1"/>
    <w:rsid w:val="00DB054F"/>
    <w:rsid w:val="00DB088D"/>
    <w:rsid w:val="00DB09E3"/>
    <w:rsid w:val="00DB0B07"/>
    <w:rsid w:val="00DB105C"/>
    <w:rsid w:val="00DB14F9"/>
    <w:rsid w:val="00DB175F"/>
    <w:rsid w:val="00DB1C57"/>
    <w:rsid w:val="00DB1FF9"/>
    <w:rsid w:val="00DB28ED"/>
    <w:rsid w:val="00DB2CFF"/>
    <w:rsid w:val="00DB4683"/>
    <w:rsid w:val="00DB4741"/>
    <w:rsid w:val="00DB48AE"/>
    <w:rsid w:val="00DB48C5"/>
    <w:rsid w:val="00DB51D1"/>
    <w:rsid w:val="00DB5C0A"/>
    <w:rsid w:val="00DB6004"/>
    <w:rsid w:val="00DB632F"/>
    <w:rsid w:val="00DB660C"/>
    <w:rsid w:val="00DB6725"/>
    <w:rsid w:val="00DB6AE3"/>
    <w:rsid w:val="00DB6C3E"/>
    <w:rsid w:val="00DB6D55"/>
    <w:rsid w:val="00DB7303"/>
    <w:rsid w:val="00DB7E0C"/>
    <w:rsid w:val="00DC03B4"/>
    <w:rsid w:val="00DC05CD"/>
    <w:rsid w:val="00DC0926"/>
    <w:rsid w:val="00DC0A4D"/>
    <w:rsid w:val="00DC0CF3"/>
    <w:rsid w:val="00DC13D1"/>
    <w:rsid w:val="00DC1552"/>
    <w:rsid w:val="00DC1B51"/>
    <w:rsid w:val="00DC2605"/>
    <w:rsid w:val="00DC26CF"/>
    <w:rsid w:val="00DC2B9F"/>
    <w:rsid w:val="00DC31B2"/>
    <w:rsid w:val="00DC33C5"/>
    <w:rsid w:val="00DC36D0"/>
    <w:rsid w:val="00DC3925"/>
    <w:rsid w:val="00DC3ADE"/>
    <w:rsid w:val="00DC4704"/>
    <w:rsid w:val="00DC475F"/>
    <w:rsid w:val="00DC4836"/>
    <w:rsid w:val="00DC4B59"/>
    <w:rsid w:val="00DC4D54"/>
    <w:rsid w:val="00DC4D71"/>
    <w:rsid w:val="00DC50C1"/>
    <w:rsid w:val="00DC5776"/>
    <w:rsid w:val="00DC5896"/>
    <w:rsid w:val="00DC5B13"/>
    <w:rsid w:val="00DC5BC6"/>
    <w:rsid w:val="00DC5C2B"/>
    <w:rsid w:val="00DC5D21"/>
    <w:rsid w:val="00DC6259"/>
    <w:rsid w:val="00DC675D"/>
    <w:rsid w:val="00DC6776"/>
    <w:rsid w:val="00DC6E90"/>
    <w:rsid w:val="00DC6EC6"/>
    <w:rsid w:val="00DC6FA4"/>
    <w:rsid w:val="00DC71F5"/>
    <w:rsid w:val="00DC7229"/>
    <w:rsid w:val="00DC734D"/>
    <w:rsid w:val="00DC750E"/>
    <w:rsid w:val="00DC7F31"/>
    <w:rsid w:val="00DC7FB7"/>
    <w:rsid w:val="00DD0544"/>
    <w:rsid w:val="00DD091A"/>
    <w:rsid w:val="00DD0D68"/>
    <w:rsid w:val="00DD16A3"/>
    <w:rsid w:val="00DD1E43"/>
    <w:rsid w:val="00DD21B4"/>
    <w:rsid w:val="00DD23FB"/>
    <w:rsid w:val="00DD277D"/>
    <w:rsid w:val="00DD391A"/>
    <w:rsid w:val="00DD3927"/>
    <w:rsid w:val="00DD3F75"/>
    <w:rsid w:val="00DD43A6"/>
    <w:rsid w:val="00DD48B5"/>
    <w:rsid w:val="00DD4D64"/>
    <w:rsid w:val="00DD4DCA"/>
    <w:rsid w:val="00DD507F"/>
    <w:rsid w:val="00DD5977"/>
    <w:rsid w:val="00DD5AA3"/>
    <w:rsid w:val="00DD653D"/>
    <w:rsid w:val="00DD65D9"/>
    <w:rsid w:val="00DD68EA"/>
    <w:rsid w:val="00DD6AF9"/>
    <w:rsid w:val="00DD722D"/>
    <w:rsid w:val="00DD73F3"/>
    <w:rsid w:val="00DD743E"/>
    <w:rsid w:val="00DD74A5"/>
    <w:rsid w:val="00DD75A8"/>
    <w:rsid w:val="00DD770F"/>
    <w:rsid w:val="00DD77AA"/>
    <w:rsid w:val="00DD7FED"/>
    <w:rsid w:val="00DE00A0"/>
    <w:rsid w:val="00DE03B4"/>
    <w:rsid w:val="00DE04A7"/>
    <w:rsid w:val="00DE04D7"/>
    <w:rsid w:val="00DE06ED"/>
    <w:rsid w:val="00DE0881"/>
    <w:rsid w:val="00DE0A85"/>
    <w:rsid w:val="00DE0B2E"/>
    <w:rsid w:val="00DE0B8E"/>
    <w:rsid w:val="00DE1249"/>
    <w:rsid w:val="00DE14C0"/>
    <w:rsid w:val="00DE16C3"/>
    <w:rsid w:val="00DE1C66"/>
    <w:rsid w:val="00DE2093"/>
    <w:rsid w:val="00DE2266"/>
    <w:rsid w:val="00DE247D"/>
    <w:rsid w:val="00DE251D"/>
    <w:rsid w:val="00DE2994"/>
    <w:rsid w:val="00DE3123"/>
    <w:rsid w:val="00DE330A"/>
    <w:rsid w:val="00DE370D"/>
    <w:rsid w:val="00DE377E"/>
    <w:rsid w:val="00DE38D6"/>
    <w:rsid w:val="00DE3BBA"/>
    <w:rsid w:val="00DE4049"/>
    <w:rsid w:val="00DE42DF"/>
    <w:rsid w:val="00DE512D"/>
    <w:rsid w:val="00DE5828"/>
    <w:rsid w:val="00DE5855"/>
    <w:rsid w:val="00DE5945"/>
    <w:rsid w:val="00DE5B40"/>
    <w:rsid w:val="00DE5B42"/>
    <w:rsid w:val="00DE5D49"/>
    <w:rsid w:val="00DE5E8F"/>
    <w:rsid w:val="00DE5F02"/>
    <w:rsid w:val="00DE6035"/>
    <w:rsid w:val="00DE64BA"/>
    <w:rsid w:val="00DE65A5"/>
    <w:rsid w:val="00DE669C"/>
    <w:rsid w:val="00DE690B"/>
    <w:rsid w:val="00DE6A3A"/>
    <w:rsid w:val="00DE7372"/>
    <w:rsid w:val="00DE761B"/>
    <w:rsid w:val="00DE7808"/>
    <w:rsid w:val="00DE79AB"/>
    <w:rsid w:val="00DF0211"/>
    <w:rsid w:val="00DF0C79"/>
    <w:rsid w:val="00DF0CA7"/>
    <w:rsid w:val="00DF1265"/>
    <w:rsid w:val="00DF1475"/>
    <w:rsid w:val="00DF1712"/>
    <w:rsid w:val="00DF19B4"/>
    <w:rsid w:val="00DF1E29"/>
    <w:rsid w:val="00DF1F2A"/>
    <w:rsid w:val="00DF2226"/>
    <w:rsid w:val="00DF242B"/>
    <w:rsid w:val="00DF2D3F"/>
    <w:rsid w:val="00DF31EC"/>
    <w:rsid w:val="00DF3955"/>
    <w:rsid w:val="00DF3B2C"/>
    <w:rsid w:val="00DF41D5"/>
    <w:rsid w:val="00DF463A"/>
    <w:rsid w:val="00DF48A7"/>
    <w:rsid w:val="00DF48B9"/>
    <w:rsid w:val="00DF4930"/>
    <w:rsid w:val="00DF4AA2"/>
    <w:rsid w:val="00DF4FE5"/>
    <w:rsid w:val="00DF50DA"/>
    <w:rsid w:val="00DF57AA"/>
    <w:rsid w:val="00DF5935"/>
    <w:rsid w:val="00DF5B43"/>
    <w:rsid w:val="00DF5C5E"/>
    <w:rsid w:val="00DF5C61"/>
    <w:rsid w:val="00DF6557"/>
    <w:rsid w:val="00DF6567"/>
    <w:rsid w:val="00DF69F9"/>
    <w:rsid w:val="00DF7602"/>
    <w:rsid w:val="00DF7F76"/>
    <w:rsid w:val="00E00427"/>
    <w:rsid w:val="00E00740"/>
    <w:rsid w:val="00E008C2"/>
    <w:rsid w:val="00E00931"/>
    <w:rsid w:val="00E00AE1"/>
    <w:rsid w:val="00E00D0F"/>
    <w:rsid w:val="00E01084"/>
    <w:rsid w:val="00E010E7"/>
    <w:rsid w:val="00E014DA"/>
    <w:rsid w:val="00E01D96"/>
    <w:rsid w:val="00E01EEF"/>
    <w:rsid w:val="00E02065"/>
    <w:rsid w:val="00E020AF"/>
    <w:rsid w:val="00E02208"/>
    <w:rsid w:val="00E02824"/>
    <w:rsid w:val="00E02FC9"/>
    <w:rsid w:val="00E03248"/>
    <w:rsid w:val="00E03320"/>
    <w:rsid w:val="00E03C35"/>
    <w:rsid w:val="00E04219"/>
    <w:rsid w:val="00E0441A"/>
    <w:rsid w:val="00E04581"/>
    <w:rsid w:val="00E045BD"/>
    <w:rsid w:val="00E04C2D"/>
    <w:rsid w:val="00E04C3A"/>
    <w:rsid w:val="00E05597"/>
    <w:rsid w:val="00E05A01"/>
    <w:rsid w:val="00E05A3E"/>
    <w:rsid w:val="00E05B89"/>
    <w:rsid w:val="00E0637C"/>
    <w:rsid w:val="00E06380"/>
    <w:rsid w:val="00E06AC2"/>
    <w:rsid w:val="00E06E05"/>
    <w:rsid w:val="00E06F2A"/>
    <w:rsid w:val="00E07005"/>
    <w:rsid w:val="00E07021"/>
    <w:rsid w:val="00E07A09"/>
    <w:rsid w:val="00E103B7"/>
    <w:rsid w:val="00E11027"/>
    <w:rsid w:val="00E1129A"/>
    <w:rsid w:val="00E112AE"/>
    <w:rsid w:val="00E127FC"/>
    <w:rsid w:val="00E129E2"/>
    <w:rsid w:val="00E12E1D"/>
    <w:rsid w:val="00E12E31"/>
    <w:rsid w:val="00E13481"/>
    <w:rsid w:val="00E134C0"/>
    <w:rsid w:val="00E13FF1"/>
    <w:rsid w:val="00E14579"/>
    <w:rsid w:val="00E15124"/>
    <w:rsid w:val="00E15136"/>
    <w:rsid w:val="00E1638D"/>
    <w:rsid w:val="00E16A57"/>
    <w:rsid w:val="00E16C3A"/>
    <w:rsid w:val="00E16D63"/>
    <w:rsid w:val="00E16D6A"/>
    <w:rsid w:val="00E171D9"/>
    <w:rsid w:val="00E17445"/>
    <w:rsid w:val="00E175F2"/>
    <w:rsid w:val="00E17AC3"/>
    <w:rsid w:val="00E17C74"/>
    <w:rsid w:val="00E20497"/>
    <w:rsid w:val="00E21736"/>
    <w:rsid w:val="00E217B8"/>
    <w:rsid w:val="00E21F01"/>
    <w:rsid w:val="00E21F4F"/>
    <w:rsid w:val="00E22052"/>
    <w:rsid w:val="00E22406"/>
    <w:rsid w:val="00E22725"/>
    <w:rsid w:val="00E22897"/>
    <w:rsid w:val="00E22E79"/>
    <w:rsid w:val="00E2356D"/>
    <w:rsid w:val="00E23821"/>
    <w:rsid w:val="00E23C79"/>
    <w:rsid w:val="00E23D5F"/>
    <w:rsid w:val="00E23E9F"/>
    <w:rsid w:val="00E240FA"/>
    <w:rsid w:val="00E24642"/>
    <w:rsid w:val="00E24714"/>
    <w:rsid w:val="00E249FA"/>
    <w:rsid w:val="00E249FE"/>
    <w:rsid w:val="00E24A39"/>
    <w:rsid w:val="00E24C9D"/>
    <w:rsid w:val="00E24FC2"/>
    <w:rsid w:val="00E24FD8"/>
    <w:rsid w:val="00E251F2"/>
    <w:rsid w:val="00E2534F"/>
    <w:rsid w:val="00E25828"/>
    <w:rsid w:val="00E25908"/>
    <w:rsid w:val="00E25A99"/>
    <w:rsid w:val="00E26688"/>
    <w:rsid w:val="00E26B5D"/>
    <w:rsid w:val="00E278FB"/>
    <w:rsid w:val="00E27B2F"/>
    <w:rsid w:val="00E3031F"/>
    <w:rsid w:val="00E307A4"/>
    <w:rsid w:val="00E30A84"/>
    <w:rsid w:val="00E30DE2"/>
    <w:rsid w:val="00E3145C"/>
    <w:rsid w:val="00E31643"/>
    <w:rsid w:val="00E3187F"/>
    <w:rsid w:val="00E31951"/>
    <w:rsid w:val="00E31C69"/>
    <w:rsid w:val="00E322FB"/>
    <w:rsid w:val="00E323C8"/>
    <w:rsid w:val="00E323CE"/>
    <w:rsid w:val="00E32A31"/>
    <w:rsid w:val="00E32C7B"/>
    <w:rsid w:val="00E331EF"/>
    <w:rsid w:val="00E33292"/>
    <w:rsid w:val="00E3344C"/>
    <w:rsid w:val="00E33AB0"/>
    <w:rsid w:val="00E33C08"/>
    <w:rsid w:val="00E34123"/>
    <w:rsid w:val="00E34C99"/>
    <w:rsid w:val="00E34D10"/>
    <w:rsid w:val="00E35081"/>
    <w:rsid w:val="00E35B46"/>
    <w:rsid w:val="00E360D7"/>
    <w:rsid w:val="00E36275"/>
    <w:rsid w:val="00E37278"/>
    <w:rsid w:val="00E3742D"/>
    <w:rsid w:val="00E3747E"/>
    <w:rsid w:val="00E377EF"/>
    <w:rsid w:val="00E37C0C"/>
    <w:rsid w:val="00E40226"/>
    <w:rsid w:val="00E40681"/>
    <w:rsid w:val="00E40D0B"/>
    <w:rsid w:val="00E40D7D"/>
    <w:rsid w:val="00E415F7"/>
    <w:rsid w:val="00E41849"/>
    <w:rsid w:val="00E41867"/>
    <w:rsid w:val="00E41B4D"/>
    <w:rsid w:val="00E41E71"/>
    <w:rsid w:val="00E42267"/>
    <w:rsid w:val="00E42383"/>
    <w:rsid w:val="00E42AF5"/>
    <w:rsid w:val="00E42C5D"/>
    <w:rsid w:val="00E42F8F"/>
    <w:rsid w:val="00E4301B"/>
    <w:rsid w:val="00E43BA7"/>
    <w:rsid w:val="00E43C93"/>
    <w:rsid w:val="00E43ED2"/>
    <w:rsid w:val="00E44000"/>
    <w:rsid w:val="00E44422"/>
    <w:rsid w:val="00E448DF"/>
    <w:rsid w:val="00E448F3"/>
    <w:rsid w:val="00E44E88"/>
    <w:rsid w:val="00E45566"/>
    <w:rsid w:val="00E45851"/>
    <w:rsid w:val="00E45EF9"/>
    <w:rsid w:val="00E465A8"/>
    <w:rsid w:val="00E465AE"/>
    <w:rsid w:val="00E465C1"/>
    <w:rsid w:val="00E4664B"/>
    <w:rsid w:val="00E46690"/>
    <w:rsid w:val="00E46E97"/>
    <w:rsid w:val="00E473E4"/>
    <w:rsid w:val="00E478C2"/>
    <w:rsid w:val="00E50702"/>
    <w:rsid w:val="00E50AB3"/>
    <w:rsid w:val="00E518DC"/>
    <w:rsid w:val="00E519B0"/>
    <w:rsid w:val="00E5240D"/>
    <w:rsid w:val="00E52700"/>
    <w:rsid w:val="00E529A4"/>
    <w:rsid w:val="00E52D80"/>
    <w:rsid w:val="00E53299"/>
    <w:rsid w:val="00E53333"/>
    <w:rsid w:val="00E53B24"/>
    <w:rsid w:val="00E53BE6"/>
    <w:rsid w:val="00E53D3C"/>
    <w:rsid w:val="00E54F44"/>
    <w:rsid w:val="00E54FCC"/>
    <w:rsid w:val="00E55513"/>
    <w:rsid w:val="00E5589A"/>
    <w:rsid w:val="00E55B84"/>
    <w:rsid w:val="00E560B4"/>
    <w:rsid w:val="00E5661F"/>
    <w:rsid w:val="00E56AFD"/>
    <w:rsid w:val="00E56B77"/>
    <w:rsid w:val="00E56D74"/>
    <w:rsid w:val="00E5717B"/>
    <w:rsid w:val="00E57581"/>
    <w:rsid w:val="00E57A5F"/>
    <w:rsid w:val="00E57B7D"/>
    <w:rsid w:val="00E57C6A"/>
    <w:rsid w:val="00E57F5E"/>
    <w:rsid w:val="00E57F86"/>
    <w:rsid w:val="00E600B1"/>
    <w:rsid w:val="00E6098F"/>
    <w:rsid w:val="00E60C49"/>
    <w:rsid w:val="00E611B3"/>
    <w:rsid w:val="00E61776"/>
    <w:rsid w:val="00E618CB"/>
    <w:rsid w:val="00E61B6E"/>
    <w:rsid w:val="00E61C4F"/>
    <w:rsid w:val="00E61C77"/>
    <w:rsid w:val="00E62132"/>
    <w:rsid w:val="00E62438"/>
    <w:rsid w:val="00E62492"/>
    <w:rsid w:val="00E62597"/>
    <w:rsid w:val="00E62646"/>
    <w:rsid w:val="00E627AA"/>
    <w:rsid w:val="00E6291A"/>
    <w:rsid w:val="00E63814"/>
    <w:rsid w:val="00E6396D"/>
    <w:rsid w:val="00E63DE4"/>
    <w:rsid w:val="00E63F50"/>
    <w:rsid w:val="00E64226"/>
    <w:rsid w:val="00E642EA"/>
    <w:rsid w:val="00E645ED"/>
    <w:rsid w:val="00E64755"/>
    <w:rsid w:val="00E6503A"/>
    <w:rsid w:val="00E65399"/>
    <w:rsid w:val="00E65445"/>
    <w:rsid w:val="00E65517"/>
    <w:rsid w:val="00E65C30"/>
    <w:rsid w:val="00E65E30"/>
    <w:rsid w:val="00E65FC2"/>
    <w:rsid w:val="00E66170"/>
    <w:rsid w:val="00E663DA"/>
    <w:rsid w:val="00E667F9"/>
    <w:rsid w:val="00E66C3A"/>
    <w:rsid w:val="00E6727C"/>
    <w:rsid w:val="00E67342"/>
    <w:rsid w:val="00E67B08"/>
    <w:rsid w:val="00E67D4F"/>
    <w:rsid w:val="00E70148"/>
    <w:rsid w:val="00E704DE"/>
    <w:rsid w:val="00E709A7"/>
    <w:rsid w:val="00E70BA2"/>
    <w:rsid w:val="00E71798"/>
    <w:rsid w:val="00E723F9"/>
    <w:rsid w:val="00E72BE9"/>
    <w:rsid w:val="00E72C7C"/>
    <w:rsid w:val="00E73002"/>
    <w:rsid w:val="00E733DE"/>
    <w:rsid w:val="00E73B66"/>
    <w:rsid w:val="00E73D32"/>
    <w:rsid w:val="00E741A5"/>
    <w:rsid w:val="00E74E88"/>
    <w:rsid w:val="00E74F00"/>
    <w:rsid w:val="00E75BF9"/>
    <w:rsid w:val="00E76469"/>
    <w:rsid w:val="00E765C4"/>
    <w:rsid w:val="00E76B28"/>
    <w:rsid w:val="00E76BC3"/>
    <w:rsid w:val="00E76C72"/>
    <w:rsid w:val="00E770D1"/>
    <w:rsid w:val="00E777BD"/>
    <w:rsid w:val="00E77AA6"/>
    <w:rsid w:val="00E77B20"/>
    <w:rsid w:val="00E77DFB"/>
    <w:rsid w:val="00E8021C"/>
    <w:rsid w:val="00E802D6"/>
    <w:rsid w:val="00E80509"/>
    <w:rsid w:val="00E80804"/>
    <w:rsid w:val="00E80AAF"/>
    <w:rsid w:val="00E80D9A"/>
    <w:rsid w:val="00E810C6"/>
    <w:rsid w:val="00E81177"/>
    <w:rsid w:val="00E817A6"/>
    <w:rsid w:val="00E82D00"/>
    <w:rsid w:val="00E82DE7"/>
    <w:rsid w:val="00E82E02"/>
    <w:rsid w:val="00E82F3E"/>
    <w:rsid w:val="00E84636"/>
    <w:rsid w:val="00E84B25"/>
    <w:rsid w:val="00E84DF4"/>
    <w:rsid w:val="00E84EA2"/>
    <w:rsid w:val="00E850FB"/>
    <w:rsid w:val="00E85328"/>
    <w:rsid w:val="00E85430"/>
    <w:rsid w:val="00E854D0"/>
    <w:rsid w:val="00E85785"/>
    <w:rsid w:val="00E857DA"/>
    <w:rsid w:val="00E858C3"/>
    <w:rsid w:val="00E85BBF"/>
    <w:rsid w:val="00E8619B"/>
    <w:rsid w:val="00E862BF"/>
    <w:rsid w:val="00E865D1"/>
    <w:rsid w:val="00E86818"/>
    <w:rsid w:val="00E86AF2"/>
    <w:rsid w:val="00E86EA7"/>
    <w:rsid w:val="00E8723A"/>
    <w:rsid w:val="00E872A4"/>
    <w:rsid w:val="00E87305"/>
    <w:rsid w:val="00E8733E"/>
    <w:rsid w:val="00E87CA4"/>
    <w:rsid w:val="00E90407"/>
    <w:rsid w:val="00E90536"/>
    <w:rsid w:val="00E90854"/>
    <w:rsid w:val="00E90990"/>
    <w:rsid w:val="00E91127"/>
    <w:rsid w:val="00E91129"/>
    <w:rsid w:val="00E913DF"/>
    <w:rsid w:val="00E92181"/>
    <w:rsid w:val="00E922BD"/>
    <w:rsid w:val="00E925F0"/>
    <w:rsid w:val="00E9269B"/>
    <w:rsid w:val="00E92A11"/>
    <w:rsid w:val="00E92B08"/>
    <w:rsid w:val="00E92F4C"/>
    <w:rsid w:val="00E92F60"/>
    <w:rsid w:val="00E931AF"/>
    <w:rsid w:val="00E936CD"/>
    <w:rsid w:val="00E94285"/>
    <w:rsid w:val="00E94332"/>
    <w:rsid w:val="00E94FCB"/>
    <w:rsid w:val="00E954F3"/>
    <w:rsid w:val="00E955CC"/>
    <w:rsid w:val="00E9566A"/>
    <w:rsid w:val="00E95C4F"/>
    <w:rsid w:val="00E95D09"/>
    <w:rsid w:val="00E95D3E"/>
    <w:rsid w:val="00E95DD4"/>
    <w:rsid w:val="00E96566"/>
    <w:rsid w:val="00E9671F"/>
    <w:rsid w:val="00E96879"/>
    <w:rsid w:val="00E96891"/>
    <w:rsid w:val="00E9692D"/>
    <w:rsid w:val="00E97125"/>
    <w:rsid w:val="00E97D7C"/>
    <w:rsid w:val="00E97E58"/>
    <w:rsid w:val="00E97F7A"/>
    <w:rsid w:val="00E97FB6"/>
    <w:rsid w:val="00EA0A41"/>
    <w:rsid w:val="00EA0F15"/>
    <w:rsid w:val="00EA12B3"/>
    <w:rsid w:val="00EA13EB"/>
    <w:rsid w:val="00EA1869"/>
    <w:rsid w:val="00EA1CBC"/>
    <w:rsid w:val="00EA2081"/>
    <w:rsid w:val="00EA23AC"/>
    <w:rsid w:val="00EA2436"/>
    <w:rsid w:val="00EA2965"/>
    <w:rsid w:val="00EA2DA1"/>
    <w:rsid w:val="00EA366E"/>
    <w:rsid w:val="00EA3ACD"/>
    <w:rsid w:val="00EA4274"/>
    <w:rsid w:val="00EA4639"/>
    <w:rsid w:val="00EA4861"/>
    <w:rsid w:val="00EA4A09"/>
    <w:rsid w:val="00EA4DB4"/>
    <w:rsid w:val="00EA5009"/>
    <w:rsid w:val="00EA57D5"/>
    <w:rsid w:val="00EA5B9A"/>
    <w:rsid w:val="00EA5D22"/>
    <w:rsid w:val="00EA5FED"/>
    <w:rsid w:val="00EA608F"/>
    <w:rsid w:val="00EA60C5"/>
    <w:rsid w:val="00EA61E2"/>
    <w:rsid w:val="00EA6AC2"/>
    <w:rsid w:val="00EA71D9"/>
    <w:rsid w:val="00EA7280"/>
    <w:rsid w:val="00EA76B5"/>
    <w:rsid w:val="00EA76B6"/>
    <w:rsid w:val="00EA78ED"/>
    <w:rsid w:val="00EA7E74"/>
    <w:rsid w:val="00EA7F75"/>
    <w:rsid w:val="00EB0195"/>
    <w:rsid w:val="00EB0249"/>
    <w:rsid w:val="00EB0360"/>
    <w:rsid w:val="00EB067B"/>
    <w:rsid w:val="00EB09D7"/>
    <w:rsid w:val="00EB15CF"/>
    <w:rsid w:val="00EB1745"/>
    <w:rsid w:val="00EB1FF1"/>
    <w:rsid w:val="00EB236C"/>
    <w:rsid w:val="00EB2AED"/>
    <w:rsid w:val="00EB33ED"/>
    <w:rsid w:val="00EB342F"/>
    <w:rsid w:val="00EB35E8"/>
    <w:rsid w:val="00EB47A2"/>
    <w:rsid w:val="00EB54CB"/>
    <w:rsid w:val="00EB55E9"/>
    <w:rsid w:val="00EB5728"/>
    <w:rsid w:val="00EB5B61"/>
    <w:rsid w:val="00EB625C"/>
    <w:rsid w:val="00EB67BD"/>
    <w:rsid w:val="00EB67F4"/>
    <w:rsid w:val="00EB7634"/>
    <w:rsid w:val="00EB773C"/>
    <w:rsid w:val="00EB7C27"/>
    <w:rsid w:val="00EB7D2D"/>
    <w:rsid w:val="00EB7E05"/>
    <w:rsid w:val="00EC0616"/>
    <w:rsid w:val="00EC0B2F"/>
    <w:rsid w:val="00EC133E"/>
    <w:rsid w:val="00EC15BE"/>
    <w:rsid w:val="00EC184F"/>
    <w:rsid w:val="00EC1A6E"/>
    <w:rsid w:val="00EC216A"/>
    <w:rsid w:val="00EC22D4"/>
    <w:rsid w:val="00EC2915"/>
    <w:rsid w:val="00EC2B24"/>
    <w:rsid w:val="00EC2C12"/>
    <w:rsid w:val="00EC32F3"/>
    <w:rsid w:val="00EC37DB"/>
    <w:rsid w:val="00EC3B80"/>
    <w:rsid w:val="00EC40AE"/>
    <w:rsid w:val="00EC431D"/>
    <w:rsid w:val="00EC44F3"/>
    <w:rsid w:val="00EC4576"/>
    <w:rsid w:val="00EC4CD3"/>
    <w:rsid w:val="00EC4E69"/>
    <w:rsid w:val="00EC4F9D"/>
    <w:rsid w:val="00EC54C2"/>
    <w:rsid w:val="00EC54FA"/>
    <w:rsid w:val="00EC5518"/>
    <w:rsid w:val="00EC5BED"/>
    <w:rsid w:val="00EC5D23"/>
    <w:rsid w:val="00EC5F77"/>
    <w:rsid w:val="00EC5FE9"/>
    <w:rsid w:val="00EC676A"/>
    <w:rsid w:val="00EC6A77"/>
    <w:rsid w:val="00EC7131"/>
    <w:rsid w:val="00EC7F12"/>
    <w:rsid w:val="00EC7F2E"/>
    <w:rsid w:val="00ED0069"/>
    <w:rsid w:val="00ED0FA8"/>
    <w:rsid w:val="00ED16C8"/>
    <w:rsid w:val="00ED1CF8"/>
    <w:rsid w:val="00ED1FC2"/>
    <w:rsid w:val="00ED2BAA"/>
    <w:rsid w:val="00ED30E5"/>
    <w:rsid w:val="00ED3159"/>
    <w:rsid w:val="00ED34D3"/>
    <w:rsid w:val="00ED3797"/>
    <w:rsid w:val="00ED3A31"/>
    <w:rsid w:val="00ED3AB7"/>
    <w:rsid w:val="00ED43FF"/>
    <w:rsid w:val="00ED457E"/>
    <w:rsid w:val="00ED505E"/>
    <w:rsid w:val="00ED510E"/>
    <w:rsid w:val="00ED517F"/>
    <w:rsid w:val="00ED564A"/>
    <w:rsid w:val="00ED57F8"/>
    <w:rsid w:val="00ED58E2"/>
    <w:rsid w:val="00ED5A7B"/>
    <w:rsid w:val="00ED619A"/>
    <w:rsid w:val="00ED68FA"/>
    <w:rsid w:val="00ED69C5"/>
    <w:rsid w:val="00ED6B47"/>
    <w:rsid w:val="00ED6C92"/>
    <w:rsid w:val="00ED6E6B"/>
    <w:rsid w:val="00ED7783"/>
    <w:rsid w:val="00ED795C"/>
    <w:rsid w:val="00ED7B66"/>
    <w:rsid w:val="00EE014C"/>
    <w:rsid w:val="00EE0374"/>
    <w:rsid w:val="00EE05B9"/>
    <w:rsid w:val="00EE08A8"/>
    <w:rsid w:val="00EE0AB7"/>
    <w:rsid w:val="00EE0BCE"/>
    <w:rsid w:val="00EE0C05"/>
    <w:rsid w:val="00EE12EB"/>
    <w:rsid w:val="00EE15F0"/>
    <w:rsid w:val="00EE170C"/>
    <w:rsid w:val="00EE18B6"/>
    <w:rsid w:val="00EE1D32"/>
    <w:rsid w:val="00EE1DAC"/>
    <w:rsid w:val="00EE2048"/>
    <w:rsid w:val="00EE2354"/>
    <w:rsid w:val="00EE24A7"/>
    <w:rsid w:val="00EE276C"/>
    <w:rsid w:val="00EE2783"/>
    <w:rsid w:val="00EE28DA"/>
    <w:rsid w:val="00EE2A95"/>
    <w:rsid w:val="00EE2A96"/>
    <w:rsid w:val="00EE2C90"/>
    <w:rsid w:val="00EE2E19"/>
    <w:rsid w:val="00EE2E5C"/>
    <w:rsid w:val="00EE2E75"/>
    <w:rsid w:val="00EE3454"/>
    <w:rsid w:val="00EE38D8"/>
    <w:rsid w:val="00EE393B"/>
    <w:rsid w:val="00EE3D9B"/>
    <w:rsid w:val="00EE3E57"/>
    <w:rsid w:val="00EE4142"/>
    <w:rsid w:val="00EE42E4"/>
    <w:rsid w:val="00EE4B22"/>
    <w:rsid w:val="00EE4B9D"/>
    <w:rsid w:val="00EE4E43"/>
    <w:rsid w:val="00EE550C"/>
    <w:rsid w:val="00EE5871"/>
    <w:rsid w:val="00EE6117"/>
    <w:rsid w:val="00EE6B7A"/>
    <w:rsid w:val="00EE707B"/>
    <w:rsid w:val="00EE7616"/>
    <w:rsid w:val="00EE77EE"/>
    <w:rsid w:val="00EE7A24"/>
    <w:rsid w:val="00EE7BFE"/>
    <w:rsid w:val="00EF060F"/>
    <w:rsid w:val="00EF0A7C"/>
    <w:rsid w:val="00EF1180"/>
    <w:rsid w:val="00EF1762"/>
    <w:rsid w:val="00EF196E"/>
    <w:rsid w:val="00EF2324"/>
    <w:rsid w:val="00EF3498"/>
    <w:rsid w:val="00EF34B7"/>
    <w:rsid w:val="00EF36C9"/>
    <w:rsid w:val="00EF3730"/>
    <w:rsid w:val="00EF3C42"/>
    <w:rsid w:val="00EF3EF2"/>
    <w:rsid w:val="00EF4087"/>
    <w:rsid w:val="00EF4137"/>
    <w:rsid w:val="00EF51CE"/>
    <w:rsid w:val="00EF5293"/>
    <w:rsid w:val="00EF55E3"/>
    <w:rsid w:val="00EF5770"/>
    <w:rsid w:val="00EF5A91"/>
    <w:rsid w:val="00EF5AED"/>
    <w:rsid w:val="00EF611C"/>
    <w:rsid w:val="00EF6569"/>
    <w:rsid w:val="00EF679B"/>
    <w:rsid w:val="00EF6972"/>
    <w:rsid w:val="00EF6AAA"/>
    <w:rsid w:val="00EF6B94"/>
    <w:rsid w:val="00EF6CA4"/>
    <w:rsid w:val="00EF6D47"/>
    <w:rsid w:val="00EF74AC"/>
    <w:rsid w:val="00EF77CC"/>
    <w:rsid w:val="00EF7D5C"/>
    <w:rsid w:val="00F000DA"/>
    <w:rsid w:val="00F00378"/>
    <w:rsid w:val="00F007EE"/>
    <w:rsid w:val="00F00B9B"/>
    <w:rsid w:val="00F00C3F"/>
    <w:rsid w:val="00F00E34"/>
    <w:rsid w:val="00F00F7D"/>
    <w:rsid w:val="00F01946"/>
    <w:rsid w:val="00F01A75"/>
    <w:rsid w:val="00F01B29"/>
    <w:rsid w:val="00F0218A"/>
    <w:rsid w:val="00F0278D"/>
    <w:rsid w:val="00F02E86"/>
    <w:rsid w:val="00F03099"/>
    <w:rsid w:val="00F03997"/>
    <w:rsid w:val="00F03E9B"/>
    <w:rsid w:val="00F04064"/>
    <w:rsid w:val="00F048DE"/>
    <w:rsid w:val="00F04E79"/>
    <w:rsid w:val="00F052AA"/>
    <w:rsid w:val="00F0536C"/>
    <w:rsid w:val="00F05C4A"/>
    <w:rsid w:val="00F05CA9"/>
    <w:rsid w:val="00F05D8C"/>
    <w:rsid w:val="00F05F4C"/>
    <w:rsid w:val="00F06088"/>
    <w:rsid w:val="00F0696F"/>
    <w:rsid w:val="00F06A0E"/>
    <w:rsid w:val="00F06BE4"/>
    <w:rsid w:val="00F0716B"/>
    <w:rsid w:val="00F07293"/>
    <w:rsid w:val="00F0745E"/>
    <w:rsid w:val="00F074A0"/>
    <w:rsid w:val="00F077FF"/>
    <w:rsid w:val="00F079D5"/>
    <w:rsid w:val="00F07B31"/>
    <w:rsid w:val="00F07B55"/>
    <w:rsid w:val="00F07EA9"/>
    <w:rsid w:val="00F07F25"/>
    <w:rsid w:val="00F07F49"/>
    <w:rsid w:val="00F10BA0"/>
    <w:rsid w:val="00F11207"/>
    <w:rsid w:val="00F11705"/>
    <w:rsid w:val="00F11803"/>
    <w:rsid w:val="00F1194D"/>
    <w:rsid w:val="00F11F61"/>
    <w:rsid w:val="00F1225B"/>
    <w:rsid w:val="00F12989"/>
    <w:rsid w:val="00F12EBC"/>
    <w:rsid w:val="00F1308D"/>
    <w:rsid w:val="00F133D0"/>
    <w:rsid w:val="00F133F7"/>
    <w:rsid w:val="00F1342F"/>
    <w:rsid w:val="00F1347D"/>
    <w:rsid w:val="00F135BD"/>
    <w:rsid w:val="00F135F7"/>
    <w:rsid w:val="00F13FA1"/>
    <w:rsid w:val="00F14202"/>
    <w:rsid w:val="00F1448D"/>
    <w:rsid w:val="00F147B1"/>
    <w:rsid w:val="00F154FF"/>
    <w:rsid w:val="00F1559A"/>
    <w:rsid w:val="00F15678"/>
    <w:rsid w:val="00F15E89"/>
    <w:rsid w:val="00F1601F"/>
    <w:rsid w:val="00F161C6"/>
    <w:rsid w:val="00F1648C"/>
    <w:rsid w:val="00F16523"/>
    <w:rsid w:val="00F1677E"/>
    <w:rsid w:val="00F1686E"/>
    <w:rsid w:val="00F16AA0"/>
    <w:rsid w:val="00F16C2E"/>
    <w:rsid w:val="00F17291"/>
    <w:rsid w:val="00F17847"/>
    <w:rsid w:val="00F1798D"/>
    <w:rsid w:val="00F2013B"/>
    <w:rsid w:val="00F205A1"/>
    <w:rsid w:val="00F20685"/>
    <w:rsid w:val="00F20CC1"/>
    <w:rsid w:val="00F20DC8"/>
    <w:rsid w:val="00F20E46"/>
    <w:rsid w:val="00F20F56"/>
    <w:rsid w:val="00F21025"/>
    <w:rsid w:val="00F215CD"/>
    <w:rsid w:val="00F21882"/>
    <w:rsid w:val="00F219AF"/>
    <w:rsid w:val="00F21BDC"/>
    <w:rsid w:val="00F21E5C"/>
    <w:rsid w:val="00F21EF6"/>
    <w:rsid w:val="00F22596"/>
    <w:rsid w:val="00F22979"/>
    <w:rsid w:val="00F22A06"/>
    <w:rsid w:val="00F23808"/>
    <w:rsid w:val="00F23851"/>
    <w:rsid w:val="00F23940"/>
    <w:rsid w:val="00F239C0"/>
    <w:rsid w:val="00F24056"/>
    <w:rsid w:val="00F244F7"/>
    <w:rsid w:val="00F24B8C"/>
    <w:rsid w:val="00F24BA8"/>
    <w:rsid w:val="00F2552A"/>
    <w:rsid w:val="00F2584B"/>
    <w:rsid w:val="00F25CA1"/>
    <w:rsid w:val="00F26045"/>
    <w:rsid w:val="00F263A9"/>
    <w:rsid w:val="00F26A15"/>
    <w:rsid w:val="00F26B94"/>
    <w:rsid w:val="00F26BAF"/>
    <w:rsid w:val="00F27220"/>
    <w:rsid w:val="00F2746E"/>
    <w:rsid w:val="00F274DF"/>
    <w:rsid w:val="00F276F2"/>
    <w:rsid w:val="00F27776"/>
    <w:rsid w:val="00F27B5C"/>
    <w:rsid w:val="00F27E25"/>
    <w:rsid w:val="00F30785"/>
    <w:rsid w:val="00F31821"/>
    <w:rsid w:val="00F31B31"/>
    <w:rsid w:val="00F3227C"/>
    <w:rsid w:val="00F322CA"/>
    <w:rsid w:val="00F32CF8"/>
    <w:rsid w:val="00F32D59"/>
    <w:rsid w:val="00F332E2"/>
    <w:rsid w:val="00F338DB"/>
    <w:rsid w:val="00F33AB6"/>
    <w:rsid w:val="00F33AC1"/>
    <w:rsid w:val="00F33F37"/>
    <w:rsid w:val="00F344D2"/>
    <w:rsid w:val="00F34FBB"/>
    <w:rsid w:val="00F358BD"/>
    <w:rsid w:val="00F35993"/>
    <w:rsid w:val="00F35A40"/>
    <w:rsid w:val="00F35ECE"/>
    <w:rsid w:val="00F35F9F"/>
    <w:rsid w:val="00F36107"/>
    <w:rsid w:val="00F365F5"/>
    <w:rsid w:val="00F36C0D"/>
    <w:rsid w:val="00F37310"/>
    <w:rsid w:val="00F374F4"/>
    <w:rsid w:val="00F4065D"/>
    <w:rsid w:val="00F406C6"/>
    <w:rsid w:val="00F41089"/>
    <w:rsid w:val="00F41360"/>
    <w:rsid w:val="00F414AC"/>
    <w:rsid w:val="00F414E0"/>
    <w:rsid w:val="00F41922"/>
    <w:rsid w:val="00F41ED8"/>
    <w:rsid w:val="00F425A4"/>
    <w:rsid w:val="00F428B2"/>
    <w:rsid w:val="00F42969"/>
    <w:rsid w:val="00F43608"/>
    <w:rsid w:val="00F4386F"/>
    <w:rsid w:val="00F439F4"/>
    <w:rsid w:val="00F43D36"/>
    <w:rsid w:val="00F43D8E"/>
    <w:rsid w:val="00F445AF"/>
    <w:rsid w:val="00F44822"/>
    <w:rsid w:val="00F44874"/>
    <w:rsid w:val="00F44A7B"/>
    <w:rsid w:val="00F44B58"/>
    <w:rsid w:val="00F44C20"/>
    <w:rsid w:val="00F4607A"/>
    <w:rsid w:val="00F463D4"/>
    <w:rsid w:val="00F46498"/>
    <w:rsid w:val="00F465DE"/>
    <w:rsid w:val="00F4671E"/>
    <w:rsid w:val="00F467E3"/>
    <w:rsid w:val="00F46D26"/>
    <w:rsid w:val="00F46DD4"/>
    <w:rsid w:val="00F46E7C"/>
    <w:rsid w:val="00F46EAE"/>
    <w:rsid w:val="00F473AC"/>
    <w:rsid w:val="00F47649"/>
    <w:rsid w:val="00F503D8"/>
    <w:rsid w:val="00F505F7"/>
    <w:rsid w:val="00F5061F"/>
    <w:rsid w:val="00F50833"/>
    <w:rsid w:val="00F508D1"/>
    <w:rsid w:val="00F50FD5"/>
    <w:rsid w:val="00F5140C"/>
    <w:rsid w:val="00F51456"/>
    <w:rsid w:val="00F5155F"/>
    <w:rsid w:val="00F519D3"/>
    <w:rsid w:val="00F51BC4"/>
    <w:rsid w:val="00F51FBF"/>
    <w:rsid w:val="00F52C34"/>
    <w:rsid w:val="00F530DE"/>
    <w:rsid w:val="00F530E3"/>
    <w:rsid w:val="00F53139"/>
    <w:rsid w:val="00F534C3"/>
    <w:rsid w:val="00F535B2"/>
    <w:rsid w:val="00F538E2"/>
    <w:rsid w:val="00F53A47"/>
    <w:rsid w:val="00F53D82"/>
    <w:rsid w:val="00F542A2"/>
    <w:rsid w:val="00F54838"/>
    <w:rsid w:val="00F54969"/>
    <w:rsid w:val="00F55A1F"/>
    <w:rsid w:val="00F55EDC"/>
    <w:rsid w:val="00F55EE9"/>
    <w:rsid w:val="00F564B3"/>
    <w:rsid w:val="00F565F3"/>
    <w:rsid w:val="00F56817"/>
    <w:rsid w:val="00F56A08"/>
    <w:rsid w:val="00F573BB"/>
    <w:rsid w:val="00F573C4"/>
    <w:rsid w:val="00F57540"/>
    <w:rsid w:val="00F5757C"/>
    <w:rsid w:val="00F5767A"/>
    <w:rsid w:val="00F577B5"/>
    <w:rsid w:val="00F57CB3"/>
    <w:rsid w:val="00F57DCC"/>
    <w:rsid w:val="00F601C5"/>
    <w:rsid w:val="00F60371"/>
    <w:rsid w:val="00F6043C"/>
    <w:rsid w:val="00F607CD"/>
    <w:rsid w:val="00F61350"/>
    <w:rsid w:val="00F613F1"/>
    <w:rsid w:val="00F6182D"/>
    <w:rsid w:val="00F6210D"/>
    <w:rsid w:val="00F6253F"/>
    <w:rsid w:val="00F628D6"/>
    <w:rsid w:val="00F62A2E"/>
    <w:rsid w:val="00F62DDD"/>
    <w:rsid w:val="00F634D3"/>
    <w:rsid w:val="00F635CC"/>
    <w:rsid w:val="00F63749"/>
    <w:rsid w:val="00F6397F"/>
    <w:rsid w:val="00F63C4E"/>
    <w:rsid w:val="00F642D0"/>
    <w:rsid w:val="00F6488B"/>
    <w:rsid w:val="00F64A03"/>
    <w:rsid w:val="00F64C86"/>
    <w:rsid w:val="00F654EA"/>
    <w:rsid w:val="00F65C75"/>
    <w:rsid w:val="00F65CD4"/>
    <w:rsid w:val="00F66490"/>
    <w:rsid w:val="00F665C5"/>
    <w:rsid w:val="00F66654"/>
    <w:rsid w:val="00F668BD"/>
    <w:rsid w:val="00F668E1"/>
    <w:rsid w:val="00F6793C"/>
    <w:rsid w:val="00F67B42"/>
    <w:rsid w:val="00F7063D"/>
    <w:rsid w:val="00F708E8"/>
    <w:rsid w:val="00F71B00"/>
    <w:rsid w:val="00F722F8"/>
    <w:rsid w:val="00F72798"/>
    <w:rsid w:val="00F7302D"/>
    <w:rsid w:val="00F731DB"/>
    <w:rsid w:val="00F73591"/>
    <w:rsid w:val="00F73B15"/>
    <w:rsid w:val="00F73CAE"/>
    <w:rsid w:val="00F73F73"/>
    <w:rsid w:val="00F747B6"/>
    <w:rsid w:val="00F7501C"/>
    <w:rsid w:val="00F7510A"/>
    <w:rsid w:val="00F75A78"/>
    <w:rsid w:val="00F75E0D"/>
    <w:rsid w:val="00F76045"/>
    <w:rsid w:val="00F76542"/>
    <w:rsid w:val="00F76566"/>
    <w:rsid w:val="00F765F7"/>
    <w:rsid w:val="00F766FD"/>
    <w:rsid w:val="00F76774"/>
    <w:rsid w:val="00F76B1E"/>
    <w:rsid w:val="00F76F25"/>
    <w:rsid w:val="00F770F3"/>
    <w:rsid w:val="00F77142"/>
    <w:rsid w:val="00F77165"/>
    <w:rsid w:val="00F7736D"/>
    <w:rsid w:val="00F77541"/>
    <w:rsid w:val="00F77AA9"/>
    <w:rsid w:val="00F77BB1"/>
    <w:rsid w:val="00F77D35"/>
    <w:rsid w:val="00F8010C"/>
    <w:rsid w:val="00F80195"/>
    <w:rsid w:val="00F8059B"/>
    <w:rsid w:val="00F808EF"/>
    <w:rsid w:val="00F80A75"/>
    <w:rsid w:val="00F812B7"/>
    <w:rsid w:val="00F8143A"/>
    <w:rsid w:val="00F81598"/>
    <w:rsid w:val="00F81F96"/>
    <w:rsid w:val="00F81FCB"/>
    <w:rsid w:val="00F82022"/>
    <w:rsid w:val="00F8228B"/>
    <w:rsid w:val="00F82305"/>
    <w:rsid w:val="00F823B9"/>
    <w:rsid w:val="00F825A0"/>
    <w:rsid w:val="00F825C2"/>
    <w:rsid w:val="00F82AF7"/>
    <w:rsid w:val="00F82C41"/>
    <w:rsid w:val="00F830F9"/>
    <w:rsid w:val="00F833F3"/>
    <w:rsid w:val="00F83630"/>
    <w:rsid w:val="00F83A49"/>
    <w:rsid w:val="00F844C4"/>
    <w:rsid w:val="00F8486A"/>
    <w:rsid w:val="00F84A61"/>
    <w:rsid w:val="00F84AB7"/>
    <w:rsid w:val="00F84AD0"/>
    <w:rsid w:val="00F84F44"/>
    <w:rsid w:val="00F84FAC"/>
    <w:rsid w:val="00F854D6"/>
    <w:rsid w:val="00F85562"/>
    <w:rsid w:val="00F8589A"/>
    <w:rsid w:val="00F85917"/>
    <w:rsid w:val="00F8592A"/>
    <w:rsid w:val="00F85C80"/>
    <w:rsid w:val="00F85FAD"/>
    <w:rsid w:val="00F86094"/>
    <w:rsid w:val="00F860FA"/>
    <w:rsid w:val="00F86683"/>
    <w:rsid w:val="00F86BAE"/>
    <w:rsid w:val="00F874F0"/>
    <w:rsid w:val="00F87747"/>
    <w:rsid w:val="00F900C9"/>
    <w:rsid w:val="00F90207"/>
    <w:rsid w:val="00F90725"/>
    <w:rsid w:val="00F90D6D"/>
    <w:rsid w:val="00F90D80"/>
    <w:rsid w:val="00F90E8C"/>
    <w:rsid w:val="00F91188"/>
    <w:rsid w:val="00F91274"/>
    <w:rsid w:val="00F9141B"/>
    <w:rsid w:val="00F91441"/>
    <w:rsid w:val="00F9154D"/>
    <w:rsid w:val="00F91A1E"/>
    <w:rsid w:val="00F91AA2"/>
    <w:rsid w:val="00F91C1F"/>
    <w:rsid w:val="00F9216E"/>
    <w:rsid w:val="00F92351"/>
    <w:rsid w:val="00F92443"/>
    <w:rsid w:val="00F925B7"/>
    <w:rsid w:val="00F928D5"/>
    <w:rsid w:val="00F92B09"/>
    <w:rsid w:val="00F9335B"/>
    <w:rsid w:val="00F936CB"/>
    <w:rsid w:val="00F9377F"/>
    <w:rsid w:val="00F937F8"/>
    <w:rsid w:val="00F93C68"/>
    <w:rsid w:val="00F943ED"/>
    <w:rsid w:val="00F944AA"/>
    <w:rsid w:val="00F944CA"/>
    <w:rsid w:val="00F94599"/>
    <w:rsid w:val="00F946E4"/>
    <w:rsid w:val="00F94B42"/>
    <w:rsid w:val="00F94C90"/>
    <w:rsid w:val="00F94E15"/>
    <w:rsid w:val="00F955DF"/>
    <w:rsid w:val="00F95642"/>
    <w:rsid w:val="00F9589B"/>
    <w:rsid w:val="00F95A01"/>
    <w:rsid w:val="00F95B05"/>
    <w:rsid w:val="00F95FCF"/>
    <w:rsid w:val="00F9608F"/>
    <w:rsid w:val="00F9652C"/>
    <w:rsid w:val="00F9653C"/>
    <w:rsid w:val="00F9680A"/>
    <w:rsid w:val="00F96CDB"/>
    <w:rsid w:val="00F970ED"/>
    <w:rsid w:val="00F97521"/>
    <w:rsid w:val="00F97664"/>
    <w:rsid w:val="00F979E3"/>
    <w:rsid w:val="00F97D42"/>
    <w:rsid w:val="00F97FE3"/>
    <w:rsid w:val="00FA0B54"/>
    <w:rsid w:val="00FA1189"/>
    <w:rsid w:val="00FA143C"/>
    <w:rsid w:val="00FA170F"/>
    <w:rsid w:val="00FA2027"/>
    <w:rsid w:val="00FA20E5"/>
    <w:rsid w:val="00FA2D50"/>
    <w:rsid w:val="00FA2FD6"/>
    <w:rsid w:val="00FA420C"/>
    <w:rsid w:val="00FA51D0"/>
    <w:rsid w:val="00FA5779"/>
    <w:rsid w:val="00FA5EC8"/>
    <w:rsid w:val="00FA6488"/>
    <w:rsid w:val="00FA6D2C"/>
    <w:rsid w:val="00FA701D"/>
    <w:rsid w:val="00FA7117"/>
    <w:rsid w:val="00FA7621"/>
    <w:rsid w:val="00FA7E61"/>
    <w:rsid w:val="00FB0B6E"/>
    <w:rsid w:val="00FB0F6D"/>
    <w:rsid w:val="00FB1EA2"/>
    <w:rsid w:val="00FB250F"/>
    <w:rsid w:val="00FB26FB"/>
    <w:rsid w:val="00FB27E6"/>
    <w:rsid w:val="00FB2C92"/>
    <w:rsid w:val="00FB2CBA"/>
    <w:rsid w:val="00FB2DDA"/>
    <w:rsid w:val="00FB309C"/>
    <w:rsid w:val="00FB3251"/>
    <w:rsid w:val="00FB3999"/>
    <w:rsid w:val="00FB3CB5"/>
    <w:rsid w:val="00FB3E32"/>
    <w:rsid w:val="00FB3ECC"/>
    <w:rsid w:val="00FB44BA"/>
    <w:rsid w:val="00FB56C3"/>
    <w:rsid w:val="00FB579C"/>
    <w:rsid w:val="00FB5878"/>
    <w:rsid w:val="00FB58FB"/>
    <w:rsid w:val="00FB5C72"/>
    <w:rsid w:val="00FB5C85"/>
    <w:rsid w:val="00FB6138"/>
    <w:rsid w:val="00FB64E0"/>
    <w:rsid w:val="00FB653C"/>
    <w:rsid w:val="00FB67C4"/>
    <w:rsid w:val="00FB6BDD"/>
    <w:rsid w:val="00FB7151"/>
    <w:rsid w:val="00FB74F5"/>
    <w:rsid w:val="00FB757A"/>
    <w:rsid w:val="00FB783E"/>
    <w:rsid w:val="00FB7B25"/>
    <w:rsid w:val="00FC02CF"/>
    <w:rsid w:val="00FC0538"/>
    <w:rsid w:val="00FC09F5"/>
    <w:rsid w:val="00FC1105"/>
    <w:rsid w:val="00FC1202"/>
    <w:rsid w:val="00FC18C5"/>
    <w:rsid w:val="00FC1F71"/>
    <w:rsid w:val="00FC2152"/>
    <w:rsid w:val="00FC2471"/>
    <w:rsid w:val="00FC26FD"/>
    <w:rsid w:val="00FC2D25"/>
    <w:rsid w:val="00FC2FD2"/>
    <w:rsid w:val="00FC3464"/>
    <w:rsid w:val="00FC37D3"/>
    <w:rsid w:val="00FC3FCA"/>
    <w:rsid w:val="00FC42EB"/>
    <w:rsid w:val="00FC46A5"/>
    <w:rsid w:val="00FC46A7"/>
    <w:rsid w:val="00FC4A19"/>
    <w:rsid w:val="00FC4E2E"/>
    <w:rsid w:val="00FC51B0"/>
    <w:rsid w:val="00FC54B9"/>
    <w:rsid w:val="00FC595E"/>
    <w:rsid w:val="00FC59E1"/>
    <w:rsid w:val="00FC6424"/>
    <w:rsid w:val="00FC718E"/>
    <w:rsid w:val="00FC7439"/>
    <w:rsid w:val="00FC764B"/>
    <w:rsid w:val="00FC770E"/>
    <w:rsid w:val="00FC7A61"/>
    <w:rsid w:val="00FC7B4C"/>
    <w:rsid w:val="00FD024F"/>
    <w:rsid w:val="00FD02D7"/>
    <w:rsid w:val="00FD0681"/>
    <w:rsid w:val="00FD116A"/>
    <w:rsid w:val="00FD11CA"/>
    <w:rsid w:val="00FD1559"/>
    <w:rsid w:val="00FD1826"/>
    <w:rsid w:val="00FD1BC5"/>
    <w:rsid w:val="00FD2346"/>
    <w:rsid w:val="00FD2507"/>
    <w:rsid w:val="00FD2C25"/>
    <w:rsid w:val="00FD3268"/>
    <w:rsid w:val="00FD344A"/>
    <w:rsid w:val="00FD3450"/>
    <w:rsid w:val="00FD35AF"/>
    <w:rsid w:val="00FD39CC"/>
    <w:rsid w:val="00FD3FD6"/>
    <w:rsid w:val="00FD4030"/>
    <w:rsid w:val="00FD473A"/>
    <w:rsid w:val="00FD4745"/>
    <w:rsid w:val="00FD4857"/>
    <w:rsid w:val="00FD48EA"/>
    <w:rsid w:val="00FD49D5"/>
    <w:rsid w:val="00FD4BA4"/>
    <w:rsid w:val="00FD542E"/>
    <w:rsid w:val="00FD55D6"/>
    <w:rsid w:val="00FD5687"/>
    <w:rsid w:val="00FD57BD"/>
    <w:rsid w:val="00FD5941"/>
    <w:rsid w:val="00FD5ACE"/>
    <w:rsid w:val="00FD5B7A"/>
    <w:rsid w:val="00FD5C21"/>
    <w:rsid w:val="00FD5E0F"/>
    <w:rsid w:val="00FD644C"/>
    <w:rsid w:val="00FD68AC"/>
    <w:rsid w:val="00FD7366"/>
    <w:rsid w:val="00FD73C0"/>
    <w:rsid w:val="00FD793B"/>
    <w:rsid w:val="00FD794E"/>
    <w:rsid w:val="00FE0EB3"/>
    <w:rsid w:val="00FE0F4C"/>
    <w:rsid w:val="00FE12A4"/>
    <w:rsid w:val="00FE151F"/>
    <w:rsid w:val="00FE22C9"/>
    <w:rsid w:val="00FE2D34"/>
    <w:rsid w:val="00FE35F6"/>
    <w:rsid w:val="00FE3D8F"/>
    <w:rsid w:val="00FE3F97"/>
    <w:rsid w:val="00FE3FC4"/>
    <w:rsid w:val="00FE54BA"/>
    <w:rsid w:val="00FE5A6B"/>
    <w:rsid w:val="00FE7328"/>
    <w:rsid w:val="00FE7D75"/>
    <w:rsid w:val="00FE7FBD"/>
    <w:rsid w:val="00FF0D03"/>
    <w:rsid w:val="00FF1485"/>
    <w:rsid w:val="00FF1D6A"/>
    <w:rsid w:val="00FF1DC0"/>
    <w:rsid w:val="00FF275F"/>
    <w:rsid w:val="00FF2E02"/>
    <w:rsid w:val="00FF4412"/>
    <w:rsid w:val="00FF4592"/>
    <w:rsid w:val="00FF4F6D"/>
    <w:rsid w:val="00FF557A"/>
    <w:rsid w:val="00FF61FA"/>
    <w:rsid w:val="00FF627F"/>
    <w:rsid w:val="00FF63F4"/>
    <w:rsid w:val="00FF687D"/>
    <w:rsid w:val="00FF6A6C"/>
    <w:rsid w:val="00FF6CB4"/>
    <w:rsid w:val="00FF7843"/>
    <w:rsid w:val="00FF7BBF"/>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iPriority="99"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 w:type="paragraph" w:customStyle="1" w:styleId="32">
    <w:name w:val="样式3"/>
    <w:basedOn w:val="a"/>
    <w:next w:val="a"/>
    <w:link w:val="33"/>
    <w:qFormat/>
    <w:rsid w:val="00CD2DAD"/>
    <w:pPr>
      <w:keepNext/>
      <w:pageBreakBefore/>
      <w:spacing w:before="310" w:after="280"/>
      <w:ind w:left="431" w:hanging="431"/>
      <w:jc w:val="center"/>
      <w:outlineLvl w:val="0"/>
    </w:pPr>
    <w:rPr>
      <w:rFonts w:eastAsia="黑体"/>
      <w:sz w:val="32"/>
    </w:rPr>
  </w:style>
  <w:style w:type="character" w:customStyle="1" w:styleId="33">
    <w:name w:val="样式3 字符"/>
    <w:basedOn w:val="a0"/>
    <w:link w:val="32"/>
    <w:rsid w:val="00CD2DAD"/>
    <w:rPr>
      <w:rFonts w:eastAsia="黑体"/>
      <w:kern w:val="2"/>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631">
      <w:bodyDiv w:val="1"/>
      <w:marLeft w:val="0"/>
      <w:marRight w:val="0"/>
      <w:marTop w:val="0"/>
      <w:marBottom w:val="0"/>
      <w:divBdr>
        <w:top w:val="none" w:sz="0" w:space="0" w:color="auto"/>
        <w:left w:val="none" w:sz="0" w:space="0" w:color="auto"/>
        <w:bottom w:val="none" w:sz="0" w:space="0" w:color="auto"/>
        <w:right w:val="none" w:sz="0" w:space="0" w:color="auto"/>
      </w:divBdr>
    </w:div>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1315915438">
      <w:bodyDiv w:val="1"/>
      <w:marLeft w:val="0"/>
      <w:marRight w:val="0"/>
      <w:marTop w:val="0"/>
      <w:marBottom w:val="0"/>
      <w:divBdr>
        <w:top w:val="none" w:sz="0" w:space="0" w:color="auto"/>
        <w:left w:val="none" w:sz="0" w:space="0" w:color="auto"/>
        <w:bottom w:val="none" w:sz="0" w:space="0" w:color="auto"/>
        <w:right w:val="none" w:sz="0" w:space="0" w:color="auto"/>
      </w:divBdr>
    </w:div>
    <w:div w:id="1465584736">
      <w:bodyDiv w:val="1"/>
      <w:marLeft w:val="0"/>
      <w:marRight w:val="0"/>
      <w:marTop w:val="0"/>
      <w:marBottom w:val="0"/>
      <w:divBdr>
        <w:top w:val="none" w:sz="0" w:space="0" w:color="auto"/>
        <w:left w:val="none" w:sz="0" w:space="0" w:color="auto"/>
        <w:bottom w:val="none" w:sz="0" w:space="0" w:color="auto"/>
        <w:right w:val="none" w:sz="0" w:space="0" w:color="auto"/>
      </w:divBdr>
    </w:div>
    <w:div w:id="1897472788">
      <w:bodyDiv w:val="1"/>
      <w:marLeft w:val="0"/>
      <w:marRight w:val="0"/>
      <w:marTop w:val="0"/>
      <w:marBottom w:val="0"/>
      <w:divBdr>
        <w:top w:val="none" w:sz="0" w:space="0" w:color="auto"/>
        <w:left w:val="none" w:sz="0" w:space="0" w:color="auto"/>
        <w:bottom w:val="none" w:sz="0" w:space="0" w:color="auto"/>
        <w:right w:val="none" w:sz="0" w:space="0" w:color="auto"/>
      </w:divBdr>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wmf"/><Relationship Id="rId21" Type="http://schemas.openxmlformats.org/officeDocument/2006/relationships/footer" Target="footer6.xml"/><Relationship Id="rId34" Type="http://schemas.openxmlformats.org/officeDocument/2006/relationships/image" Target="media/image10.png"/><Relationship Id="rId42" Type="http://schemas.openxmlformats.org/officeDocument/2006/relationships/image" Target="media/image13.wmf"/><Relationship Id="rId47" Type="http://schemas.openxmlformats.org/officeDocument/2006/relationships/oleObject" Target="embeddings/oleObject6.bin"/><Relationship Id="rId50" Type="http://schemas.openxmlformats.org/officeDocument/2006/relationships/image" Target="media/image19.png"/><Relationship Id="rId55" Type="http://schemas.openxmlformats.org/officeDocument/2006/relationships/chart" Target="charts/chart1.xml"/><Relationship Id="rId63" Type="http://schemas.openxmlformats.org/officeDocument/2006/relationships/chart" Target="charts/chart6.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oleObject" Target="embeddings/oleObject2.bin"/><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oleObject" Target="embeddings/oleObject4.bin"/><Relationship Id="rId37" Type="http://schemas.openxmlformats.org/officeDocument/2006/relationships/diagramLayout" Target="diagrams/layout1.xml"/><Relationship Id="rId40" Type="http://schemas.microsoft.com/office/2007/relationships/diagramDrawing" Target="diagrams/drawing1.xml"/><Relationship Id="rId45" Type="http://schemas.openxmlformats.org/officeDocument/2006/relationships/image" Target="media/image15.png"/><Relationship Id="rId53" Type="http://schemas.openxmlformats.org/officeDocument/2006/relationships/image" Target="media/image22.jpeg"/><Relationship Id="rId58" Type="http://schemas.openxmlformats.org/officeDocument/2006/relationships/oleObject" Target="embeddings/oleObject8.bin"/><Relationship Id="rId66" Type="http://schemas.microsoft.com/office/2011/relationships/people" Target="people.xml"/><Relationship Id="rId5" Type="http://schemas.openxmlformats.org/officeDocument/2006/relationships/settings" Target="settings.xml"/><Relationship Id="rId61" Type="http://schemas.openxmlformats.org/officeDocument/2006/relationships/chart" Target="charts/chart4.xm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oleObject" Target="embeddings/oleObject1.bin"/><Relationship Id="rId30" Type="http://schemas.openxmlformats.org/officeDocument/2006/relationships/image" Target="media/image8.wmf"/><Relationship Id="rId35" Type="http://schemas.openxmlformats.org/officeDocument/2006/relationships/image" Target="media/image11.png"/><Relationship Id="rId43" Type="http://schemas.openxmlformats.org/officeDocument/2006/relationships/oleObject" Target="embeddings/oleObject5.bin"/><Relationship Id="rId48" Type="http://schemas.openxmlformats.org/officeDocument/2006/relationships/image" Target="media/image17.png"/><Relationship Id="rId56" Type="http://schemas.openxmlformats.org/officeDocument/2006/relationships/chart" Target="charts/chart2.xml"/><Relationship Id="rId64" Type="http://schemas.openxmlformats.org/officeDocument/2006/relationships/chart" Target="charts/chart7.xml"/><Relationship Id="rId8" Type="http://schemas.openxmlformats.org/officeDocument/2006/relationships/endnotes" Target="endnotes.xml"/><Relationship Id="rId51" Type="http://schemas.openxmlformats.org/officeDocument/2006/relationships/image" Target="media/image20.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diagramQuickStyle" Target="diagrams/quickStyle1.xml"/><Relationship Id="rId46" Type="http://schemas.openxmlformats.org/officeDocument/2006/relationships/image" Target="media/image16.wmf"/><Relationship Id="rId59" Type="http://schemas.openxmlformats.org/officeDocument/2006/relationships/oleObject" Target="embeddings/oleObject9.bin"/><Relationship Id="rId67" Type="http://schemas.openxmlformats.org/officeDocument/2006/relationships/theme" Target="theme/theme1.xml"/><Relationship Id="rId20" Type="http://schemas.openxmlformats.org/officeDocument/2006/relationships/header" Target="header6.xml"/><Relationship Id="rId41" Type="http://schemas.openxmlformats.org/officeDocument/2006/relationships/image" Target="media/image12.png"/><Relationship Id="rId54" Type="http://schemas.openxmlformats.org/officeDocument/2006/relationships/oleObject" Target="embeddings/oleObject7.bin"/><Relationship Id="rId62"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image" Target="media/image7.wmf"/><Relationship Id="rId36" Type="http://schemas.openxmlformats.org/officeDocument/2006/relationships/diagramData" Target="diagrams/data1.xml"/><Relationship Id="rId49" Type="http://schemas.openxmlformats.org/officeDocument/2006/relationships/image" Target="media/image18.jpeg"/><Relationship Id="rId57" Type="http://schemas.openxmlformats.org/officeDocument/2006/relationships/image" Target="media/image23.wmf"/><Relationship Id="rId10" Type="http://schemas.openxmlformats.org/officeDocument/2006/relationships/header" Target="header1.xml"/><Relationship Id="rId31" Type="http://schemas.openxmlformats.org/officeDocument/2006/relationships/oleObject" Target="embeddings/oleObject3.bin"/><Relationship Id="rId44" Type="http://schemas.openxmlformats.org/officeDocument/2006/relationships/image" Target="media/image14.png"/><Relationship Id="rId52" Type="http://schemas.openxmlformats.org/officeDocument/2006/relationships/image" Target="media/image21.jpeg"/><Relationship Id="rId60" Type="http://schemas.openxmlformats.org/officeDocument/2006/relationships/chart" Target="charts/chart3.xm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diagramColors" Target="diagrams/colors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'Figure 4-1'!$A$2</c:f>
              <c:strCache>
                <c:ptCount val="1"/>
                <c:pt idx="0">
                  <c:v>w/o SA</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4-1'!$B$1:$C$1</c:f>
              <c:strCache>
                <c:ptCount val="2"/>
                <c:pt idx="0">
                  <c:v>残差网络框架</c:v>
                </c:pt>
                <c:pt idx="1">
                  <c:v>宽残差网络框架</c:v>
                </c:pt>
              </c:strCache>
            </c:strRef>
          </c:cat>
          <c:val>
            <c:numRef>
              <c:f>'Figure 4-1'!$B$2:$C$2</c:f>
              <c:numCache>
                <c:formatCode>General</c:formatCode>
                <c:ptCount val="2"/>
                <c:pt idx="0">
                  <c:v>77.8</c:v>
                </c:pt>
                <c:pt idx="1">
                  <c:v>71.709999999999994</c:v>
                </c:pt>
              </c:numCache>
            </c:numRef>
          </c:val>
          <c:extLst>
            <c:ext xmlns:c16="http://schemas.microsoft.com/office/drawing/2014/chart" uri="{C3380CC4-5D6E-409C-BE32-E72D297353CC}">
              <c16:uniqueId val="{00000000-44E6-4112-9442-1EF15C2C2AAB}"/>
            </c:ext>
          </c:extLst>
        </c:ser>
        <c:ser>
          <c:idx val="1"/>
          <c:order val="1"/>
          <c:tx>
            <c:strRef>
              <c:f>'Figure 4-1'!$A$3</c:f>
              <c:strCache>
                <c:ptCount val="1"/>
                <c:pt idx="0">
                  <c:v>SKDSA</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4-1'!$B$1:$C$1</c:f>
              <c:strCache>
                <c:ptCount val="2"/>
                <c:pt idx="0">
                  <c:v>残差网络框架</c:v>
                </c:pt>
                <c:pt idx="1">
                  <c:v>宽残差网络框架</c:v>
                </c:pt>
              </c:strCache>
            </c:strRef>
          </c:cat>
          <c:val>
            <c:numRef>
              <c:f>'Figure 4-1'!$B$3:$C$3</c:f>
              <c:numCache>
                <c:formatCode>General</c:formatCode>
                <c:ptCount val="2"/>
                <c:pt idx="0">
                  <c:v>80.510000000000005</c:v>
                </c:pt>
                <c:pt idx="1">
                  <c:v>74.8</c:v>
                </c:pt>
              </c:numCache>
            </c:numRef>
          </c:val>
          <c:extLst>
            <c:ext xmlns:c16="http://schemas.microsoft.com/office/drawing/2014/chart" uri="{C3380CC4-5D6E-409C-BE32-E72D297353CC}">
              <c16:uniqueId val="{00000001-44E6-4112-9442-1EF15C2C2AAB}"/>
            </c:ext>
          </c:extLst>
        </c:ser>
        <c:dLbls>
          <c:dLblPos val="outEnd"/>
          <c:showLegendKey val="0"/>
          <c:showVal val="1"/>
          <c:showCatName val="0"/>
          <c:showSerName val="0"/>
          <c:showPercent val="0"/>
          <c:showBubbleSize val="0"/>
        </c:dLbls>
        <c:gapWidth val="219"/>
        <c:overlap val="-27"/>
        <c:axId val="359343312"/>
        <c:axId val="359337152"/>
      </c:barChart>
      <c:catAx>
        <c:axId val="359343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CIFAR-100</a:t>
                </a:r>
                <a:r>
                  <a:rPr lang="zh-CN" altLang="en-US"/>
                  <a:t>数据集</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59337152"/>
        <c:crosses val="autoZero"/>
        <c:auto val="1"/>
        <c:lblAlgn val="ctr"/>
        <c:lblOffset val="100"/>
        <c:noMultiLvlLbl val="0"/>
      </c:catAx>
      <c:valAx>
        <c:axId val="3593371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593433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'Figure 4-1'!$A$7</c:f>
              <c:strCache>
                <c:ptCount val="1"/>
                <c:pt idx="0">
                  <c:v>w/o SA</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4-1'!$B$6:$C$6</c:f>
              <c:strCache>
                <c:ptCount val="2"/>
                <c:pt idx="0">
                  <c:v>残差网络</c:v>
                </c:pt>
                <c:pt idx="1">
                  <c:v>宽残差网络</c:v>
                </c:pt>
              </c:strCache>
            </c:strRef>
          </c:cat>
          <c:val>
            <c:numRef>
              <c:f>'Figure 4-1'!$B$7:$C$7</c:f>
              <c:numCache>
                <c:formatCode>General</c:formatCode>
                <c:ptCount val="2"/>
                <c:pt idx="0">
                  <c:v>57.2</c:v>
                </c:pt>
                <c:pt idx="1">
                  <c:v>51.92</c:v>
                </c:pt>
              </c:numCache>
            </c:numRef>
          </c:val>
          <c:extLst>
            <c:ext xmlns:c16="http://schemas.microsoft.com/office/drawing/2014/chart" uri="{C3380CC4-5D6E-409C-BE32-E72D297353CC}">
              <c16:uniqueId val="{00000000-29FA-4F3A-A8D7-9E0B55892BBE}"/>
            </c:ext>
          </c:extLst>
        </c:ser>
        <c:ser>
          <c:idx val="1"/>
          <c:order val="1"/>
          <c:tx>
            <c:strRef>
              <c:f>'Figure 4-1'!$A$8</c:f>
              <c:strCache>
                <c:ptCount val="1"/>
                <c:pt idx="0">
                  <c:v>SKDSA</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4-1'!$B$6:$C$6</c:f>
              <c:strCache>
                <c:ptCount val="2"/>
                <c:pt idx="0">
                  <c:v>残差网络</c:v>
                </c:pt>
                <c:pt idx="1">
                  <c:v>宽残差网络</c:v>
                </c:pt>
              </c:strCache>
            </c:strRef>
          </c:cat>
          <c:val>
            <c:numRef>
              <c:f>'Figure 4-1'!$B$8:$C$8</c:f>
              <c:numCache>
                <c:formatCode>General</c:formatCode>
                <c:ptCount val="2"/>
                <c:pt idx="0">
                  <c:v>60.02</c:v>
                </c:pt>
                <c:pt idx="1">
                  <c:v>53.21</c:v>
                </c:pt>
              </c:numCache>
            </c:numRef>
          </c:val>
          <c:extLst>
            <c:ext xmlns:c16="http://schemas.microsoft.com/office/drawing/2014/chart" uri="{C3380CC4-5D6E-409C-BE32-E72D297353CC}">
              <c16:uniqueId val="{00000001-29FA-4F3A-A8D7-9E0B55892BBE}"/>
            </c:ext>
          </c:extLst>
        </c:ser>
        <c:dLbls>
          <c:dLblPos val="outEnd"/>
          <c:showLegendKey val="0"/>
          <c:showVal val="1"/>
          <c:showCatName val="0"/>
          <c:showSerName val="0"/>
          <c:showPercent val="0"/>
          <c:showBubbleSize val="0"/>
        </c:dLbls>
        <c:gapWidth val="219"/>
        <c:overlap val="-27"/>
        <c:axId val="416720400"/>
        <c:axId val="764079248"/>
      </c:barChart>
      <c:catAx>
        <c:axId val="4167204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Tiny</a:t>
                </a:r>
                <a:r>
                  <a:rPr lang="en-US" altLang="zh-CN" baseline="0"/>
                  <a:t> Imagenet</a:t>
                </a:r>
                <a:r>
                  <a:rPr lang="zh-CN" altLang="en-US" baseline="0"/>
                  <a:t>数据集</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64079248"/>
        <c:crosses val="autoZero"/>
        <c:auto val="1"/>
        <c:lblAlgn val="ctr"/>
        <c:lblOffset val="100"/>
        <c:noMultiLvlLbl val="0"/>
      </c:catAx>
      <c:valAx>
        <c:axId val="7640792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6720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'4-1'!$B$1</c:f>
              <c:strCache>
                <c:ptCount val="1"/>
                <c:pt idx="0">
                  <c:v>T=1</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'4-1'!$A$2:$A$5</c:f>
              <c:strCache>
                <c:ptCount val="4"/>
                <c:pt idx="0">
                  <c:v>1</c:v>
                </c:pt>
                <c:pt idx="1">
                  <c:v>2</c:v>
                </c:pt>
                <c:pt idx="2">
                  <c:v>3</c:v>
                </c:pt>
                <c:pt idx="3">
                  <c:v>4</c:v>
                </c:pt>
              </c:strCache>
            </c:strRef>
          </c:cat>
          <c:val>
            <c:numRef>
              <c:f>'4-1'!$B$2:$B$5</c:f>
              <c:numCache>
                <c:formatCode>General</c:formatCode>
                <c:ptCount val="4"/>
                <c:pt idx="0">
                  <c:v>78.13</c:v>
                </c:pt>
                <c:pt idx="1">
                  <c:v>79.98</c:v>
                </c:pt>
                <c:pt idx="2">
                  <c:v>79.650000000000006</c:v>
                </c:pt>
                <c:pt idx="3">
                  <c:v>80.31</c:v>
                </c:pt>
              </c:numCache>
            </c:numRef>
          </c:val>
          <c:extLst>
            <c:ext xmlns:c16="http://schemas.microsoft.com/office/drawing/2014/chart" uri="{C3380CC4-5D6E-409C-BE32-E72D297353CC}">
              <c16:uniqueId val="{00000000-623A-44E0-ADAA-8D2DE21F12FB}"/>
            </c:ext>
          </c:extLst>
        </c:ser>
        <c:ser>
          <c:idx val="1"/>
          <c:order val="1"/>
          <c:tx>
            <c:strRef>
              <c:f>'4-1'!$C$1</c:f>
              <c:strCache>
                <c:ptCount val="1"/>
                <c:pt idx="0">
                  <c:v>T=4</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'4-1'!$A$2:$A$5</c:f>
              <c:strCache>
                <c:ptCount val="4"/>
                <c:pt idx="0">
                  <c:v>1</c:v>
                </c:pt>
                <c:pt idx="1">
                  <c:v>2</c:v>
                </c:pt>
                <c:pt idx="2">
                  <c:v>3</c:v>
                </c:pt>
                <c:pt idx="3">
                  <c:v>4</c:v>
                </c:pt>
              </c:strCache>
            </c:strRef>
          </c:cat>
          <c:val>
            <c:numRef>
              <c:f>'4-1'!$C$2:$C$5</c:f>
              <c:numCache>
                <c:formatCode>General</c:formatCode>
                <c:ptCount val="4"/>
                <c:pt idx="0">
                  <c:v>78.13</c:v>
                </c:pt>
                <c:pt idx="1">
                  <c:v>79.86</c:v>
                </c:pt>
                <c:pt idx="2">
                  <c:v>79.89</c:v>
                </c:pt>
                <c:pt idx="3">
                  <c:v>80.510000000000005</c:v>
                </c:pt>
              </c:numCache>
            </c:numRef>
          </c:val>
          <c:extLst>
            <c:ext xmlns:c16="http://schemas.microsoft.com/office/drawing/2014/chart" uri="{C3380CC4-5D6E-409C-BE32-E72D297353CC}">
              <c16:uniqueId val="{00000001-623A-44E0-ADAA-8D2DE21F12FB}"/>
            </c:ext>
          </c:extLst>
        </c:ser>
        <c:dLbls>
          <c:dLblPos val="outEnd"/>
          <c:showLegendKey val="0"/>
          <c:showVal val="1"/>
          <c:showCatName val="0"/>
          <c:showSerName val="0"/>
          <c:showPercent val="0"/>
          <c:showBubbleSize val="0"/>
        </c:dLbls>
        <c:gapWidth val="219"/>
        <c:overlap val="-27"/>
        <c:axId val="421689200"/>
        <c:axId val="416412096"/>
      </c:barChart>
      <c:catAx>
        <c:axId val="4216892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T'</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6412096"/>
        <c:crosses val="autoZero"/>
        <c:auto val="1"/>
        <c:lblAlgn val="ctr"/>
        <c:lblOffset val="100"/>
        <c:noMultiLvlLbl val="0"/>
      </c:catAx>
      <c:valAx>
        <c:axId val="416412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1689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'Fig 4-3'!$A$2</c:f>
              <c:strCache>
                <c:ptCount val="1"/>
                <c:pt idx="0">
                  <c:v>结合交叉熵模型</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 4-3'!$B$1:$E$1</c:f>
              <c:strCache>
                <c:ptCount val="4"/>
                <c:pt idx="0">
                  <c:v>(ResNet) MixUp</c:v>
                </c:pt>
                <c:pt idx="1">
                  <c:v>(WideResNet) MixUp</c:v>
                </c:pt>
                <c:pt idx="2">
                  <c:v>(ResNet) SLA</c:v>
                </c:pt>
                <c:pt idx="3">
                  <c:v>(WideResNet) SLA</c:v>
                </c:pt>
              </c:strCache>
            </c:strRef>
          </c:cat>
          <c:val>
            <c:numRef>
              <c:f>'Fig 4-3'!$B$2:$E$2</c:f>
              <c:numCache>
                <c:formatCode>General</c:formatCode>
                <c:ptCount val="4"/>
                <c:pt idx="0">
                  <c:v>78.33</c:v>
                </c:pt>
                <c:pt idx="1">
                  <c:v>72.209999999999994</c:v>
                </c:pt>
                <c:pt idx="2">
                  <c:v>77.52</c:v>
                </c:pt>
                <c:pt idx="3">
                  <c:v>73</c:v>
                </c:pt>
              </c:numCache>
            </c:numRef>
          </c:val>
          <c:extLst>
            <c:ext xmlns:c16="http://schemas.microsoft.com/office/drawing/2014/chart" uri="{C3380CC4-5D6E-409C-BE32-E72D297353CC}">
              <c16:uniqueId val="{00000000-19C9-4EBD-B67C-32882A4C2A9C}"/>
            </c:ext>
          </c:extLst>
        </c:ser>
        <c:ser>
          <c:idx val="1"/>
          <c:order val="1"/>
          <c:tx>
            <c:strRef>
              <c:f>'Fig 4-3'!$A$3</c:f>
              <c:strCache>
                <c:ptCount val="1"/>
                <c:pt idx="0">
                  <c:v>结合SKDSA模型</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 4-3'!$B$1:$E$1</c:f>
              <c:strCache>
                <c:ptCount val="4"/>
                <c:pt idx="0">
                  <c:v>(ResNet) MixUp</c:v>
                </c:pt>
                <c:pt idx="1">
                  <c:v>(WideResNet) MixUp</c:v>
                </c:pt>
                <c:pt idx="2">
                  <c:v>(ResNet) SLA</c:v>
                </c:pt>
                <c:pt idx="3">
                  <c:v>(WideResNet) SLA</c:v>
                </c:pt>
              </c:strCache>
            </c:strRef>
          </c:cat>
          <c:val>
            <c:numRef>
              <c:f>'Fig 4-3'!$B$3:$E$3</c:f>
              <c:numCache>
                <c:formatCode>General</c:formatCode>
                <c:ptCount val="4"/>
                <c:pt idx="0">
                  <c:v>81.41</c:v>
                </c:pt>
                <c:pt idx="1">
                  <c:v>76.73</c:v>
                </c:pt>
                <c:pt idx="2">
                  <c:v>82.81</c:v>
                </c:pt>
                <c:pt idx="3">
                  <c:v>76.83</c:v>
                </c:pt>
              </c:numCache>
            </c:numRef>
          </c:val>
          <c:extLst>
            <c:ext xmlns:c16="http://schemas.microsoft.com/office/drawing/2014/chart" uri="{C3380CC4-5D6E-409C-BE32-E72D297353CC}">
              <c16:uniqueId val="{00000001-19C9-4EBD-B67C-32882A4C2A9C}"/>
            </c:ext>
          </c:extLst>
        </c:ser>
        <c:dLbls>
          <c:dLblPos val="outEnd"/>
          <c:showLegendKey val="0"/>
          <c:showVal val="1"/>
          <c:showCatName val="0"/>
          <c:showSerName val="0"/>
          <c:showPercent val="0"/>
          <c:showBubbleSize val="0"/>
        </c:dLbls>
        <c:gapWidth val="219"/>
        <c:overlap val="-27"/>
        <c:axId val="48023456"/>
        <c:axId val="810153296"/>
      </c:barChart>
      <c:catAx>
        <c:axId val="480234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（卷积网络框架）数据增强方法</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0153296"/>
        <c:crosses val="autoZero"/>
        <c:auto val="1"/>
        <c:lblAlgn val="ctr"/>
        <c:lblOffset val="100"/>
        <c:noMultiLvlLbl val="0"/>
      </c:catAx>
      <c:valAx>
        <c:axId val="810153296"/>
        <c:scaling>
          <c:orientation val="minMax"/>
          <c:min val="6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0234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barChart>
        <c:barDir val="col"/>
        <c:grouping val="clustered"/>
        <c:varyColors val="0"/>
        <c:ser>
          <c:idx val="0"/>
          <c:order val="0"/>
          <c:tx>
            <c:strRef>
              <c:f>'Fig 4-4'!$A$2</c:f>
              <c:strCache>
                <c:ptCount val="1"/>
                <c:pt idx="0">
                  <c:v>结合交叉熵模型</c:v>
                </c:pt>
              </c:strCache>
            </c:strRef>
          </c:tx>
          <c:spPr>
            <a:solidFill>
              <a:schemeClr val="accent2">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 4-4'!$B$1:$E$1</c:f>
              <c:strCache>
                <c:ptCount val="4"/>
                <c:pt idx="0">
                  <c:v>(ResNet) MixUp</c:v>
                </c:pt>
                <c:pt idx="1">
                  <c:v>(Wide ResNet) Mixup</c:v>
                </c:pt>
                <c:pt idx="2">
                  <c:v>(ResNet) SLA</c:v>
                </c:pt>
                <c:pt idx="3">
                  <c:v>(Wide ResNet) SKDSA</c:v>
                </c:pt>
              </c:strCache>
            </c:strRef>
          </c:cat>
          <c:val>
            <c:numRef>
              <c:f>'Fig 4-4'!$B$2:$E$2</c:f>
              <c:numCache>
                <c:formatCode>General</c:formatCode>
                <c:ptCount val="4"/>
                <c:pt idx="0">
                  <c:v>58.43</c:v>
                </c:pt>
                <c:pt idx="1">
                  <c:v>52.82</c:v>
                </c:pt>
                <c:pt idx="2">
                  <c:v>58.48</c:v>
                </c:pt>
                <c:pt idx="3">
                  <c:v>50.77</c:v>
                </c:pt>
              </c:numCache>
            </c:numRef>
          </c:val>
          <c:extLst>
            <c:ext xmlns:c16="http://schemas.microsoft.com/office/drawing/2014/chart" uri="{C3380CC4-5D6E-409C-BE32-E72D297353CC}">
              <c16:uniqueId val="{00000000-AD1C-42C9-B813-42E063363F76}"/>
            </c:ext>
          </c:extLst>
        </c:ser>
        <c:ser>
          <c:idx val="1"/>
          <c:order val="1"/>
          <c:tx>
            <c:strRef>
              <c:f>'Fig 4-4'!$A$3</c:f>
              <c:strCache>
                <c:ptCount val="1"/>
                <c:pt idx="0">
                  <c:v>结合SKDSA模型</c:v>
                </c:pt>
              </c:strCache>
            </c:strRef>
          </c:tx>
          <c:spPr>
            <a:solidFill>
              <a:schemeClr val="accent2">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 4-4'!$B$1:$E$1</c:f>
              <c:strCache>
                <c:ptCount val="4"/>
                <c:pt idx="0">
                  <c:v>(ResNet) MixUp</c:v>
                </c:pt>
                <c:pt idx="1">
                  <c:v>(Wide ResNet) Mixup</c:v>
                </c:pt>
                <c:pt idx="2">
                  <c:v>(ResNet) SLA</c:v>
                </c:pt>
                <c:pt idx="3">
                  <c:v>(Wide ResNet) SKDSA</c:v>
                </c:pt>
              </c:strCache>
            </c:strRef>
          </c:cat>
          <c:val>
            <c:numRef>
              <c:f>'Fig 4-4'!$B$3:$E$3</c:f>
              <c:numCache>
                <c:formatCode>General</c:formatCode>
                <c:ptCount val="4"/>
                <c:pt idx="0">
                  <c:v>61.44</c:v>
                </c:pt>
                <c:pt idx="1">
                  <c:v>53.68</c:v>
                </c:pt>
                <c:pt idx="2">
                  <c:v>63.02</c:v>
                </c:pt>
                <c:pt idx="3">
                  <c:v>53.89</c:v>
                </c:pt>
              </c:numCache>
            </c:numRef>
          </c:val>
          <c:extLst>
            <c:ext xmlns:c16="http://schemas.microsoft.com/office/drawing/2014/chart" uri="{C3380CC4-5D6E-409C-BE32-E72D297353CC}">
              <c16:uniqueId val="{00000001-AD1C-42C9-B813-42E063363F76}"/>
            </c:ext>
          </c:extLst>
        </c:ser>
        <c:dLbls>
          <c:dLblPos val="outEnd"/>
          <c:showLegendKey val="0"/>
          <c:showVal val="1"/>
          <c:showCatName val="0"/>
          <c:showSerName val="0"/>
          <c:showPercent val="0"/>
          <c:showBubbleSize val="0"/>
        </c:dLbls>
        <c:gapWidth val="219"/>
        <c:overlap val="-27"/>
        <c:axId val="364262336"/>
        <c:axId val="794006576"/>
      </c:barChart>
      <c:catAx>
        <c:axId val="3642623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（卷积网络框架）数据增强方法</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94006576"/>
        <c:crosses val="autoZero"/>
        <c:auto val="1"/>
        <c:lblAlgn val="ctr"/>
        <c:lblOffset val="100"/>
        <c:noMultiLvlLbl val="0"/>
      </c:catAx>
      <c:valAx>
        <c:axId val="794006576"/>
        <c:scaling>
          <c:orientation val="minMax"/>
          <c:min val="4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64262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'4-3'!$B$1</c:f>
              <c:strCache>
                <c:ptCount val="1"/>
                <c:pt idx="0">
                  <c:v>分类准确率</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'4-3'!$A$2:$A$6</c:f>
              <c:strCache>
                <c:ptCount val="5"/>
                <c:pt idx="0">
                  <c:v>0.5</c:v>
                </c:pt>
                <c:pt idx="1">
                  <c:v>1</c:v>
                </c:pt>
                <c:pt idx="2">
                  <c:v>1.5</c:v>
                </c:pt>
                <c:pt idx="3">
                  <c:v>2</c:v>
                </c:pt>
                <c:pt idx="4">
                  <c:v>3</c:v>
                </c:pt>
              </c:strCache>
            </c:strRef>
          </c:cat>
          <c:val>
            <c:numRef>
              <c:f>'4-3'!$B$2:$B$6</c:f>
              <c:numCache>
                <c:formatCode>General</c:formatCode>
                <c:ptCount val="5"/>
                <c:pt idx="0">
                  <c:v>79.86</c:v>
                </c:pt>
                <c:pt idx="1">
                  <c:v>80.05</c:v>
                </c:pt>
                <c:pt idx="2">
                  <c:v>80.510000000000005</c:v>
                </c:pt>
                <c:pt idx="3">
                  <c:v>80.02</c:v>
                </c:pt>
                <c:pt idx="4">
                  <c:v>79.64</c:v>
                </c:pt>
              </c:numCache>
            </c:numRef>
          </c:val>
          <c:extLst>
            <c:ext xmlns:c16="http://schemas.microsoft.com/office/drawing/2014/chart" uri="{C3380CC4-5D6E-409C-BE32-E72D297353CC}">
              <c16:uniqueId val="{00000000-127B-4B4D-9155-B80C5969F718}"/>
            </c:ext>
          </c:extLst>
        </c:ser>
        <c:dLbls>
          <c:dLblPos val="outEnd"/>
          <c:showLegendKey val="0"/>
          <c:showVal val="1"/>
          <c:showCatName val="0"/>
          <c:showSerName val="0"/>
          <c:showPercent val="0"/>
          <c:showBubbleSize val="0"/>
        </c:dLbls>
        <c:gapWidth val="219"/>
        <c:overlap val="-27"/>
        <c:axId val="359354448"/>
        <c:axId val="359355008"/>
      </c:barChart>
      <c:catAx>
        <c:axId val="359354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0" u="none" strike="noStrike" baseline="0">
                    <a:effectLst/>
                  </a:rPr>
                  <a:t>𝜆</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59355008"/>
        <c:crosses val="autoZero"/>
        <c:auto val="1"/>
        <c:lblAlgn val="ctr"/>
        <c:lblOffset val="100"/>
        <c:noMultiLvlLbl val="0"/>
      </c:catAx>
      <c:valAx>
        <c:axId val="359355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593544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'4-2'!$B$1</c:f>
              <c:strCache>
                <c:ptCount val="1"/>
                <c:pt idx="0">
                  <c:v>分类准确率</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'4-2'!$A$2:$A$5</c:f>
              <c:strCache>
                <c:ptCount val="4"/>
                <c:pt idx="0">
                  <c:v>50</c:v>
                </c:pt>
                <c:pt idx="1">
                  <c:v>100</c:v>
                </c:pt>
                <c:pt idx="2">
                  <c:v>200</c:v>
                </c:pt>
                <c:pt idx="3">
                  <c:v>500</c:v>
                </c:pt>
              </c:strCache>
            </c:strRef>
          </c:cat>
          <c:val>
            <c:numRef>
              <c:f>'4-2'!$B$2:$B$5</c:f>
              <c:numCache>
                <c:formatCode>General</c:formatCode>
                <c:ptCount val="4"/>
                <c:pt idx="0">
                  <c:v>79.81</c:v>
                </c:pt>
                <c:pt idx="1">
                  <c:v>80.510000000000005</c:v>
                </c:pt>
                <c:pt idx="2">
                  <c:v>80.16</c:v>
                </c:pt>
                <c:pt idx="3">
                  <c:v>79.989999999999995</c:v>
                </c:pt>
              </c:numCache>
            </c:numRef>
          </c:val>
          <c:extLst>
            <c:ext xmlns:c16="http://schemas.microsoft.com/office/drawing/2014/chart" uri="{C3380CC4-5D6E-409C-BE32-E72D297353CC}">
              <c16:uniqueId val="{00000000-8F23-4B6D-A6CE-14C7673E19B2}"/>
            </c:ext>
          </c:extLst>
        </c:ser>
        <c:dLbls>
          <c:dLblPos val="outEnd"/>
          <c:showLegendKey val="0"/>
          <c:showVal val="1"/>
          <c:showCatName val="0"/>
          <c:showSerName val="0"/>
          <c:showPercent val="0"/>
          <c:showBubbleSize val="0"/>
        </c:dLbls>
        <c:gapWidth val="219"/>
        <c:overlap val="-27"/>
        <c:axId val="359357248"/>
        <c:axId val="359357808"/>
      </c:barChart>
      <c:catAx>
        <c:axId val="359357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0" u="none" strike="noStrike" baseline="0">
                    <a:effectLst/>
                  </a:rPr>
                  <a:t>𝛽</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59357808"/>
        <c:crosses val="autoZero"/>
        <c:auto val="1"/>
        <c:lblAlgn val="ctr"/>
        <c:lblOffset val="100"/>
        <c:noMultiLvlLbl val="0"/>
      </c:catAx>
      <c:valAx>
        <c:axId val="3593578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593572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withinLinear" id="14">
  <a:schemeClr val="accent1"/>
</cs:colorStyle>
</file>

<file path=word/charts/colors4.xml><?xml version="1.0" encoding="utf-8"?>
<cs:colorStyle xmlns:cs="http://schemas.microsoft.com/office/drawing/2012/chartStyle" xmlns:a="http://schemas.openxmlformats.org/drawingml/2006/main" meth="withinLinear" id="14">
  <a:schemeClr val="accent1"/>
</cs:colorStyle>
</file>

<file path=word/charts/colors5.xml><?xml version="1.0" encoding="utf-8"?>
<cs:colorStyle xmlns:cs="http://schemas.microsoft.com/office/drawing/2012/chartStyle" xmlns:a="http://schemas.openxmlformats.org/drawingml/2006/main" meth="withinLinear" id="15">
  <a:schemeClr val="accent2"/>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3DD49FA-4BB5-4323-A58F-2DE1A85CEE34}" type="doc">
      <dgm:prSet loTypeId="urn:microsoft.com/office/officeart/2008/layout/HorizontalMultiLevelHierarchy#1" loCatId="hierarchy" qsTypeId="urn:microsoft.com/office/officeart/2005/8/quickstyle/simple1#1" qsCatId="simple" csTypeId="urn:microsoft.com/office/officeart/2005/8/colors/accent1_2#1" csCatId="accent1" phldr="1"/>
      <dgm:spPr/>
      <dgm:t>
        <a:bodyPr/>
        <a:lstStyle/>
        <a:p>
          <a:endParaRPr lang="zh-CN" altLang="en-US"/>
        </a:p>
      </dgm:t>
    </dgm:pt>
    <dgm:pt modelId="{E5572BCD-19DC-44FA-AA82-91585DD52667}">
      <dgm:prSet phldrT="[文本]"/>
      <dgm:spPr/>
      <dgm:t>
        <a:bodyPr/>
        <a:lstStyle/>
        <a:p>
          <a:r>
            <a:rPr lang="zh-CN" altLang="en-US"/>
            <a:t>论文</a:t>
          </a:r>
        </a:p>
      </dgm:t>
    </dgm:pt>
    <dgm:pt modelId="{81D7727F-3D20-4BCF-99D5-B76C138A1601}" type="parTrans" cxnId="{9D9424E2-5A3D-45C0-AB7D-4B54CDA5DAE5}">
      <dgm:prSet/>
      <dgm:spPr/>
      <dgm:t>
        <a:bodyPr/>
        <a:lstStyle/>
        <a:p>
          <a:endParaRPr lang="zh-CN" altLang="en-US"/>
        </a:p>
      </dgm:t>
    </dgm:pt>
    <dgm:pt modelId="{F587DD80-E957-4104-A97C-487985D1EF5E}" type="sibTrans" cxnId="{9D9424E2-5A3D-45C0-AB7D-4B54CDA5DAE5}">
      <dgm:prSet/>
      <dgm:spPr/>
      <dgm:t>
        <a:bodyPr/>
        <a:lstStyle/>
        <a:p>
          <a:endParaRPr lang="zh-CN" altLang="en-US"/>
        </a:p>
      </dgm:t>
    </dgm:pt>
    <dgm:pt modelId="{AC8AA2F7-3D38-4975-99B9-B691BBEF57B2}">
      <dgm:prSet phldrT="[文本]"/>
      <dgm:spPr/>
      <dgm:t>
        <a:bodyPr/>
        <a:lstStyle/>
        <a:p>
          <a:r>
            <a:rPr lang="zh-CN" altLang="en-US"/>
            <a:t>绪论</a:t>
          </a:r>
        </a:p>
      </dgm:t>
    </dgm:pt>
    <dgm:pt modelId="{73F98978-A4F7-4F5B-ACC7-7AC871C4E24B}" type="parTrans" cxnId="{EBF3F52A-05FE-40BA-9E3F-35C866E6FFC1}">
      <dgm:prSet/>
      <dgm:spPr/>
      <dgm:t>
        <a:bodyPr/>
        <a:lstStyle/>
        <a:p>
          <a:endParaRPr lang="zh-CN" altLang="en-US"/>
        </a:p>
      </dgm:t>
    </dgm:pt>
    <dgm:pt modelId="{0756111B-6E4F-4219-A231-B072CD795FF5}" type="sibTrans" cxnId="{EBF3F52A-05FE-40BA-9E3F-35C866E6FFC1}">
      <dgm:prSet/>
      <dgm:spPr/>
      <dgm:t>
        <a:bodyPr/>
        <a:lstStyle/>
        <a:p>
          <a:endParaRPr lang="zh-CN" altLang="en-US"/>
        </a:p>
      </dgm:t>
    </dgm:pt>
    <dgm:pt modelId="{91227BCB-6FCF-4B58-A495-764328C6EE06}">
      <dgm:prSet phldrT="[文本]"/>
      <dgm:spPr/>
      <dgm:t>
        <a:bodyPr/>
        <a:lstStyle/>
        <a:p>
          <a:r>
            <a:rPr lang="en-US" altLang="zh-CN"/>
            <a:t>BYOT</a:t>
          </a:r>
          <a:r>
            <a:rPr lang="zh-CN" altLang="en-US"/>
            <a:t>模型问题分析</a:t>
          </a:r>
        </a:p>
      </dgm:t>
    </dgm:pt>
    <dgm:pt modelId="{D3F5123F-AF26-4A16-85FB-0CB22DDAC188}" type="parTrans" cxnId="{CD1B7562-82D4-44F6-8E7F-90CF5415E55C}">
      <dgm:prSet/>
      <dgm:spPr/>
      <dgm:t>
        <a:bodyPr/>
        <a:lstStyle/>
        <a:p>
          <a:endParaRPr lang="zh-CN" altLang="en-US"/>
        </a:p>
      </dgm:t>
    </dgm:pt>
    <dgm:pt modelId="{A202E008-5FF9-44CC-B0E2-A170AEE85B69}" type="sibTrans" cxnId="{CD1B7562-82D4-44F6-8E7F-90CF5415E55C}">
      <dgm:prSet/>
      <dgm:spPr/>
      <dgm:t>
        <a:bodyPr/>
        <a:lstStyle/>
        <a:p>
          <a:endParaRPr lang="zh-CN" altLang="en-US"/>
        </a:p>
      </dgm:t>
    </dgm:pt>
    <dgm:pt modelId="{D07805DA-3CC8-46EE-B02C-AEE80B6418FE}">
      <dgm:prSet phldrT="[文本]"/>
      <dgm:spPr/>
      <dgm:t>
        <a:bodyPr/>
        <a:lstStyle/>
        <a:p>
          <a:r>
            <a:rPr lang="zh-CN" altLang="en-US"/>
            <a:t>实验验证与分析</a:t>
          </a:r>
        </a:p>
      </dgm:t>
    </dgm:pt>
    <dgm:pt modelId="{CFA56886-6575-4930-8188-9DE49F5CF465}" type="parTrans" cxnId="{5F8034AE-7AB6-4D4C-809B-86E5A084084B}">
      <dgm:prSet/>
      <dgm:spPr/>
      <dgm:t>
        <a:bodyPr/>
        <a:lstStyle/>
        <a:p>
          <a:endParaRPr lang="zh-CN" altLang="en-US"/>
        </a:p>
      </dgm:t>
    </dgm:pt>
    <dgm:pt modelId="{7743FF79-61B3-47D8-BB05-84B8D17AD01A}" type="sibTrans" cxnId="{5F8034AE-7AB6-4D4C-809B-86E5A084084B}">
      <dgm:prSet/>
      <dgm:spPr/>
      <dgm:t>
        <a:bodyPr/>
        <a:lstStyle/>
        <a:p>
          <a:endParaRPr lang="zh-CN" altLang="en-US"/>
        </a:p>
      </dgm:t>
    </dgm:pt>
    <dgm:pt modelId="{14800ADE-2782-4436-9552-14D2CF77D2DC}">
      <dgm:prSet phldrT="[文本]"/>
      <dgm:spPr/>
      <dgm:t>
        <a:bodyPr/>
        <a:lstStyle/>
        <a:p>
          <a:r>
            <a:rPr lang="zh-CN" altLang="en-US"/>
            <a:t>基于自注意力机制的自知识蒸馏</a:t>
          </a:r>
        </a:p>
      </dgm:t>
    </dgm:pt>
    <dgm:pt modelId="{6205EE4B-D345-4C37-8826-D7A46D78D69E}" type="parTrans" cxnId="{3F731D7F-6DA8-4C81-92ED-0E032B2F13A6}">
      <dgm:prSet/>
      <dgm:spPr/>
      <dgm:t>
        <a:bodyPr/>
        <a:lstStyle/>
        <a:p>
          <a:endParaRPr lang="zh-CN" altLang="en-US"/>
        </a:p>
      </dgm:t>
    </dgm:pt>
    <dgm:pt modelId="{6127C8D4-2C35-45D0-9E98-303DE9EE1325}" type="sibTrans" cxnId="{3F731D7F-6DA8-4C81-92ED-0E032B2F13A6}">
      <dgm:prSet/>
      <dgm:spPr/>
      <dgm:t>
        <a:bodyPr/>
        <a:lstStyle/>
        <a:p>
          <a:endParaRPr lang="zh-CN" altLang="en-US"/>
        </a:p>
      </dgm:t>
    </dgm:pt>
    <dgm:pt modelId="{716C06C1-790C-40C6-801F-9AA43546460F}">
      <dgm:prSet phldrT="[文本]"/>
      <dgm:spPr/>
      <dgm:t>
        <a:bodyPr/>
        <a:lstStyle/>
        <a:p>
          <a:r>
            <a:rPr lang="zh-CN" altLang="en-US"/>
            <a:t>总结与展望</a:t>
          </a:r>
        </a:p>
      </dgm:t>
    </dgm:pt>
    <dgm:pt modelId="{F11F836C-B2AE-4EE8-B8FB-6A952F8FE69D}" type="parTrans" cxnId="{ECDE39ED-D2B7-47DD-962A-E0E22C27396D}">
      <dgm:prSet/>
      <dgm:spPr/>
      <dgm:t>
        <a:bodyPr/>
        <a:lstStyle/>
        <a:p>
          <a:endParaRPr lang="zh-CN" altLang="en-US"/>
        </a:p>
      </dgm:t>
    </dgm:pt>
    <dgm:pt modelId="{B11C1C42-D953-4A82-86D1-8550498BE65C}" type="sibTrans" cxnId="{ECDE39ED-D2B7-47DD-962A-E0E22C27396D}">
      <dgm:prSet/>
      <dgm:spPr/>
      <dgm:t>
        <a:bodyPr/>
        <a:lstStyle/>
        <a:p>
          <a:endParaRPr lang="zh-CN" altLang="en-US"/>
        </a:p>
      </dgm:t>
    </dgm:pt>
    <dgm:pt modelId="{0F014E25-C01E-4686-B43E-001F627F6DF1}">
      <dgm:prSet phldrT="[文本]"/>
      <dgm:spPr/>
      <dgm:t>
        <a:bodyPr/>
        <a:lstStyle/>
        <a:p>
          <a:r>
            <a:rPr lang="zh-CN" altLang="en-US"/>
            <a:t>研究背景和意义</a:t>
          </a:r>
        </a:p>
      </dgm:t>
    </dgm:pt>
    <dgm:pt modelId="{4576AE16-40F2-461A-9C15-C0D7C267BC7B}" type="parTrans" cxnId="{6DB6B408-F0A3-4C81-825E-B7BF0A64049B}">
      <dgm:prSet/>
      <dgm:spPr/>
      <dgm:t>
        <a:bodyPr/>
        <a:lstStyle/>
        <a:p>
          <a:endParaRPr lang="zh-CN" altLang="en-US"/>
        </a:p>
      </dgm:t>
    </dgm:pt>
    <dgm:pt modelId="{ADF51B5E-8037-4A2E-AA4C-2BD1495AECBD}" type="sibTrans" cxnId="{6DB6B408-F0A3-4C81-825E-B7BF0A64049B}">
      <dgm:prSet/>
      <dgm:spPr/>
      <dgm:t>
        <a:bodyPr/>
        <a:lstStyle/>
        <a:p>
          <a:endParaRPr lang="zh-CN" altLang="en-US"/>
        </a:p>
      </dgm:t>
    </dgm:pt>
    <dgm:pt modelId="{29E1F772-E66F-432B-86B8-908F2EEE130C}">
      <dgm:prSet phldrT="[文本]"/>
      <dgm:spPr/>
      <dgm:t>
        <a:bodyPr/>
        <a:lstStyle/>
        <a:p>
          <a:r>
            <a:rPr lang="zh-CN" altLang="en-US"/>
            <a:t>国内外研究现状</a:t>
          </a:r>
        </a:p>
      </dgm:t>
    </dgm:pt>
    <dgm:pt modelId="{B5DEC49B-9E1F-41B9-808A-BC6F6DACE1DA}" type="parTrans" cxnId="{E3EA6501-4C56-404D-9B20-63BB884CD2D2}">
      <dgm:prSet/>
      <dgm:spPr/>
      <dgm:t>
        <a:bodyPr/>
        <a:lstStyle/>
        <a:p>
          <a:endParaRPr lang="zh-CN" altLang="en-US"/>
        </a:p>
      </dgm:t>
    </dgm:pt>
    <dgm:pt modelId="{84DFE4AE-A475-481A-BE37-FDB4CD880135}" type="sibTrans" cxnId="{E3EA6501-4C56-404D-9B20-63BB884CD2D2}">
      <dgm:prSet/>
      <dgm:spPr/>
      <dgm:t>
        <a:bodyPr/>
        <a:lstStyle/>
        <a:p>
          <a:endParaRPr lang="zh-CN" altLang="en-US"/>
        </a:p>
      </dgm:t>
    </dgm:pt>
    <dgm:pt modelId="{6103458B-DD7A-4B5B-9868-A29621EA4D42}">
      <dgm:prSet phldrT="[文本]"/>
      <dgm:spPr/>
      <dgm:t>
        <a:bodyPr/>
        <a:lstStyle/>
        <a:p>
          <a:r>
            <a:rPr lang="en-US" altLang="zh-CN"/>
            <a:t>BYOT</a:t>
          </a:r>
          <a:r>
            <a:rPr lang="zh-CN" altLang="en-US"/>
            <a:t>模型介绍</a:t>
          </a:r>
        </a:p>
      </dgm:t>
    </dgm:pt>
    <dgm:pt modelId="{FE3FA663-5948-4F5D-B7BF-B029A54925E9}" type="parTrans" cxnId="{CD00C57E-D61F-41C3-8FD3-12507FFA05C8}">
      <dgm:prSet/>
      <dgm:spPr/>
      <dgm:t>
        <a:bodyPr/>
        <a:lstStyle/>
        <a:p>
          <a:endParaRPr lang="zh-CN" altLang="en-US"/>
        </a:p>
      </dgm:t>
    </dgm:pt>
    <dgm:pt modelId="{13CC2F83-0240-44CB-9D0E-D8AC91D22D85}" type="sibTrans" cxnId="{CD00C57E-D61F-41C3-8FD3-12507FFA05C8}">
      <dgm:prSet/>
      <dgm:spPr/>
      <dgm:t>
        <a:bodyPr/>
        <a:lstStyle/>
        <a:p>
          <a:endParaRPr lang="zh-CN" altLang="en-US"/>
        </a:p>
      </dgm:t>
    </dgm:pt>
    <dgm:pt modelId="{2CE3CBA1-243D-4799-9D88-46B70690BD1C}">
      <dgm:prSet phldrT="[文本]"/>
      <dgm:spPr/>
      <dgm:t>
        <a:bodyPr/>
        <a:lstStyle/>
        <a:p>
          <a:r>
            <a:rPr lang="zh-CN" altLang="en-US"/>
            <a:t>衰减</a:t>
          </a:r>
          <a:r>
            <a:rPr lang="en-US" altLang="zh-CN"/>
            <a:t>BYOT</a:t>
          </a:r>
          <a:r>
            <a:rPr lang="zh-CN" altLang="en-US"/>
            <a:t>模型</a:t>
          </a:r>
        </a:p>
      </dgm:t>
    </dgm:pt>
    <dgm:pt modelId="{DEFFDA95-D701-4A1C-9CC3-A33B35A3150C}" type="parTrans" cxnId="{6697906D-2B71-4DEA-AD14-7FACF0AB7E6B}">
      <dgm:prSet/>
      <dgm:spPr/>
      <dgm:t>
        <a:bodyPr/>
        <a:lstStyle/>
        <a:p>
          <a:endParaRPr lang="zh-CN" altLang="en-US"/>
        </a:p>
      </dgm:t>
    </dgm:pt>
    <dgm:pt modelId="{DCB184F4-0CB2-41ED-BB47-8F5974232AAF}" type="sibTrans" cxnId="{6697906D-2B71-4DEA-AD14-7FACF0AB7E6B}">
      <dgm:prSet/>
      <dgm:spPr/>
      <dgm:t>
        <a:bodyPr/>
        <a:lstStyle/>
        <a:p>
          <a:endParaRPr lang="zh-CN" altLang="en-US"/>
        </a:p>
      </dgm:t>
    </dgm:pt>
    <dgm:pt modelId="{864B8906-7AF9-454A-BF48-D66440F08567}">
      <dgm:prSet phldrT="[文本]"/>
      <dgm:spPr/>
      <dgm:t>
        <a:bodyPr/>
        <a:lstStyle/>
        <a:p>
          <a:r>
            <a:rPr lang="zh-CN" altLang="en-US"/>
            <a:t>实验结果与分析</a:t>
          </a:r>
        </a:p>
      </dgm:t>
    </dgm:pt>
    <dgm:pt modelId="{E2FFDD9D-B4BA-4C55-955C-0542AE3D30B5}" type="parTrans" cxnId="{3178694A-9A71-466E-B515-88F2DF322452}">
      <dgm:prSet/>
      <dgm:spPr/>
      <dgm:t>
        <a:bodyPr/>
        <a:lstStyle/>
        <a:p>
          <a:endParaRPr lang="zh-CN" altLang="en-US"/>
        </a:p>
      </dgm:t>
    </dgm:pt>
    <dgm:pt modelId="{DB9FC826-3888-44B6-8DBD-4B8206301201}" type="sibTrans" cxnId="{3178694A-9A71-466E-B515-88F2DF322452}">
      <dgm:prSet/>
      <dgm:spPr/>
      <dgm:t>
        <a:bodyPr/>
        <a:lstStyle/>
        <a:p>
          <a:endParaRPr lang="zh-CN" altLang="en-US"/>
        </a:p>
      </dgm:t>
    </dgm:pt>
    <dgm:pt modelId="{568C569E-8396-47D1-AF1A-5902C49058BA}">
      <dgm:prSet phldrT="[文本]"/>
      <dgm:spPr/>
      <dgm:t>
        <a:bodyPr/>
        <a:lstStyle/>
        <a:p>
          <a:r>
            <a:rPr lang="zh-CN" altLang="en-US"/>
            <a:t>本章小结</a:t>
          </a:r>
        </a:p>
      </dgm:t>
    </dgm:pt>
    <dgm:pt modelId="{1820FF97-AFC9-400D-B926-45E6B3611468}" type="parTrans" cxnId="{8308BE88-5BA1-41C8-B335-2D3A92A95983}">
      <dgm:prSet/>
      <dgm:spPr/>
      <dgm:t>
        <a:bodyPr/>
        <a:lstStyle/>
        <a:p>
          <a:endParaRPr lang="zh-CN" altLang="en-US"/>
        </a:p>
      </dgm:t>
    </dgm:pt>
    <dgm:pt modelId="{31DBE24D-A867-412F-9106-9A95328A6A20}" type="sibTrans" cxnId="{8308BE88-5BA1-41C8-B335-2D3A92A95983}">
      <dgm:prSet/>
      <dgm:spPr/>
      <dgm:t>
        <a:bodyPr/>
        <a:lstStyle/>
        <a:p>
          <a:endParaRPr lang="zh-CN" altLang="en-US"/>
        </a:p>
      </dgm:t>
    </dgm:pt>
    <dgm:pt modelId="{A9F30476-BFB5-4FFB-ABF0-9AC42531125B}">
      <dgm:prSet phldrT="[文本]"/>
      <dgm:spPr/>
      <dgm:t>
        <a:bodyPr/>
        <a:lstStyle/>
        <a:p>
          <a:r>
            <a:rPr lang="zh-CN" altLang="en-US"/>
            <a:t>自注意力模型的结构</a:t>
          </a:r>
        </a:p>
      </dgm:t>
    </dgm:pt>
    <dgm:pt modelId="{B6D12CC1-4600-4FC8-8FAD-5892354EB262}" type="parTrans" cxnId="{FD132E64-92DD-4B52-A4F6-135A5FECEF76}">
      <dgm:prSet/>
      <dgm:spPr/>
      <dgm:t>
        <a:bodyPr/>
        <a:lstStyle/>
        <a:p>
          <a:endParaRPr lang="zh-CN" altLang="en-US"/>
        </a:p>
      </dgm:t>
    </dgm:pt>
    <dgm:pt modelId="{0C32E439-06D3-404F-AC61-BB6632A3002F}" type="sibTrans" cxnId="{FD132E64-92DD-4B52-A4F6-135A5FECEF76}">
      <dgm:prSet/>
      <dgm:spPr/>
      <dgm:t>
        <a:bodyPr/>
        <a:lstStyle/>
        <a:p>
          <a:endParaRPr lang="zh-CN" altLang="en-US"/>
        </a:p>
      </dgm:t>
    </dgm:pt>
    <dgm:pt modelId="{E777781D-FDC7-4E68-9AB2-F7A26E552F10}">
      <dgm:prSet phldrT="[文本]"/>
      <dgm:spPr/>
      <dgm:t>
        <a:bodyPr/>
        <a:lstStyle/>
        <a:p>
          <a:r>
            <a:rPr lang="zh-CN" altLang="en-US"/>
            <a:t>基于自注意机制的自知识蒸馏模型</a:t>
          </a:r>
        </a:p>
      </dgm:t>
    </dgm:pt>
    <dgm:pt modelId="{FFAC3AB4-C72F-40C0-A537-08EDC00CFC18}" type="parTrans" cxnId="{A9720B4B-A469-4D3C-9C1B-981B92073812}">
      <dgm:prSet/>
      <dgm:spPr/>
      <dgm:t>
        <a:bodyPr/>
        <a:lstStyle/>
        <a:p>
          <a:endParaRPr lang="zh-CN" altLang="en-US"/>
        </a:p>
      </dgm:t>
    </dgm:pt>
    <dgm:pt modelId="{6B91F2D3-1071-43F9-8A62-E6BF4775FEFB}" type="sibTrans" cxnId="{A9720B4B-A469-4D3C-9C1B-981B92073812}">
      <dgm:prSet/>
      <dgm:spPr/>
      <dgm:t>
        <a:bodyPr/>
        <a:lstStyle/>
        <a:p>
          <a:endParaRPr lang="zh-CN" altLang="en-US"/>
        </a:p>
      </dgm:t>
    </dgm:pt>
    <dgm:pt modelId="{FF5294A9-B512-4390-AC00-FD08FD2C15EC}">
      <dgm:prSet phldrT="[文本]"/>
      <dgm:spPr/>
      <dgm:t>
        <a:bodyPr/>
        <a:lstStyle/>
        <a:p>
          <a:r>
            <a:rPr lang="zh-CN" altLang="en-US"/>
            <a:t>实验设置</a:t>
          </a:r>
        </a:p>
      </dgm:t>
    </dgm:pt>
    <dgm:pt modelId="{41E17367-CA7E-4C2E-BE87-3B50FD2FC96A}" type="parTrans" cxnId="{A2338DC9-88C0-49B6-9E7C-66CE16F7D770}">
      <dgm:prSet/>
      <dgm:spPr/>
      <dgm:t>
        <a:bodyPr/>
        <a:lstStyle/>
        <a:p>
          <a:endParaRPr lang="zh-CN" altLang="en-US"/>
        </a:p>
      </dgm:t>
    </dgm:pt>
    <dgm:pt modelId="{6553E870-0FD5-4D4A-B7C2-A9D2411DBBDD}" type="sibTrans" cxnId="{A2338DC9-88C0-49B6-9E7C-66CE16F7D770}">
      <dgm:prSet/>
      <dgm:spPr/>
      <dgm:t>
        <a:bodyPr/>
        <a:lstStyle/>
        <a:p>
          <a:endParaRPr lang="zh-CN" altLang="en-US"/>
        </a:p>
      </dgm:t>
    </dgm:pt>
    <dgm:pt modelId="{C581BC9A-B188-48D8-90C7-BE7F8F29E798}">
      <dgm:prSet phldrT="[文本]"/>
      <dgm:spPr/>
      <dgm:t>
        <a:bodyPr/>
        <a:lstStyle/>
        <a:p>
          <a:r>
            <a:rPr lang="zh-CN" altLang="en-US"/>
            <a:t>实验结果与分析</a:t>
          </a:r>
        </a:p>
      </dgm:t>
    </dgm:pt>
    <dgm:pt modelId="{B985B329-709C-46F6-817C-A25C87A6A1AF}" type="parTrans" cxnId="{6E6F5D2E-31EA-45BA-AFA9-2C765AED227C}">
      <dgm:prSet/>
      <dgm:spPr/>
      <dgm:t>
        <a:bodyPr/>
        <a:lstStyle/>
        <a:p>
          <a:endParaRPr lang="zh-CN" altLang="en-US"/>
        </a:p>
      </dgm:t>
    </dgm:pt>
    <dgm:pt modelId="{F5D6E70E-9B54-49AB-A0E2-03823B369360}" type="sibTrans" cxnId="{6E6F5D2E-31EA-45BA-AFA9-2C765AED227C}">
      <dgm:prSet/>
      <dgm:spPr/>
      <dgm:t>
        <a:bodyPr/>
        <a:lstStyle/>
        <a:p>
          <a:endParaRPr lang="zh-CN" altLang="en-US"/>
        </a:p>
      </dgm:t>
    </dgm:pt>
    <dgm:pt modelId="{AC53374E-364C-4A7E-AAD2-FB3C7C6DBA0B}">
      <dgm:prSet phldrT="[文本]"/>
      <dgm:spPr/>
      <dgm:t>
        <a:bodyPr/>
        <a:lstStyle/>
        <a:p>
          <a:r>
            <a:rPr lang="zh-CN" altLang="en-US"/>
            <a:t>主要工作总结</a:t>
          </a:r>
        </a:p>
      </dgm:t>
    </dgm:pt>
    <dgm:pt modelId="{78ABF2B8-01C5-48BD-8E7D-B87C3E02D921}" type="parTrans" cxnId="{A0BE96E4-DF1E-4A43-B5DF-D48D9E13D990}">
      <dgm:prSet/>
      <dgm:spPr/>
      <dgm:t>
        <a:bodyPr/>
        <a:lstStyle/>
        <a:p>
          <a:endParaRPr lang="zh-CN" altLang="en-US"/>
        </a:p>
      </dgm:t>
    </dgm:pt>
    <dgm:pt modelId="{87C4E6F9-8FCC-4CDA-AB4E-5073FF2B6D96}" type="sibTrans" cxnId="{A0BE96E4-DF1E-4A43-B5DF-D48D9E13D990}">
      <dgm:prSet/>
      <dgm:spPr/>
      <dgm:t>
        <a:bodyPr/>
        <a:lstStyle/>
        <a:p>
          <a:endParaRPr lang="zh-CN" altLang="en-US"/>
        </a:p>
      </dgm:t>
    </dgm:pt>
    <dgm:pt modelId="{9A405A25-4CF8-4D0E-8683-89953CF672BF}">
      <dgm:prSet phldrT="[文本]"/>
      <dgm:spPr/>
      <dgm:t>
        <a:bodyPr/>
        <a:lstStyle/>
        <a:p>
          <a:r>
            <a:rPr lang="zh-CN" altLang="en-US"/>
            <a:t>主要创新点</a:t>
          </a:r>
        </a:p>
      </dgm:t>
    </dgm:pt>
    <dgm:pt modelId="{B7AB9A15-262C-44CC-8272-3E190F7F88ED}" type="parTrans" cxnId="{49050042-38C0-4C19-8C1E-8E2E70569417}">
      <dgm:prSet/>
      <dgm:spPr/>
      <dgm:t>
        <a:bodyPr/>
        <a:lstStyle/>
        <a:p>
          <a:endParaRPr lang="zh-CN" altLang="en-US"/>
        </a:p>
      </dgm:t>
    </dgm:pt>
    <dgm:pt modelId="{53ED0808-6474-439A-8AE0-6D014BF1914D}" type="sibTrans" cxnId="{49050042-38C0-4C19-8C1E-8E2E70569417}">
      <dgm:prSet/>
      <dgm:spPr/>
      <dgm:t>
        <a:bodyPr/>
        <a:lstStyle/>
        <a:p>
          <a:endParaRPr lang="zh-CN" altLang="en-US"/>
        </a:p>
      </dgm:t>
    </dgm:pt>
    <dgm:pt modelId="{2A9D0175-4095-4F26-ACE8-E0B4798783D9}">
      <dgm:prSet phldrT="[文本]"/>
      <dgm:spPr/>
      <dgm:t>
        <a:bodyPr/>
        <a:lstStyle/>
        <a:p>
          <a:r>
            <a:rPr lang="zh-CN" altLang="en-US"/>
            <a:t>未来工作展望</a:t>
          </a:r>
        </a:p>
      </dgm:t>
    </dgm:pt>
    <dgm:pt modelId="{36C9694C-E529-44DC-A2B5-519A7443CCDA}" type="parTrans" cxnId="{02FB2D76-4469-40EB-AADD-FEC52FC2C968}">
      <dgm:prSet/>
      <dgm:spPr/>
      <dgm:t>
        <a:bodyPr/>
        <a:lstStyle/>
        <a:p>
          <a:endParaRPr lang="zh-CN" altLang="en-US"/>
        </a:p>
      </dgm:t>
    </dgm:pt>
    <dgm:pt modelId="{521C88D8-093B-4E9C-9D17-F1C56865291B}" type="sibTrans" cxnId="{02FB2D76-4469-40EB-AADD-FEC52FC2C968}">
      <dgm:prSet/>
      <dgm:spPr/>
      <dgm:t>
        <a:bodyPr/>
        <a:lstStyle/>
        <a:p>
          <a:endParaRPr lang="zh-CN" altLang="en-US"/>
        </a:p>
      </dgm:t>
    </dgm:pt>
    <dgm:pt modelId="{4D60FF28-D783-428C-A7B2-D7BE18E39E92}">
      <dgm:prSet phldrT="[文本]"/>
      <dgm:spPr/>
      <dgm:t>
        <a:bodyPr/>
        <a:lstStyle/>
        <a:p>
          <a:r>
            <a:rPr lang="zh-CN" altLang="en-US"/>
            <a:t>论文主要内容</a:t>
          </a:r>
        </a:p>
      </dgm:t>
    </dgm:pt>
    <dgm:pt modelId="{BCAAACF1-0973-461A-B88D-518A8AC4304D}" type="sibTrans" cxnId="{ABDC3182-94D9-4786-B8F3-3A8E0618CD2E}">
      <dgm:prSet/>
      <dgm:spPr/>
      <dgm:t>
        <a:bodyPr/>
        <a:lstStyle/>
        <a:p>
          <a:endParaRPr lang="zh-CN" altLang="en-US"/>
        </a:p>
      </dgm:t>
    </dgm:pt>
    <dgm:pt modelId="{BF06E3A7-0103-4E88-B57E-514505FD2469}" type="parTrans" cxnId="{ABDC3182-94D9-4786-B8F3-3A8E0618CD2E}">
      <dgm:prSet/>
      <dgm:spPr/>
      <dgm:t>
        <a:bodyPr/>
        <a:lstStyle/>
        <a:p>
          <a:endParaRPr lang="zh-CN" altLang="en-US"/>
        </a:p>
      </dgm:t>
    </dgm:pt>
    <dgm:pt modelId="{0D69BB67-91D4-4A0C-BDA1-07874901D12B}">
      <dgm:prSet phldrT="[文本]"/>
      <dgm:spPr/>
      <dgm:t>
        <a:bodyPr/>
        <a:lstStyle/>
        <a:p>
          <a:r>
            <a:rPr lang="en-US" altLang="zh-CN"/>
            <a:t>SKDSA</a:t>
          </a:r>
          <a:r>
            <a:rPr lang="zh-CN" altLang="en-US"/>
            <a:t>模型和袋装法的等价性证明</a:t>
          </a:r>
        </a:p>
      </dgm:t>
    </dgm:pt>
    <dgm:pt modelId="{04130A6F-D82C-4C0E-87BB-A89DCA55E681}" type="parTrans" cxnId="{EA02A7AE-329F-488C-BC1A-324F5A4F8959}">
      <dgm:prSet/>
      <dgm:spPr/>
      <dgm:t>
        <a:bodyPr/>
        <a:lstStyle/>
        <a:p>
          <a:endParaRPr lang="zh-CN" altLang="en-US"/>
        </a:p>
      </dgm:t>
    </dgm:pt>
    <dgm:pt modelId="{157D772D-D446-449D-A347-055BE544A99A}" type="sibTrans" cxnId="{EA02A7AE-329F-488C-BC1A-324F5A4F8959}">
      <dgm:prSet/>
      <dgm:spPr/>
      <dgm:t>
        <a:bodyPr/>
        <a:lstStyle/>
        <a:p>
          <a:endParaRPr lang="zh-CN" altLang="en-US"/>
        </a:p>
      </dgm:t>
    </dgm:pt>
    <dgm:pt modelId="{1FE17875-E3B8-49ED-BEAE-2223F25D55C2}">
      <dgm:prSet phldrT="[文本]"/>
      <dgm:spPr/>
      <dgm:t>
        <a:bodyPr/>
        <a:lstStyle/>
        <a:p>
          <a:r>
            <a:rPr lang="zh-CN" altLang="en-US"/>
            <a:t>消融研究</a:t>
          </a:r>
        </a:p>
      </dgm:t>
    </dgm:pt>
    <dgm:pt modelId="{39E27545-5AA4-4340-82EC-D8F58FF32318}" type="parTrans" cxnId="{07B55858-4095-4EC3-9885-47FEF75A31BB}">
      <dgm:prSet/>
      <dgm:spPr/>
      <dgm:t>
        <a:bodyPr/>
        <a:lstStyle/>
        <a:p>
          <a:endParaRPr lang="zh-CN" altLang="en-US"/>
        </a:p>
      </dgm:t>
    </dgm:pt>
    <dgm:pt modelId="{5EDD5FA9-BE17-46D0-AC93-23080D1F787B}" type="sibTrans" cxnId="{07B55858-4095-4EC3-9885-47FEF75A31BB}">
      <dgm:prSet/>
      <dgm:spPr/>
      <dgm:t>
        <a:bodyPr/>
        <a:lstStyle/>
        <a:p>
          <a:endParaRPr lang="zh-CN" altLang="en-US"/>
        </a:p>
      </dgm:t>
    </dgm:pt>
    <dgm:pt modelId="{C2BFD015-AAEC-489F-805B-7F6D66B6D589}">
      <dgm:prSet phldrT="[文本]"/>
      <dgm:spPr/>
      <dgm:t>
        <a:bodyPr/>
        <a:lstStyle/>
        <a:p>
          <a:r>
            <a:rPr lang="zh-CN" altLang="en-US"/>
            <a:t>本章小结</a:t>
          </a:r>
        </a:p>
      </dgm:t>
    </dgm:pt>
    <dgm:pt modelId="{F5175DF5-73EC-4D22-A4E1-EB25E48BEE09}" type="parTrans" cxnId="{C487DBA6-6D24-4106-A13C-B3E17F9E02AD}">
      <dgm:prSet/>
      <dgm:spPr/>
      <dgm:t>
        <a:bodyPr/>
        <a:lstStyle/>
        <a:p>
          <a:endParaRPr lang="zh-CN" altLang="en-US"/>
        </a:p>
      </dgm:t>
    </dgm:pt>
    <dgm:pt modelId="{E5D5969A-AA2B-4A79-BEDE-68E1ABA679FF}" type="sibTrans" cxnId="{C487DBA6-6D24-4106-A13C-B3E17F9E02AD}">
      <dgm:prSet/>
      <dgm:spPr/>
      <dgm:t>
        <a:bodyPr/>
        <a:lstStyle/>
        <a:p>
          <a:endParaRPr lang="zh-CN" altLang="en-US"/>
        </a:p>
      </dgm:t>
    </dgm:pt>
    <dgm:pt modelId="{5D839E97-6CE2-43AA-935A-9C2EE37A3F37}">
      <dgm:prSet phldrT="[文本]"/>
      <dgm:spPr/>
      <dgm:t>
        <a:bodyPr/>
        <a:lstStyle/>
        <a:p>
          <a:r>
            <a:rPr lang="zh-CN" altLang="en-US"/>
            <a:t>本章小结</a:t>
          </a:r>
        </a:p>
      </dgm:t>
    </dgm:pt>
    <dgm:pt modelId="{912B023C-4BFA-43BD-8DC3-CDBC0D9F6E55}" type="parTrans" cxnId="{97E69227-AFE8-4A25-A643-BCAD1C03BC85}">
      <dgm:prSet/>
      <dgm:spPr/>
      <dgm:t>
        <a:bodyPr/>
        <a:lstStyle/>
        <a:p>
          <a:endParaRPr lang="zh-CN" altLang="en-US"/>
        </a:p>
      </dgm:t>
    </dgm:pt>
    <dgm:pt modelId="{A6E92524-5862-4582-835E-4E5ECB5FC368}" type="sibTrans" cxnId="{97E69227-AFE8-4A25-A643-BCAD1C03BC85}">
      <dgm:prSet/>
      <dgm:spPr/>
      <dgm:t>
        <a:bodyPr/>
        <a:lstStyle/>
        <a:p>
          <a:endParaRPr lang="zh-CN" altLang="en-US"/>
        </a:p>
      </dgm:t>
    </dgm:pt>
    <dgm:pt modelId="{ACF565BE-FA01-4432-8E0E-7AC964E3F2CD}">
      <dgm:prSet phldrT="[文本]"/>
      <dgm:spPr/>
      <dgm:t>
        <a:bodyPr/>
        <a:lstStyle/>
        <a:p>
          <a:r>
            <a:rPr lang="en-US" altLang="zh-CN"/>
            <a:t>SKDSA</a:t>
          </a:r>
          <a:r>
            <a:rPr lang="zh-CN" altLang="en-US"/>
            <a:t>模型和数据增强的结合</a:t>
          </a:r>
        </a:p>
      </dgm:t>
    </dgm:pt>
    <dgm:pt modelId="{5873458A-F260-4A0A-A470-4EE5D5FCD62D}" type="parTrans" cxnId="{B92AB267-9383-470C-A70D-C674FB7E7194}">
      <dgm:prSet/>
      <dgm:spPr/>
      <dgm:t>
        <a:bodyPr/>
        <a:lstStyle/>
        <a:p>
          <a:endParaRPr lang="zh-CN" altLang="en-US"/>
        </a:p>
      </dgm:t>
    </dgm:pt>
    <dgm:pt modelId="{390295F7-89F5-4464-83CB-93FFAFCB8624}" type="sibTrans" cxnId="{B92AB267-9383-470C-A70D-C674FB7E7194}">
      <dgm:prSet/>
      <dgm:spPr/>
      <dgm:t>
        <a:bodyPr/>
        <a:lstStyle/>
        <a:p>
          <a:endParaRPr lang="zh-CN" altLang="en-US"/>
        </a:p>
      </dgm:t>
    </dgm:pt>
    <dgm:pt modelId="{EB33D69A-EFA1-433B-A72A-1D8E11183DFC}" type="pres">
      <dgm:prSet presAssocID="{63DD49FA-4BB5-4323-A58F-2DE1A85CEE34}" presName="Name0" presStyleCnt="0">
        <dgm:presLayoutVars>
          <dgm:chPref val="1"/>
          <dgm:dir/>
          <dgm:animOne val="branch"/>
          <dgm:animLvl val="lvl"/>
          <dgm:resizeHandles val="exact"/>
        </dgm:presLayoutVars>
      </dgm:prSet>
      <dgm:spPr/>
    </dgm:pt>
    <dgm:pt modelId="{737655F3-42C5-48A6-BCD5-337A450299F2}" type="pres">
      <dgm:prSet presAssocID="{E5572BCD-19DC-44FA-AA82-91585DD52667}" presName="root1" presStyleCnt="0"/>
      <dgm:spPr/>
    </dgm:pt>
    <dgm:pt modelId="{B98F8E97-6556-4B26-8836-7D4B4353449A}" type="pres">
      <dgm:prSet presAssocID="{E5572BCD-19DC-44FA-AA82-91585DD52667}" presName="LevelOneTextNode" presStyleLbl="node0" presStyleIdx="0" presStyleCnt="1" custAng="5400000" custScaleX="138581" custScaleY="17151">
        <dgm:presLayoutVars>
          <dgm:chPref val="3"/>
        </dgm:presLayoutVars>
      </dgm:prSet>
      <dgm:spPr/>
    </dgm:pt>
    <dgm:pt modelId="{19CCADB4-2D33-409B-96C7-F61377C5270B}" type="pres">
      <dgm:prSet presAssocID="{E5572BCD-19DC-44FA-AA82-91585DD52667}" presName="level2hierChild" presStyleCnt="0"/>
      <dgm:spPr/>
    </dgm:pt>
    <dgm:pt modelId="{BF8FF5C0-C5B4-4DBA-B1B4-61B2C5892E25}" type="pres">
      <dgm:prSet presAssocID="{73F98978-A4F7-4F5B-ACC7-7AC871C4E24B}" presName="conn2-1" presStyleLbl="parChTrans1D2" presStyleIdx="0" presStyleCnt="5"/>
      <dgm:spPr/>
    </dgm:pt>
    <dgm:pt modelId="{7D00B66D-EB51-405D-B68B-AC3A6FD67136}" type="pres">
      <dgm:prSet presAssocID="{73F98978-A4F7-4F5B-ACC7-7AC871C4E24B}" presName="connTx" presStyleLbl="parChTrans1D2" presStyleIdx="0" presStyleCnt="5"/>
      <dgm:spPr/>
    </dgm:pt>
    <dgm:pt modelId="{0261EC75-AF4D-43BE-A8B4-6161D09CED13}" type="pres">
      <dgm:prSet presAssocID="{AC8AA2F7-3D38-4975-99B9-B691BBEF57B2}" presName="root2" presStyleCnt="0"/>
      <dgm:spPr/>
    </dgm:pt>
    <dgm:pt modelId="{4370C7D6-F049-4222-BCB7-5D67CAF2744F}" type="pres">
      <dgm:prSet presAssocID="{AC8AA2F7-3D38-4975-99B9-B691BBEF57B2}" presName="LevelTwoTextNode" presStyleLbl="node2" presStyleIdx="0" presStyleCnt="5">
        <dgm:presLayoutVars>
          <dgm:chPref val="3"/>
        </dgm:presLayoutVars>
      </dgm:prSet>
      <dgm:spPr/>
    </dgm:pt>
    <dgm:pt modelId="{DE0DDCE5-1493-4F3A-BB45-AAF38CC1EFE8}" type="pres">
      <dgm:prSet presAssocID="{AC8AA2F7-3D38-4975-99B9-B691BBEF57B2}" presName="level3hierChild" presStyleCnt="0"/>
      <dgm:spPr/>
    </dgm:pt>
    <dgm:pt modelId="{564685BF-5A6F-42F9-82E4-CCC13DDE8950}" type="pres">
      <dgm:prSet presAssocID="{4576AE16-40F2-461A-9C15-C0D7C267BC7B}" presName="conn2-1" presStyleLbl="parChTrans1D3" presStyleIdx="0" presStyleCnt="19"/>
      <dgm:spPr/>
    </dgm:pt>
    <dgm:pt modelId="{C709B528-B33E-4A7C-8D4E-0C597595C1D9}" type="pres">
      <dgm:prSet presAssocID="{4576AE16-40F2-461A-9C15-C0D7C267BC7B}" presName="connTx" presStyleLbl="parChTrans1D3" presStyleIdx="0" presStyleCnt="19"/>
      <dgm:spPr/>
    </dgm:pt>
    <dgm:pt modelId="{AB65CFF5-CBFD-4732-9ABA-69F22BEDCAB5}" type="pres">
      <dgm:prSet presAssocID="{0F014E25-C01E-4686-B43E-001F627F6DF1}" presName="root2" presStyleCnt="0"/>
      <dgm:spPr/>
    </dgm:pt>
    <dgm:pt modelId="{4CDDFFA8-DB41-40D2-AAE2-AE8E2851C0B9}" type="pres">
      <dgm:prSet presAssocID="{0F014E25-C01E-4686-B43E-001F627F6DF1}" presName="LevelTwoTextNode" presStyleLbl="node3" presStyleIdx="0" presStyleCnt="19" custScaleX="281076">
        <dgm:presLayoutVars>
          <dgm:chPref val="3"/>
        </dgm:presLayoutVars>
      </dgm:prSet>
      <dgm:spPr/>
    </dgm:pt>
    <dgm:pt modelId="{44A0F333-D31A-4064-B696-08A5E41AC766}" type="pres">
      <dgm:prSet presAssocID="{0F014E25-C01E-4686-B43E-001F627F6DF1}" presName="level3hierChild" presStyleCnt="0"/>
      <dgm:spPr/>
    </dgm:pt>
    <dgm:pt modelId="{B5436544-78EE-43B4-8282-E4366A37463C}" type="pres">
      <dgm:prSet presAssocID="{B5DEC49B-9E1F-41B9-808A-BC6F6DACE1DA}" presName="conn2-1" presStyleLbl="parChTrans1D3" presStyleIdx="1" presStyleCnt="19"/>
      <dgm:spPr/>
    </dgm:pt>
    <dgm:pt modelId="{E41EC255-B27F-4FED-9586-914BA30DB759}" type="pres">
      <dgm:prSet presAssocID="{B5DEC49B-9E1F-41B9-808A-BC6F6DACE1DA}" presName="connTx" presStyleLbl="parChTrans1D3" presStyleIdx="1" presStyleCnt="19"/>
      <dgm:spPr/>
    </dgm:pt>
    <dgm:pt modelId="{1847A0DB-08AD-45B6-ACA0-905818E5B241}" type="pres">
      <dgm:prSet presAssocID="{29E1F772-E66F-432B-86B8-908F2EEE130C}" presName="root2" presStyleCnt="0"/>
      <dgm:spPr/>
    </dgm:pt>
    <dgm:pt modelId="{395532DB-40B3-4056-8A31-794AAA357A3D}" type="pres">
      <dgm:prSet presAssocID="{29E1F772-E66F-432B-86B8-908F2EEE130C}" presName="LevelTwoTextNode" presStyleLbl="node3" presStyleIdx="1" presStyleCnt="19" custScaleX="281076">
        <dgm:presLayoutVars>
          <dgm:chPref val="3"/>
        </dgm:presLayoutVars>
      </dgm:prSet>
      <dgm:spPr/>
    </dgm:pt>
    <dgm:pt modelId="{FAF791C5-6763-4BE9-AE75-D7A80557DEE3}" type="pres">
      <dgm:prSet presAssocID="{29E1F772-E66F-432B-86B8-908F2EEE130C}" presName="level3hierChild" presStyleCnt="0"/>
      <dgm:spPr/>
    </dgm:pt>
    <dgm:pt modelId="{5DC05BF9-14B1-4EF8-A044-4A81759D0644}" type="pres">
      <dgm:prSet presAssocID="{BF06E3A7-0103-4E88-B57E-514505FD2469}" presName="conn2-1" presStyleLbl="parChTrans1D3" presStyleIdx="2" presStyleCnt="19"/>
      <dgm:spPr/>
    </dgm:pt>
    <dgm:pt modelId="{C63034BC-AFE6-487C-AAC0-1BD471B55F54}" type="pres">
      <dgm:prSet presAssocID="{BF06E3A7-0103-4E88-B57E-514505FD2469}" presName="connTx" presStyleLbl="parChTrans1D3" presStyleIdx="2" presStyleCnt="19"/>
      <dgm:spPr/>
    </dgm:pt>
    <dgm:pt modelId="{2D8B61D8-D1AF-491E-BDFC-F17CD9EAEAEC}" type="pres">
      <dgm:prSet presAssocID="{4D60FF28-D783-428C-A7B2-D7BE18E39E92}" presName="root2" presStyleCnt="0"/>
      <dgm:spPr/>
    </dgm:pt>
    <dgm:pt modelId="{8BFF176B-3256-40D5-AE26-0AEC903EDB8D}" type="pres">
      <dgm:prSet presAssocID="{4D60FF28-D783-428C-A7B2-D7BE18E39E92}" presName="LevelTwoTextNode" presStyleLbl="node3" presStyleIdx="2" presStyleCnt="19" custScaleX="281076">
        <dgm:presLayoutVars>
          <dgm:chPref val="3"/>
        </dgm:presLayoutVars>
      </dgm:prSet>
      <dgm:spPr/>
    </dgm:pt>
    <dgm:pt modelId="{10B9C02F-A75D-44FD-9260-A13EF67DFE57}" type="pres">
      <dgm:prSet presAssocID="{4D60FF28-D783-428C-A7B2-D7BE18E39E92}" presName="level3hierChild" presStyleCnt="0"/>
      <dgm:spPr/>
    </dgm:pt>
    <dgm:pt modelId="{17E4426B-F9BF-40CB-AA72-D76088FB3FE4}" type="pres">
      <dgm:prSet presAssocID="{D3F5123F-AF26-4A16-85FB-0CB22DDAC188}" presName="conn2-1" presStyleLbl="parChTrans1D2" presStyleIdx="1" presStyleCnt="5"/>
      <dgm:spPr/>
    </dgm:pt>
    <dgm:pt modelId="{D57E0DB7-9A0D-4127-9CAF-41ED144407A6}" type="pres">
      <dgm:prSet presAssocID="{D3F5123F-AF26-4A16-85FB-0CB22DDAC188}" presName="connTx" presStyleLbl="parChTrans1D2" presStyleIdx="1" presStyleCnt="5"/>
      <dgm:spPr/>
    </dgm:pt>
    <dgm:pt modelId="{9C8F235E-EB46-424F-9CF8-BDC2871283CA}" type="pres">
      <dgm:prSet presAssocID="{91227BCB-6FCF-4B58-A495-764328C6EE06}" presName="root2" presStyleCnt="0"/>
      <dgm:spPr/>
    </dgm:pt>
    <dgm:pt modelId="{1DF71FBD-D716-4128-B262-577EDB4461AE}" type="pres">
      <dgm:prSet presAssocID="{91227BCB-6FCF-4B58-A495-764328C6EE06}" presName="LevelTwoTextNode" presStyleLbl="node2" presStyleIdx="1" presStyleCnt="5">
        <dgm:presLayoutVars>
          <dgm:chPref val="3"/>
        </dgm:presLayoutVars>
      </dgm:prSet>
      <dgm:spPr/>
    </dgm:pt>
    <dgm:pt modelId="{EF5FEF83-B020-4BC2-9AC9-7254D082B4FA}" type="pres">
      <dgm:prSet presAssocID="{91227BCB-6FCF-4B58-A495-764328C6EE06}" presName="level3hierChild" presStyleCnt="0"/>
      <dgm:spPr/>
    </dgm:pt>
    <dgm:pt modelId="{93982032-9114-4A06-AE02-B0F5FB9DF560}" type="pres">
      <dgm:prSet presAssocID="{FE3FA663-5948-4F5D-B7BF-B029A54925E9}" presName="conn2-1" presStyleLbl="parChTrans1D3" presStyleIdx="3" presStyleCnt="19"/>
      <dgm:spPr/>
    </dgm:pt>
    <dgm:pt modelId="{4C0D3B9D-1C5B-4956-8AA1-898F26970A5B}" type="pres">
      <dgm:prSet presAssocID="{FE3FA663-5948-4F5D-B7BF-B029A54925E9}" presName="connTx" presStyleLbl="parChTrans1D3" presStyleIdx="3" presStyleCnt="19"/>
      <dgm:spPr/>
    </dgm:pt>
    <dgm:pt modelId="{5910497A-97F6-40DE-B110-1785FABB3AE8}" type="pres">
      <dgm:prSet presAssocID="{6103458B-DD7A-4B5B-9868-A29621EA4D42}" presName="root2" presStyleCnt="0"/>
      <dgm:spPr/>
    </dgm:pt>
    <dgm:pt modelId="{9D87D228-E402-49DD-BC88-3ECDB2EAF896}" type="pres">
      <dgm:prSet presAssocID="{6103458B-DD7A-4B5B-9868-A29621EA4D42}" presName="LevelTwoTextNode" presStyleLbl="node3" presStyleIdx="3" presStyleCnt="19" custScaleX="281076">
        <dgm:presLayoutVars>
          <dgm:chPref val="3"/>
        </dgm:presLayoutVars>
      </dgm:prSet>
      <dgm:spPr/>
    </dgm:pt>
    <dgm:pt modelId="{A5C16A26-0D3F-43B8-B47F-9E79768A0B2D}" type="pres">
      <dgm:prSet presAssocID="{6103458B-DD7A-4B5B-9868-A29621EA4D42}" presName="level3hierChild" presStyleCnt="0"/>
      <dgm:spPr/>
    </dgm:pt>
    <dgm:pt modelId="{8D07A0E1-5A9D-4256-8FE8-6D19CCBCB896}" type="pres">
      <dgm:prSet presAssocID="{DEFFDA95-D701-4A1C-9CC3-A33B35A3150C}" presName="conn2-1" presStyleLbl="parChTrans1D3" presStyleIdx="4" presStyleCnt="19"/>
      <dgm:spPr/>
    </dgm:pt>
    <dgm:pt modelId="{36416F60-B6CD-41A8-B6A2-946E1D001AFC}" type="pres">
      <dgm:prSet presAssocID="{DEFFDA95-D701-4A1C-9CC3-A33B35A3150C}" presName="connTx" presStyleLbl="parChTrans1D3" presStyleIdx="4" presStyleCnt="19"/>
      <dgm:spPr/>
    </dgm:pt>
    <dgm:pt modelId="{2D2E7F35-113B-45EE-B9AE-6ADBFCB73671}" type="pres">
      <dgm:prSet presAssocID="{2CE3CBA1-243D-4799-9D88-46B70690BD1C}" presName="root2" presStyleCnt="0"/>
      <dgm:spPr/>
    </dgm:pt>
    <dgm:pt modelId="{F9399FE1-6C57-4099-BD3B-952CB03FDEA5}" type="pres">
      <dgm:prSet presAssocID="{2CE3CBA1-243D-4799-9D88-46B70690BD1C}" presName="LevelTwoTextNode" presStyleLbl="node3" presStyleIdx="4" presStyleCnt="19" custScaleX="281076">
        <dgm:presLayoutVars>
          <dgm:chPref val="3"/>
        </dgm:presLayoutVars>
      </dgm:prSet>
      <dgm:spPr/>
    </dgm:pt>
    <dgm:pt modelId="{034BB2D7-EA0A-4A78-9ED5-5B1D3B1CC5E0}" type="pres">
      <dgm:prSet presAssocID="{2CE3CBA1-243D-4799-9D88-46B70690BD1C}" presName="level3hierChild" presStyleCnt="0"/>
      <dgm:spPr/>
    </dgm:pt>
    <dgm:pt modelId="{7A0784A1-7F61-4085-AE8D-4B1181C08E2D}" type="pres">
      <dgm:prSet presAssocID="{E2FFDD9D-B4BA-4C55-955C-0542AE3D30B5}" presName="conn2-1" presStyleLbl="parChTrans1D3" presStyleIdx="5" presStyleCnt="19"/>
      <dgm:spPr/>
    </dgm:pt>
    <dgm:pt modelId="{B675A4F7-3BE3-4BCE-91DD-10DEB591CE2E}" type="pres">
      <dgm:prSet presAssocID="{E2FFDD9D-B4BA-4C55-955C-0542AE3D30B5}" presName="connTx" presStyleLbl="parChTrans1D3" presStyleIdx="5" presStyleCnt="19"/>
      <dgm:spPr/>
    </dgm:pt>
    <dgm:pt modelId="{5B573D51-880C-4C39-8694-714B0560DC4D}" type="pres">
      <dgm:prSet presAssocID="{864B8906-7AF9-454A-BF48-D66440F08567}" presName="root2" presStyleCnt="0"/>
      <dgm:spPr/>
    </dgm:pt>
    <dgm:pt modelId="{C3275764-95BB-44DB-BEF8-3B5B71E99F4F}" type="pres">
      <dgm:prSet presAssocID="{864B8906-7AF9-454A-BF48-D66440F08567}" presName="LevelTwoTextNode" presStyleLbl="node3" presStyleIdx="5" presStyleCnt="19" custScaleX="281076">
        <dgm:presLayoutVars>
          <dgm:chPref val="3"/>
        </dgm:presLayoutVars>
      </dgm:prSet>
      <dgm:spPr/>
    </dgm:pt>
    <dgm:pt modelId="{46E88BB6-EB84-4BF1-8867-A60DA9066639}" type="pres">
      <dgm:prSet presAssocID="{864B8906-7AF9-454A-BF48-D66440F08567}" presName="level3hierChild" presStyleCnt="0"/>
      <dgm:spPr/>
    </dgm:pt>
    <dgm:pt modelId="{26CD8199-FFC5-44DA-8AF0-E4F338C5ED3B}" type="pres">
      <dgm:prSet presAssocID="{1820FF97-AFC9-400D-B926-45E6B3611468}" presName="conn2-1" presStyleLbl="parChTrans1D3" presStyleIdx="6" presStyleCnt="19"/>
      <dgm:spPr/>
    </dgm:pt>
    <dgm:pt modelId="{E3370D02-5FAF-45B2-912B-31687CF7748D}" type="pres">
      <dgm:prSet presAssocID="{1820FF97-AFC9-400D-B926-45E6B3611468}" presName="connTx" presStyleLbl="parChTrans1D3" presStyleIdx="6" presStyleCnt="19"/>
      <dgm:spPr/>
    </dgm:pt>
    <dgm:pt modelId="{099B4C98-B340-401C-9E8A-5B19C70AECD1}" type="pres">
      <dgm:prSet presAssocID="{568C569E-8396-47D1-AF1A-5902C49058BA}" presName="root2" presStyleCnt="0"/>
      <dgm:spPr/>
    </dgm:pt>
    <dgm:pt modelId="{2B7D4311-077F-4CA6-AF27-D09B8E933A38}" type="pres">
      <dgm:prSet presAssocID="{568C569E-8396-47D1-AF1A-5902C49058BA}" presName="LevelTwoTextNode" presStyleLbl="node3" presStyleIdx="6" presStyleCnt="19" custScaleX="281076">
        <dgm:presLayoutVars>
          <dgm:chPref val="3"/>
        </dgm:presLayoutVars>
      </dgm:prSet>
      <dgm:spPr/>
    </dgm:pt>
    <dgm:pt modelId="{BD0EFD4B-A417-46DC-A01F-8B5C83B2B699}" type="pres">
      <dgm:prSet presAssocID="{568C569E-8396-47D1-AF1A-5902C49058BA}" presName="level3hierChild" presStyleCnt="0"/>
      <dgm:spPr/>
    </dgm:pt>
    <dgm:pt modelId="{3BA36C7E-4A79-48E9-BFF0-EFE792A1ADA3}" type="pres">
      <dgm:prSet presAssocID="{6205EE4B-D345-4C37-8826-D7A46D78D69E}" presName="conn2-1" presStyleLbl="parChTrans1D2" presStyleIdx="2" presStyleCnt="5"/>
      <dgm:spPr/>
    </dgm:pt>
    <dgm:pt modelId="{B821229C-73D3-4549-90FB-3CF2BC23B673}" type="pres">
      <dgm:prSet presAssocID="{6205EE4B-D345-4C37-8826-D7A46D78D69E}" presName="connTx" presStyleLbl="parChTrans1D2" presStyleIdx="2" presStyleCnt="5"/>
      <dgm:spPr/>
    </dgm:pt>
    <dgm:pt modelId="{B8F92FA2-79EB-43FA-9A23-468BCEFFD301}" type="pres">
      <dgm:prSet presAssocID="{14800ADE-2782-4436-9552-14D2CF77D2DC}" presName="root2" presStyleCnt="0"/>
      <dgm:spPr/>
    </dgm:pt>
    <dgm:pt modelId="{30BB05C2-E5D1-4CAC-8374-1AF8A6855D96}" type="pres">
      <dgm:prSet presAssocID="{14800ADE-2782-4436-9552-14D2CF77D2DC}" presName="LevelTwoTextNode" presStyleLbl="node2" presStyleIdx="2" presStyleCnt="5">
        <dgm:presLayoutVars>
          <dgm:chPref val="3"/>
        </dgm:presLayoutVars>
      </dgm:prSet>
      <dgm:spPr/>
    </dgm:pt>
    <dgm:pt modelId="{34576A18-82BF-4339-AEE4-7E487A86189A}" type="pres">
      <dgm:prSet presAssocID="{14800ADE-2782-4436-9552-14D2CF77D2DC}" presName="level3hierChild" presStyleCnt="0"/>
      <dgm:spPr/>
    </dgm:pt>
    <dgm:pt modelId="{FF91D5BF-546B-4EB0-B251-14AA8F1DF3CD}" type="pres">
      <dgm:prSet presAssocID="{B6D12CC1-4600-4FC8-8FAD-5892354EB262}" presName="conn2-1" presStyleLbl="parChTrans1D3" presStyleIdx="7" presStyleCnt="19"/>
      <dgm:spPr/>
    </dgm:pt>
    <dgm:pt modelId="{3A59C020-6254-493B-997B-F2B9A536186C}" type="pres">
      <dgm:prSet presAssocID="{B6D12CC1-4600-4FC8-8FAD-5892354EB262}" presName="connTx" presStyleLbl="parChTrans1D3" presStyleIdx="7" presStyleCnt="19"/>
      <dgm:spPr/>
    </dgm:pt>
    <dgm:pt modelId="{284A21B3-6C9F-434E-A269-920E7868E155}" type="pres">
      <dgm:prSet presAssocID="{A9F30476-BFB5-4FFB-ABF0-9AC42531125B}" presName="root2" presStyleCnt="0"/>
      <dgm:spPr/>
    </dgm:pt>
    <dgm:pt modelId="{6399932F-FE0D-45D5-A58A-C45BF07E5A17}" type="pres">
      <dgm:prSet presAssocID="{A9F30476-BFB5-4FFB-ABF0-9AC42531125B}" presName="LevelTwoTextNode" presStyleLbl="node3" presStyleIdx="7" presStyleCnt="19" custScaleX="281076">
        <dgm:presLayoutVars>
          <dgm:chPref val="3"/>
        </dgm:presLayoutVars>
      </dgm:prSet>
      <dgm:spPr/>
    </dgm:pt>
    <dgm:pt modelId="{C3559EC3-5E3F-4154-A82A-6548BED9F7C2}" type="pres">
      <dgm:prSet presAssocID="{A9F30476-BFB5-4FFB-ABF0-9AC42531125B}" presName="level3hierChild" presStyleCnt="0"/>
      <dgm:spPr/>
    </dgm:pt>
    <dgm:pt modelId="{E89276F8-96E9-4674-8CB8-D291E0ECB87E}" type="pres">
      <dgm:prSet presAssocID="{FFAC3AB4-C72F-40C0-A537-08EDC00CFC18}" presName="conn2-1" presStyleLbl="parChTrans1D3" presStyleIdx="8" presStyleCnt="19"/>
      <dgm:spPr/>
    </dgm:pt>
    <dgm:pt modelId="{2ACCDCB4-067E-4BE0-9190-4B8837CB5777}" type="pres">
      <dgm:prSet presAssocID="{FFAC3AB4-C72F-40C0-A537-08EDC00CFC18}" presName="connTx" presStyleLbl="parChTrans1D3" presStyleIdx="8" presStyleCnt="19"/>
      <dgm:spPr/>
    </dgm:pt>
    <dgm:pt modelId="{CCD6552E-5710-486B-8263-E1D6DB4B8122}" type="pres">
      <dgm:prSet presAssocID="{E777781D-FDC7-4E68-9AB2-F7A26E552F10}" presName="root2" presStyleCnt="0"/>
      <dgm:spPr/>
    </dgm:pt>
    <dgm:pt modelId="{D617A784-DB2F-4A48-8A59-CB4AA07D0CCF}" type="pres">
      <dgm:prSet presAssocID="{E777781D-FDC7-4E68-9AB2-F7A26E552F10}" presName="LevelTwoTextNode" presStyleLbl="node3" presStyleIdx="8" presStyleCnt="19" custScaleX="281076">
        <dgm:presLayoutVars>
          <dgm:chPref val="3"/>
        </dgm:presLayoutVars>
      </dgm:prSet>
      <dgm:spPr/>
    </dgm:pt>
    <dgm:pt modelId="{35DFCF85-5FB9-4876-AA46-0B35C1B5C42D}" type="pres">
      <dgm:prSet presAssocID="{E777781D-FDC7-4E68-9AB2-F7A26E552F10}" presName="level3hierChild" presStyleCnt="0"/>
      <dgm:spPr/>
    </dgm:pt>
    <dgm:pt modelId="{FC51B7B0-AAF5-4B23-B1AC-7012D5667AAF}" type="pres">
      <dgm:prSet presAssocID="{04130A6F-D82C-4C0E-87BB-A89DCA55E681}" presName="conn2-1" presStyleLbl="parChTrans1D3" presStyleIdx="9" presStyleCnt="19"/>
      <dgm:spPr/>
    </dgm:pt>
    <dgm:pt modelId="{3EA7299D-E3A0-4A68-A8C7-888DD75E63EB}" type="pres">
      <dgm:prSet presAssocID="{04130A6F-D82C-4C0E-87BB-A89DCA55E681}" presName="connTx" presStyleLbl="parChTrans1D3" presStyleIdx="9" presStyleCnt="19"/>
      <dgm:spPr/>
    </dgm:pt>
    <dgm:pt modelId="{8EA7E5D2-0B13-48A1-BFCB-5B73E0828C2B}" type="pres">
      <dgm:prSet presAssocID="{0D69BB67-91D4-4A0C-BDA1-07874901D12B}" presName="root2" presStyleCnt="0"/>
      <dgm:spPr/>
    </dgm:pt>
    <dgm:pt modelId="{C4F702F5-77B7-46AF-98EE-D38F185638CD}" type="pres">
      <dgm:prSet presAssocID="{0D69BB67-91D4-4A0C-BDA1-07874901D12B}" presName="LevelTwoTextNode" presStyleLbl="node3" presStyleIdx="9" presStyleCnt="19" custScaleX="281076">
        <dgm:presLayoutVars>
          <dgm:chPref val="3"/>
        </dgm:presLayoutVars>
      </dgm:prSet>
      <dgm:spPr/>
    </dgm:pt>
    <dgm:pt modelId="{97E4F621-AA28-4F48-B646-2E3FC1E3CC73}" type="pres">
      <dgm:prSet presAssocID="{0D69BB67-91D4-4A0C-BDA1-07874901D12B}" presName="level3hierChild" presStyleCnt="0"/>
      <dgm:spPr/>
    </dgm:pt>
    <dgm:pt modelId="{C039AE7E-1F93-4304-A06E-D860F92F1528}" type="pres">
      <dgm:prSet presAssocID="{5873458A-F260-4A0A-A470-4EE5D5FCD62D}" presName="conn2-1" presStyleLbl="parChTrans1D3" presStyleIdx="10" presStyleCnt="19"/>
      <dgm:spPr/>
    </dgm:pt>
    <dgm:pt modelId="{87C17C3F-1ACE-4C2F-AAE1-E95A6C353BB3}" type="pres">
      <dgm:prSet presAssocID="{5873458A-F260-4A0A-A470-4EE5D5FCD62D}" presName="connTx" presStyleLbl="parChTrans1D3" presStyleIdx="10" presStyleCnt="19"/>
      <dgm:spPr/>
    </dgm:pt>
    <dgm:pt modelId="{A920ECE7-8479-40C2-9062-88B012A20793}" type="pres">
      <dgm:prSet presAssocID="{ACF565BE-FA01-4432-8E0E-7AC964E3F2CD}" presName="root2" presStyleCnt="0"/>
      <dgm:spPr/>
    </dgm:pt>
    <dgm:pt modelId="{EC6F6771-EE93-4735-B89C-8A9CE79248E6}" type="pres">
      <dgm:prSet presAssocID="{ACF565BE-FA01-4432-8E0E-7AC964E3F2CD}" presName="LevelTwoTextNode" presStyleLbl="node3" presStyleIdx="10" presStyleCnt="19" custScaleX="281208">
        <dgm:presLayoutVars>
          <dgm:chPref val="3"/>
        </dgm:presLayoutVars>
      </dgm:prSet>
      <dgm:spPr/>
    </dgm:pt>
    <dgm:pt modelId="{E5D3D128-4584-4EE3-ADD8-428F94A855C4}" type="pres">
      <dgm:prSet presAssocID="{ACF565BE-FA01-4432-8E0E-7AC964E3F2CD}" presName="level3hierChild" presStyleCnt="0"/>
      <dgm:spPr/>
    </dgm:pt>
    <dgm:pt modelId="{DAA8A334-96A4-47A5-8164-B47C29ECF8E4}" type="pres">
      <dgm:prSet presAssocID="{F5175DF5-73EC-4D22-A4E1-EB25E48BEE09}" presName="conn2-1" presStyleLbl="parChTrans1D3" presStyleIdx="11" presStyleCnt="19"/>
      <dgm:spPr/>
    </dgm:pt>
    <dgm:pt modelId="{6E80623A-E7F0-4D5F-A71C-9ABA498E202D}" type="pres">
      <dgm:prSet presAssocID="{F5175DF5-73EC-4D22-A4E1-EB25E48BEE09}" presName="connTx" presStyleLbl="parChTrans1D3" presStyleIdx="11" presStyleCnt="19"/>
      <dgm:spPr/>
    </dgm:pt>
    <dgm:pt modelId="{226F1EB9-4FD5-49E6-B4E2-E10D432C5E05}" type="pres">
      <dgm:prSet presAssocID="{C2BFD015-AAEC-489F-805B-7F6D66B6D589}" presName="root2" presStyleCnt="0"/>
      <dgm:spPr/>
    </dgm:pt>
    <dgm:pt modelId="{3C6CBC72-04C8-475F-9F75-3A92BDB1A196}" type="pres">
      <dgm:prSet presAssocID="{C2BFD015-AAEC-489F-805B-7F6D66B6D589}" presName="LevelTwoTextNode" presStyleLbl="node3" presStyleIdx="11" presStyleCnt="19" custScaleX="281076">
        <dgm:presLayoutVars>
          <dgm:chPref val="3"/>
        </dgm:presLayoutVars>
      </dgm:prSet>
      <dgm:spPr/>
    </dgm:pt>
    <dgm:pt modelId="{B456E929-85FA-40C0-8013-5D06812A497C}" type="pres">
      <dgm:prSet presAssocID="{C2BFD015-AAEC-489F-805B-7F6D66B6D589}" presName="level3hierChild" presStyleCnt="0"/>
      <dgm:spPr/>
    </dgm:pt>
    <dgm:pt modelId="{7763F5CE-CB89-40D5-8E02-7847B96B6EC9}" type="pres">
      <dgm:prSet presAssocID="{CFA56886-6575-4930-8188-9DE49F5CF465}" presName="conn2-1" presStyleLbl="parChTrans1D2" presStyleIdx="3" presStyleCnt="5"/>
      <dgm:spPr/>
    </dgm:pt>
    <dgm:pt modelId="{8CD51A86-54AB-418F-920C-1065F9BF9CD5}" type="pres">
      <dgm:prSet presAssocID="{CFA56886-6575-4930-8188-9DE49F5CF465}" presName="connTx" presStyleLbl="parChTrans1D2" presStyleIdx="3" presStyleCnt="5"/>
      <dgm:spPr/>
    </dgm:pt>
    <dgm:pt modelId="{2F1812DD-FFCE-42A5-B349-E137A6E62086}" type="pres">
      <dgm:prSet presAssocID="{D07805DA-3CC8-46EE-B02C-AEE80B6418FE}" presName="root2" presStyleCnt="0"/>
      <dgm:spPr/>
    </dgm:pt>
    <dgm:pt modelId="{B1A2AF58-23FF-42F4-8071-D78A17A8C255}" type="pres">
      <dgm:prSet presAssocID="{D07805DA-3CC8-46EE-B02C-AEE80B6418FE}" presName="LevelTwoTextNode" presStyleLbl="node2" presStyleIdx="3" presStyleCnt="5">
        <dgm:presLayoutVars>
          <dgm:chPref val="3"/>
        </dgm:presLayoutVars>
      </dgm:prSet>
      <dgm:spPr/>
    </dgm:pt>
    <dgm:pt modelId="{1EF152A9-4C46-4F7A-AD65-C941ACE4AF2C}" type="pres">
      <dgm:prSet presAssocID="{D07805DA-3CC8-46EE-B02C-AEE80B6418FE}" presName="level3hierChild" presStyleCnt="0"/>
      <dgm:spPr/>
    </dgm:pt>
    <dgm:pt modelId="{3B225BF2-FD61-4561-A9C8-349ADAA5444A}" type="pres">
      <dgm:prSet presAssocID="{41E17367-CA7E-4C2E-BE87-3B50FD2FC96A}" presName="conn2-1" presStyleLbl="parChTrans1D3" presStyleIdx="12" presStyleCnt="19"/>
      <dgm:spPr/>
    </dgm:pt>
    <dgm:pt modelId="{70E9BBF0-2131-4BF1-A407-3B656035AB3A}" type="pres">
      <dgm:prSet presAssocID="{41E17367-CA7E-4C2E-BE87-3B50FD2FC96A}" presName="connTx" presStyleLbl="parChTrans1D3" presStyleIdx="12" presStyleCnt="19"/>
      <dgm:spPr/>
    </dgm:pt>
    <dgm:pt modelId="{D52C766F-72DA-409A-B9BB-CD4E26603B68}" type="pres">
      <dgm:prSet presAssocID="{FF5294A9-B512-4390-AC00-FD08FD2C15EC}" presName="root2" presStyleCnt="0"/>
      <dgm:spPr/>
    </dgm:pt>
    <dgm:pt modelId="{E8AFBAA9-BC62-4D82-941E-808D81C8D70A}" type="pres">
      <dgm:prSet presAssocID="{FF5294A9-B512-4390-AC00-FD08FD2C15EC}" presName="LevelTwoTextNode" presStyleLbl="node3" presStyleIdx="12" presStyleCnt="19" custScaleX="281076">
        <dgm:presLayoutVars>
          <dgm:chPref val="3"/>
        </dgm:presLayoutVars>
      </dgm:prSet>
      <dgm:spPr/>
    </dgm:pt>
    <dgm:pt modelId="{917ED377-A2A9-45B4-BA6E-5C0A42E33864}" type="pres">
      <dgm:prSet presAssocID="{FF5294A9-B512-4390-AC00-FD08FD2C15EC}" presName="level3hierChild" presStyleCnt="0"/>
      <dgm:spPr/>
    </dgm:pt>
    <dgm:pt modelId="{E66B07DC-3DB3-4BC3-A4EE-003468E3FCC3}" type="pres">
      <dgm:prSet presAssocID="{B985B329-709C-46F6-817C-A25C87A6A1AF}" presName="conn2-1" presStyleLbl="parChTrans1D3" presStyleIdx="13" presStyleCnt="19"/>
      <dgm:spPr/>
    </dgm:pt>
    <dgm:pt modelId="{5E893E52-660C-4079-ABAB-8FD4E361DC21}" type="pres">
      <dgm:prSet presAssocID="{B985B329-709C-46F6-817C-A25C87A6A1AF}" presName="connTx" presStyleLbl="parChTrans1D3" presStyleIdx="13" presStyleCnt="19"/>
      <dgm:spPr/>
    </dgm:pt>
    <dgm:pt modelId="{E2975F10-B98A-4846-B69A-E902F18AF44F}" type="pres">
      <dgm:prSet presAssocID="{C581BC9A-B188-48D8-90C7-BE7F8F29E798}" presName="root2" presStyleCnt="0"/>
      <dgm:spPr/>
    </dgm:pt>
    <dgm:pt modelId="{A746CA9A-E27F-4A63-AA4F-58E72827A6E6}" type="pres">
      <dgm:prSet presAssocID="{C581BC9A-B188-48D8-90C7-BE7F8F29E798}" presName="LevelTwoTextNode" presStyleLbl="node3" presStyleIdx="13" presStyleCnt="19" custScaleX="281076">
        <dgm:presLayoutVars>
          <dgm:chPref val="3"/>
        </dgm:presLayoutVars>
      </dgm:prSet>
      <dgm:spPr/>
    </dgm:pt>
    <dgm:pt modelId="{EEB6FE42-B2E2-4307-82F2-3B57EF86DF3C}" type="pres">
      <dgm:prSet presAssocID="{C581BC9A-B188-48D8-90C7-BE7F8F29E798}" presName="level3hierChild" presStyleCnt="0"/>
      <dgm:spPr/>
    </dgm:pt>
    <dgm:pt modelId="{5FB36B22-0496-4728-9A5A-934219887164}" type="pres">
      <dgm:prSet presAssocID="{39E27545-5AA4-4340-82EC-D8F58FF32318}" presName="conn2-1" presStyleLbl="parChTrans1D3" presStyleIdx="14" presStyleCnt="19"/>
      <dgm:spPr/>
    </dgm:pt>
    <dgm:pt modelId="{83435C93-AE1F-4C2C-A327-66E828D886A5}" type="pres">
      <dgm:prSet presAssocID="{39E27545-5AA4-4340-82EC-D8F58FF32318}" presName="connTx" presStyleLbl="parChTrans1D3" presStyleIdx="14" presStyleCnt="19"/>
      <dgm:spPr/>
    </dgm:pt>
    <dgm:pt modelId="{45EB562F-6CF2-4A7A-82DD-8636640A3F17}" type="pres">
      <dgm:prSet presAssocID="{1FE17875-E3B8-49ED-BEAE-2223F25D55C2}" presName="root2" presStyleCnt="0"/>
      <dgm:spPr/>
    </dgm:pt>
    <dgm:pt modelId="{C36EA368-EE60-42E9-8939-F1C4DECFABA2}" type="pres">
      <dgm:prSet presAssocID="{1FE17875-E3B8-49ED-BEAE-2223F25D55C2}" presName="LevelTwoTextNode" presStyleLbl="node3" presStyleIdx="14" presStyleCnt="19" custScaleX="281076">
        <dgm:presLayoutVars>
          <dgm:chPref val="3"/>
        </dgm:presLayoutVars>
      </dgm:prSet>
      <dgm:spPr/>
    </dgm:pt>
    <dgm:pt modelId="{EFBBCCF6-F849-4CBF-9E58-3A926326AFCE}" type="pres">
      <dgm:prSet presAssocID="{1FE17875-E3B8-49ED-BEAE-2223F25D55C2}" presName="level3hierChild" presStyleCnt="0"/>
      <dgm:spPr/>
    </dgm:pt>
    <dgm:pt modelId="{1A8BCBFA-BE18-40A8-B69C-4B272D506670}" type="pres">
      <dgm:prSet presAssocID="{912B023C-4BFA-43BD-8DC3-CDBC0D9F6E55}" presName="conn2-1" presStyleLbl="parChTrans1D3" presStyleIdx="15" presStyleCnt="19"/>
      <dgm:spPr/>
    </dgm:pt>
    <dgm:pt modelId="{56AF26A2-D71B-4A94-A6B4-6C09AC98E16E}" type="pres">
      <dgm:prSet presAssocID="{912B023C-4BFA-43BD-8DC3-CDBC0D9F6E55}" presName="connTx" presStyleLbl="parChTrans1D3" presStyleIdx="15" presStyleCnt="19"/>
      <dgm:spPr/>
    </dgm:pt>
    <dgm:pt modelId="{5C248BC0-DF4A-4FBD-BD46-1F9D15F5BAC7}" type="pres">
      <dgm:prSet presAssocID="{5D839E97-6CE2-43AA-935A-9C2EE37A3F37}" presName="root2" presStyleCnt="0"/>
      <dgm:spPr/>
    </dgm:pt>
    <dgm:pt modelId="{66E4FBD7-5980-4E2F-8EC6-E1EBC118C401}" type="pres">
      <dgm:prSet presAssocID="{5D839E97-6CE2-43AA-935A-9C2EE37A3F37}" presName="LevelTwoTextNode" presStyleLbl="node3" presStyleIdx="15" presStyleCnt="19" custScaleX="281076">
        <dgm:presLayoutVars>
          <dgm:chPref val="3"/>
        </dgm:presLayoutVars>
      </dgm:prSet>
      <dgm:spPr/>
    </dgm:pt>
    <dgm:pt modelId="{D9A4B75E-8430-49B2-880A-39F5EE1FCAA0}" type="pres">
      <dgm:prSet presAssocID="{5D839E97-6CE2-43AA-935A-9C2EE37A3F37}" presName="level3hierChild" presStyleCnt="0"/>
      <dgm:spPr/>
    </dgm:pt>
    <dgm:pt modelId="{FABDA3B9-99FC-4BE2-938E-5BD05322F533}" type="pres">
      <dgm:prSet presAssocID="{F11F836C-B2AE-4EE8-B8FB-6A952F8FE69D}" presName="conn2-1" presStyleLbl="parChTrans1D2" presStyleIdx="4" presStyleCnt="5"/>
      <dgm:spPr/>
    </dgm:pt>
    <dgm:pt modelId="{FAC71F49-9B39-4939-BA7A-5AE668B0E740}" type="pres">
      <dgm:prSet presAssocID="{F11F836C-B2AE-4EE8-B8FB-6A952F8FE69D}" presName="connTx" presStyleLbl="parChTrans1D2" presStyleIdx="4" presStyleCnt="5"/>
      <dgm:spPr/>
    </dgm:pt>
    <dgm:pt modelId="{76135FE6-7D71-4CAC-B7D0-08EB86711942}" type="pres">
      <dgm:prSet presAssocID="{716C06C1-790C-40C6-801F-9AA43546460F}" presName="root2" presStyleCnt="0"/>
      <dgm:spPr/>
    </dgm:pt>
    <dgm:pt modelId="{D08B5470-E971-48D6-8E59-D30FAF00DA4B}" type="pres">
      <dgm:prSet presAssocID="{716C06C1-790C-40C6-801F-9AA43546460F}" presName="LevelTwoTextNode" presStyleLbl="node2" presStyleIdx="4" presStyleCnt="5">
        <dgm:presLayoutVars>
          <dgm:chPref val="3"/>
        </dgm:presLayoutVars>
      </dgm:prSet>
      <dgm:spPr/>
    </dgm:pt>
    <dgm:pt modelId="{DDB9255B-12D4-4A0E-9C52-B4C69FD31C63}" type="pres">
      <dgm:prSet presAssocID="{716C06C1-790C-40C6-801F-9AA43546460F}" presName="level3hierChild" presStyleCnt="0"/>
      <dgm:spPr/>
    </dgm:pt>
    <dgm:pt modelId="{0B8763A2-3515-4174-88D6-DFDB1C005417}" type="pres">
      <dgm:prSet presAssocID="{78ABF2B8-01C5-48BD-8E7D-B87C3E02D921}" presName="conn2-1" presStyleLbl="parChTrans1D3" presStyleIdx="16" presStyleCnt="19"/>
      <dgm:spPr/>
    </dgm:pt>
    <dgm:pt modelId="{216EA7E9-6DA5-4635-AAF1-69496A8DEEFA}" type="pres">
      <dgm:prSet presAssocID="{78ABF2B8-01C5-48BD-8E7D-B87C3E02D921}" presName="connTx" presStyleLbl="parChTrans1D3" presStyleIdx="16" presStyleCnt="19"/>
      <dgm:spPr/>
    </dgm:pt>
    <dgm:pt modelId="{6B507C4F-C275-4FC0-914E-62752684A8A0}" type="pres">
      <dgm:prSet presAssocID="{AC53374E-364C-4A7E-AAD2-FB3C7C6DBA0B}" presName="root2" presStyleCnt="0"/>
      <dgm:spPr/>
    </dgm:pt>
    <dgm:pt modelId="{E265BABB-013A-42CE-9D66-5DF5A80EB19E}" type="pres">
      <dgm:prSet presAssocID="{AC53374E-364C-4A7E-AAD2-FB3C7C6DBA0B}" presName="LevelTwoTextNode" presStyleLbl="node3" presStyleIdx="16" presStyleCnt="19" custScaleX="281076">
        <dgm:presLayoutVars>
          <dgm:chPref val="3"/>
        </dgm:presLayoutVars>
      </dgm:prSet>
      <dgm:spPr/>
    </dgm:pt>
    <dgm:pt modelId="{C0A6D559-B696-4827-81B0-8D2E07330A46}" type="pres">
      <dgm:prSet presAssocID="{AC53374E-364C-4A7E-AAD2-FB3C7C6DBA0B}" presName="level3hierChild" presStyleCnt="0"/>
      <dgm:spPr/>
    </dgm:pt>
    <dgm:pt modelId="{522BD57F-40E6-4ABC-B7F6-572E39D41C55}" type="pres">
      <dgm:prSet presAssocID="{B7AB9A15-262C-44CC-8272-3E190F7F88ED}" presName="conn2-1" presStyleLbl="parChTrans1D3" presStyleIdx="17" presStyleCnt="19"/>
      <dgm:spPr/>
    </dgm:pt>
    <dgm:pt modelId="{8364FD98-FCC5-430D-A5A7-137CA56776B6}" type="pres">
      <dgm:prSet presAssocID="{B7AB9A15-262C-44CC-8272-3E190F7F88ED}" presName="connTx" presStyleLbl="parChTrans1D3" presStyleIdx="17" presStyleCnt="19"/>
      <dgm:spPr/>
    </dgm:pt>
    <dgm:pt modelId="{AE5BAEC0-0B9E-4C32-8B61-AEC40D553B6F}" type="pres">
      <dgm:prSet presAssocID="{9A405A25-4CF8-4D0E-8683-89953CF672BF}" presName="root2" presStyleCnt="0"/>
      <dgm:spPr/>
    </dgm:pt>
    <dgm:pt modelId="{BA8B94EA-11DD-45D3-971B-A4C83ED47E41}" type="pres">
      <dgm:prSet presAssocID="{9A405A25-4CF8-4D0E-8683-89953CF672BF}" presName="LevelTwoTextNode" presStyleLbl="node3" presStyleIdx="17" presStyleCnt="19" custScaleX="281076">
        <dgm:presLayoutVars>
          <dgm:chPref val="3"/>
        </dgm:presLayoutVars>
      </dgm:prSet>
      <dgm:spPr/>
    </dgm:pt>
    <dgm:pt modelId="{1B7436C3-D609-4736-836A-AC43A0C4A795}" type="pres">
      <dgm:prSet presAssocID="{9A405A25-4CF8-4D0E-8683-89953CF672BF}" presName="level3hierChild" presStyleCnt="0"/>
      <dgm:spPr/>
    </dgm:pt>
    <dgm:pt modelId="{23C06514-EADC-49BC-A03B-5040863911BD}" type="pres">
      <dgm:prSet presAssocID="{36C9694C-E529-44DC-A2B5-519A7443CCDA}" presName="conn2-1" presStyleLbl="parChTrans1D3" presStyleIdx="18" presStyleCnt="19"/>
      <dgm:spPr/>
    </dgm:pt>
    <dgm:pt modelId="{FF6DD9AF-70ED-41C9-996D-EC341AD6071C}" type="pres">
      <dgm:prSet presAssocID="{36C9694C-E529-44DC-A2B5-519A7443CCDA}" presName="connTx" presStyleLbl="parChTrans1D3" presStyleIdx="18" presStyleCnt="19"/>
      <dgm:spPr/>
    </dgm:pt>
    <dgm:pt modelId="{03B89B19-3498-4D85-A989-3029150E2270}" type="pres">
      <dgm:prSet presAssocID="{2A9D0175-4095-4F26-ACE8-E0B4798783D9}" presName="root2" presStyleCnt="0"/>
      <dgm:spPr/>
    </dgm:pt>
    <dgm:pt modelId="{7061D9E6-1926-4444-AB5A-04AA69641C63}" type="pres">
      <dgm:prSet presAssocID="{2A9D0175-4095-4F26-ACE8-E0B4798783D9}" presName="LevelTwoTextNode" presStyleLbl="node3" presStyleIdx="18" presStyleCnt="19" custScaleX="281076">
        <dgm:presLayoutVars>
          <dgm:chPref val="3"/>
        </dgm:presLayoutVars>
      </dgm:prSet>
      <dgm:spPr/>
    </dgm:pt>
    <dgm:pt modelId="{9C20AFEA-2D6A-4AFE-8F01-0A6FC1474861}" type="pres">
      <dgm:prSet presAssocID="{2A9D0175-4095-4F26-ACE8-E0B4798783D9}" presName="level3hierChild" presStyleCnt="0"/>
      <dgm:spPr/>
    </dgm:pt>
  </dgm:ptLst>
  <dgm:cxnLst>
    <dgm:cxn modelId="{E3EA6501-4C56-404D-9B20-63BB884CD2D2}" srcId="{AC8AA2F7-3D38-4975-99B9-B691BBEF57B2}" destId="{29E1F772-E66F-432B-86B8-908F2EEE130C}" srcOrd="1" destOrd="0" parTransId="{B5DEC49B-9E1F-41B9-808A-BC6F6DACE1DA}" sibTransId="{84DFE4AE-A475-481A-BE37-FDB4CD880135}"/>
    <dgm:cxn modelId="{45E36E07-D12E-43AD-B6FF-7CD897F18196}" type="presOf" srcId="{BF06E3A7-0103-4E88-B57E-514505FD2469}" destId="{5DC05BF9-14B1-4EF8-A044-4A81759D0644}" srcOrd="0" destOrd="0" presId="urn:microsoft.com/office/officeart/2008/layout/HorizontalMultiLevelHierarchy#1"/>
    <dgm:cxn modelId="{6DB6B408-F0A3-4C81-825E-B7BF0A64049B}" srcId="{AC8AA2F7-3D38-4975-99B9-B691BBEF57B2}" destId="{0F014E25-C01E-4686-B43E-001F627F6DF1}" srcOrd="0" destOrd="0" parTransId="{4576AE16-40F2-461A-9C15-C0D7C267BC7B}" sibTransId="{ADF51B5E-8037-4A2E-AA4C-2BD1495AECBD}"/>
    <dgm:cxn modelId="{F74C440A-1874-4736-8A9A-D4A1BEE26802}" type="presOf" srcId="{568C569E-8396-47D1-AF1A-5902C49058BA}" destId="{2B7D4311-077F-4CA6-AF27-D09B8E933A38}" srcOrd="0" destOrd="0" presId="urn:microsoft.com/office/officeart/2008/layout/HorizontalMultiLevelHierarchy#1"/>
    <dgm:cxn modelId="{F4816C0C-573C-4C7C-BBB2-B6C66B61FACA}" type="presOf" srcId="{2A9D0175-4095-4F26-ACE8-E0B4798783D9}" destId="{7061D9E6-1926-4444-AB5A-04AA69641C63}" srcOrd="0" destOrd="0" presId="urn:microsoft.com/office/officeart/2008/layout/HorizontalMultiLevelHierarchy#1"/>
    <dgm:cxn modelId="{DF534A11-706B-4513-8CD0-B25CCB2DE9B8}" type="presOf" srcId="{41E17367-CA7E-4C2E-BE87-3B50FD2FC96A}" destId="{70E9BBF0-2131-4BF1-A407-3B656035AB3A}" srcOrd="1" destOrd="0" presId="urn:microsoft.com/office/officeart/2008/layout/HorizontalMultiLevelHierarchy#1"/>
    <dgm:cxn modelId="{3C0C1312-BD0B-4AEF-8B96-37EAC0022BE7}" type="presOf" srcId="{6103458B-DD7A-4B5B-9868-A29621EA4D42}" destId="{9D87D228-E402-49DD-BC88-3ECDB2EAF896}" srcOrd="0" destOrd="0" presId="urn:microsoft.com/office/officeart/2008/layout/HorizontalMultiLevelHierarchy#1"/>
    <dgm:cxn modelId="{73B05E15-44E3-4674-B09F-55C5802656D0}" type="presOf" srcId="{E777781D-FDC7-4E68-9AB2-F7A26E552F10}" destId="{D617A784-DB2F-4A48-8A59-CB4AA07D0CCF}" srcOrd="0" destOrd="0" presId="urn:microsoft.com/office/officeart/2008/layout/HorizontalMultiLevelHierarchy#1"/>
    <dgm:cxn modelId="{D22A1920-ED19-40EA-9322-43350BB558A2}" type="presOf" srcId="{F5175DF5-73EC-4D22-A4E1-EB25E48BEE09}" destId="{DAA8A334-96A4-47A5-8164-B47C29ECF8E4}" srcOrd="0" destOrd="0" presId="urn:microsoft.com/office/officeart/2008/layout/HorizontalMultiLevelHierarchy#1"/>
    <dgm:cxn modelId="{C57E6C20-3996-4294-8890-570873525F3A}" type="presOf" srcId="{B5DEC49B-9E1F-41B9-808A-BC6F6DACE1DA}" destId="{E41EC255-B27F-4FED-9586-914BA30DB759}" srcOrd="1" destOrd="0" presId="urn:microsoft.com/office/officeart/2008/layout/HorizontalMultiLevelHierarchy#1"/>
    <dgm:cxn modelId="{67DC0322-2335-4A57-8F21-D4E5A36FEA9F}" type="presOf" srcId="{6205EE4B-D345-4C37-8826-D7A46D78D69E}" destId="{B821229C-73D3-4549-90FB-3CF2BC23B673}" srcOrd="1" destOrd="0" presId="urn:microsoft.com/office/officeart/2008/layout/HorizontalMultiLevelHierarchy#1"/>
    <dgm:cxn modelId="{34BC6623-72DF-4BCD-A433-FA6F10012D1B}" type="presOf" srcId="{DEFFDA95-D701-4A1C-9CC3-A33B35A3150C}" destId="{8D07A0E1-5A9D-4256-8FE8-6D19CCBCB896}" srcOrd="0" destOrd="0" presId="urn:microsoft.com/office/officeart/2008/layout/HorizontalMultiLevelHierarchy#1"/>
    <dgm:cxn modelId="{97E69227-AFE8-4A25-A643-BCAD1C03BC85}" srcId="{D07805DA-3CC8-46EE-B02C-AEE80B6418FE}" destId="{5D839E97-6CE2-43AA-935A-9C2EE37A3F37}" srcOrd="3" destOrd="0" parTransId="{912B023C-4BFA-43BD-8DC3-CDBC0D9F6E55}" sibTransId="{A6E92524-5862-4582-835E-4E5ECB5FC368}"/>
    <dgm:cxn modelId="{EBF3F52A-05FE-40BA-9E3F-35C866E6FFC1}" srcId="{E5572BCD-19DC-44FA-AA82-91585DD52667}" destId="{AC8AA2F7-3D38-4975-99B9-B691BBEF57B2}" srcOrd="0" destOrd="0" parTransId="{73F98978-A4F7-4F5B-ACC7-7AC871C4E24B}" sibTransId="{0756111B-6E4F-4219-A231-B072CD795FF5}"/>
    <dgm:cxn modelId="{87B38D2B-5C78-4971-AE80-08D4F02A7EBD}" type="presOf" srcId="{AC8AA2F7-3D38-4975-99B9-B691BBEF57B2}" destId="{4370C7D6-F049-4222-BCB7-5D67CAF2744F}" srcOrd="0" destOrd="0" presId="urn:microsoft.com/office/officeart/2008/layout/HorizontalMultiLevelHierarchy#1"/>
    <dgm:cxn modelId="{478A0A2C-7F2B-44C5-9FDA-7F4A417E2375}" type="presOf" srcId="{9A405A25-4CF8-4D0E-8683-89953CF672BF}" destId="{BA8B94EA-11DD-45D3-971B-A4C83ED47E41}" srcOrd="0" destOrd="0" presId="urn:microsoft.com/office/officeart/2008/layout/HorizontalMultiLevelHierarchy#1"/>
    <dgm:cxn modelId="{6E6F5D2E-31EA-45BA-AFA9-2C765AED227C}" srcId="{D07805DA-3CC8-46EE-B02C-AEE80B6418FE}" destId="{C581BC9A-B188-48D8-90C7-BE7F8F29E798}" srcOrd="1" destOrd="0" parTransId="{B985B329-709C-46F6-817C-A25C87A6A1AF}" sibTransId="{F5D6E70E-9B54-49AB-A0E2-03823B369360}"/>
    <dgm:cxn modelId="{32B8C931-5277-40F5-9154-35601EC65472}" type="presOf" srcId="{41E17367-CA7E-4C2E-BE87-3B50FD2FC96A}" destId="{3B225BF2-FD61-4561-A9C8-349ADAA5444A}" srcOrd="0" destOrd="0" presId="urn:microsoft.com/office/officeart/2008/layout/HorizontalMultiLevelHierarchy#1"/>
    <dgm:cxn modelId="{7C512033-24C7-4475-B2FA-A9CF7D98A9D5}" type="presOf" srcId="{DEFFDA95-D701-4A1C-9CC3-A33B35A3150C}" destId="{36416F60-B6CD-41A8-B6A2-946E1D001AFC}" srcOrd="1" destOrd="0" presId="urn:microsoft.com/office/officeart/2008/layout/HorizontalMultiLevelHierarchy#1"/>
    <dgm:cxn modelId="{ECDB2739-7803-432D-A6A0-BCBD27343C2F}" type="presOf" srcId="{78ABF2B8-01C5-48BD-8E7D-B87C3E02D921}" destId="{0B8763A2-3515-4174-88D6-DFDB1C005417}" srcOrd="0" destOrd="0" presId="urn:microsoft.com/office/officeart/2008/layout/HorizontalMultiLevelHierarchy#1"/>
    <dgm:cxn modelId="{CDFDD33B-EF7F-4E27-9F3B-A9D0EA4723B6}" type="presOf" srcId="{F5175DF5-73EC-4D22-A4E1-EB25E48BEE09}" destId="{6E80623A-E7F0-4D5F-A71C-9ABA498E202D}" srcOrd="1" destOrd="0" presId="urn:microsoft.com/office/officeart/2008/layout/HorizontalMultiLevelHierarchy#1"/>
    <dgm:cxn modelId="{9BC2B83D-88EB-4E4B-96F1-11A051A91107}" type="presOf" srcId="{B985B329-709C-46F6-817C-A25C87A6A1AF}" destId="{5E893E52-660C-4079-ABAB-8FD4E361DC21}" srcOrd="1" destOrd="0" presId="urn:microsoft.com/office/officeart/2008/layout/HorizontalMultiLevelHierarchy#1"/>
    <dgm:cxn modelId="{3B01D73E-E487-4330-AAFE-7B0EC17062D1}" type="presOf" srcId="{E2FFDD9D-B4BA-4C55-955C-0542AE3D30B5}" destId="{7A0784A1-7F61-4085-AE8D-4B1181C08E2D}" srcOrd="0" destOrd="0" presId="urn:microsoft.com/office/officeart/2008/layout/HorizontalMultiLevelHierarchy#1"/>
    <dgm:cxn modelId="{C3F4BC5C-BE6C-4951-A867-2DE22D0A907C}" type="presOf" srcId="{C581BC9A-B188-48D8-90C7-BE7F8F29E798}" destId="{A746CA9A-E27F-4A63-AA4F-58E72827A6E6}" srcOrd="0" destOrd="0" presId="urn:microsoft.com/office/officeart/2008/layout/HorizontalMultiLevelHierarchy#1"/>
    <dgm:cxn modelId="{49050042-38C0-4C19-8C1E-8E2E70569417}" srcId="{716C06C1-790C-40C6-801F-9AA43546460F}" destId="{9A405A25-4CF8-4D0E-8683-89953CF672BF}" srcOrd="1" destOrd="0" parTransId="{B7AB9A15-262C-44CC-8272-3E190F7F88ED}" sibTransId="{53ED0808-6474-439A-8AE0-6D014BF1914D}"/>
    <dgm:cxn modelId="{CD1B7562-82D4-44F6-8E7F-90CF5415E55C}" srcId="{E5572BCD-19DC-44FA-AA82-91585DD52667}" destId="{91227BCB-6FCF-4B58-A495-764328C6EE06}" srcOrd="1" destOrd="0" parTransId="{D3F5123F-AF26-4A16-85FB-0CB22DDAC188}" sibTransId="{A202E008-5FF9-44CC-B0E2-A170AEE85B69}"/>
    <dgm:cxn modelId="{F2C8AF42-C51B-4ED3-98FF-28477130346B}" type="presOf" srcId="{F11F836C-B2AE-4EE8-B8FB-6A952F8FE69D}" destId="{FABDA3B9-99FC-4BE2-938E-5BD05322F533}" srcOrd="0" destOrd="0" presId="urn:microsoft.com/office/officeart/2008/layout/HorizontalMultiLevelHierarchy#1"/>
    <dgm:cxn modelId="{CF1F0E63-E8D5-4A25-97BB-239BDD21014B}" type="presOf" srcId="{78ABF2B8-01C5-48BD-8E7D-B87C3E02D921}" destId="{216EA7E9-6DA5-4635-AAF1-69496A8DEEFA}" srcOrd="1" destOrd="0" presId="urn:microsoft.com/office/officeart/2008/layout/HorizontalMultiLevelHierarchy#1"/>
    <dgm:cxn modelId="{FD132E64-92DD-4B52-A4F6-135A5FECEF76}" srcId="{14800ADE-2782-4436-9552-14D2CF77D2DC}" destId="{A9F30476-BFB5-4FFB-ABF0-9AC42531125B}" srcOrd="0" destOrd="0" parTransId="{B6D12CC1-4600-4FC8-8FAD-5892354EB262}" sibTransId="{0C32E439-06D3-404F-AC61-BB6632A3002F}"/>
    <dgm:cxn modelId="{2BA1D845-5BA9-4647-B828-4375499D4E01}" type="presOf" srcId="{B6D12CC1-4600-4FC8-8FAD-5892354EB262}" destId="{FF91D5BF-546B-4EB0-B251-14AA8F1DF3CD}" srcOrd="0" destOrd="0" presId="urn:microsoft.com/office/officeart/2008/layout/HorizontalMultiLevelHierarchy#1"/>
    <dgm:cxn modelId="{BFEF7767-5358-4D75-B691-4705CEB4C654}" type="presOf" srcId="{04130A6F-D82C-4C0E-87BB-A89DCA55E681}" destId="{3EA7299D-E3A0-4A68-A8C7-888DD75E63EB}" srcOrd="1" destOrd="0" presId="urn:microsoft.com/office/officeart/2008/layout/HorizontalMultiLevelHierarchy#1"/>
    <dgm:cxn modelId="{64287D47-84A4-4095-B9E1-7752866DD765}" type="presOf" srcId="{4D60FF28-D783-428C-A7B2-D7BE18E39E92}" destId="{8BFF176B-3256-40D5-AE26-0AEC903EDB8D}" srcOrd="0" destOrd="0" presId="urn:microsoft.com/office/officeart/2008/layout/HorizontalMultiLevelHierarchy#1"/>
    <dgm:cxn modelId="{B92AB267-9383-470C-A70D-C674FB7E7194}" srcId="{14800ADE-2782-4436-9552-14D2CF77D2DC}" destId="{ACF565BE-FA01-4432-8E0E-7AC964E3F2CD}" srcOrd="3" destOrd="0" parTransId="{5873458A-F260-4A0A-A470-4EE5D5FCD62D}" sibTransId="{390295F7-89F5-4464-83CB-93FFAFCB8624}"/>
    <dgm:cxn modelId="{43954B68-0644-45AE-89E6-BD781DBC7C06}" type="presOf" srcId="{912B023C-4BFA-43BD-8DC3-CDBC0D9F6E55}" destId="{1A8BCBFA-BE18-40A8-B69C-4B272D506670}" srcOrd="0" destOrd="0" presId="urn:microsoft.com/office/officeart/2008/layout/HorizontalMultiLevelHierarchy#1"/>
    <dgm:cxn modelId="{3178694A-9A71-466E-B515-88F2DF322452}" srcId="{91227BCB-6FCF-4B58-A495-764328C6EE06}" destId="{864B8906-7AF9-454A-BF48-D66440F08567}" srcOrd="2" destOrd="0" parTransId="{E2FFDD9D-B4BA-4C55-955C-0542AE3D30B5}" sibTransId="{DB9FC826-3888-44B6-8DBD-4B8206301201}"/>
    <dgm:cxn modelId="{A9720B4B-A469-4D3C-9C1B-981B92073812}" srcId="{14800ADE-2782-4436-9552-14D2CF77D2DC}" destId="{E777781D-FDC7-4E68-9AB2-F7A26E552F10}" srcOrd="1" destOrd="0" parTransId="{FFAC3AB4-C72F-40C0-A537-08EDC00CFC18}" sibTransId="{6B91F2D3-1071-43F9-8A62-E6BF4775FEFB}"/>
    <dgm:cxn modelId="{7035AF4B-61F3-4202-BDC9-9812C00FBD14}" type="presOf" srcId="{04130A6F-D82C-4C0E-87BB-A89DCA55E681}" destId="{FC51B7B0-AAF5-4B23-B1AC-7012D5667AAF}" srcOrd="0" destOrd="0" presId="urn:microsoft.com/office/officeart/2008/layout/HorizontalMultiLevelHierarchy#1"/>
    <dgm:cxn modelId="{6697906D-2B71-4DEA-AD14-7FACF0AB7E6B}" srcId="{91227BCB-6FCF-4B58-A495-764328C6EE06}" destId="{2CE3CBA1-243D-4799-9D88-46B70690BD1C}" srcOrd="1" destOrd="0" parTransId="{DEFFDA95-D701-4A1C-9CC3-A33B35A3150C}" sibTransId="{DCB184F4-0CB2-41ED-BB47-8F5974232AAF}"/>
    <dgm:cxn modelId="{339E254F-3EA0-4462-8709-7FD2EF76DAD5}" type="presOf" srcId="{5873458A-F260-4A0A-A470-4EE5D5FCD62D}" destId="{C039AE7E-1F93-4304-A06E-D860F92F1528}" srcOrd="0" destOrd="0" presId="urn:microsoft.com/office/officeart/2008/layout/HorizontalMultiLevelHierarchy#1"/>
    <dgm:cxn modelId="{C4FF1A50-A07C-43AF-B4D5-AA6AE760A95B}" type="presOf" srcId="{6205EE4B-D345-4C37-8826-D7A46D78D69E}" destId="{3BA36C7E-4A79-48E9-BFF0-EFE792A1ADA3}" srcOrd="0" destOrd="0" presId="urn:microsoft.com/office/officeart/2008/layout/HorizontalMultiLevelHierarchy#1"/>
    <dgm:cxn modelId="{80D82F70-F67D-49C0-BEB6-C52F9FF122AD}" type="presOf" srcId="{CFA56886-6575-4930-8188-9DE49F5CF465}" destId="{8CD51A86-54AB-418F-920C-1065F9BF9CD5}" srcOrd="1" destOrd="0" presId="urn:microsoft.com/office/officeart/2008/layout/HorizontalMultiLevelHierarchy#1"/>
    <dgm:cxn modelId="{1AE25072-5D33-4139-835D-25AD41CC778A}" type="presOf" srcId="{73F98978-A4F7-4F5B-ACC7-7AC871C4E24B}" destId="{BF8FF5C0-C5B4-4DBA-B1B4-61B2C5892E25}" srcOrd="0" destOrd="0" presId="urn:microsoft.com/office/officeart/2008/layout/HorizontalMultiLevelHierarchy#1"/>
    <dgm:cxn modelId="{323E6753-D180-44D7-B226-707E593895FD}" type="presOf" srcId="{B985B329-709C-46F6-817C-A25C87A6A1AF}" destId="{E66B07DC-3DB3-4BC3-A4EE-003468E3FCC3}" srcOrd="0" destOrd="0" presId="urn:microsoft.com/office/officeart/2008/layout/HorizontalMultiLevelHierarchy#1"/>
    <dgm:cxn modelId="{43F8EE54-2650-4182-8335-A597A7C760AE}" type="presOf" srcId="{63DD49FA-4BB5-4323-A58F-2DE1A85CEE34}" destId="{EB33D69A-EFA1-433B-A72A-1D8E11183DFC}" srcOrd="0" destOrd="0" presId="urn:microsoft.com/office/officeart/2008/layout/HorizontalMultiLevelHierarchy#1"/>
    <dgm:cxn modelId="{02FB2D76-4469-40EB-AADD-FEC52FC2C968}" srcId="{716C06C1-790C-40C6-801F-9AA43546460F}" destId="{2A9D0175-4095-4F26-ACE8-E0B4798783D9}" srcOrd="2" destOrd="0" parTransId="{36C9694C-E529-44DC-A2B5-519A7443CCDA}" sibTransId="{521C88D8-093B-4E9C-9D17-F1C56865291B}"/>
    <dgm:cxn modelId="{87A1F956-26CF-4C8A-921F-5D40A0C36E12}" type="presOf" srcId="{FE3FA663-5948-4F5D-B7BF-B029A54925E9}" destId="{93982032-9114-4A06-AE02-B0F5FB9DF560}" srcOrd="0" destOrd="0" presId="urn:microsoft.com/office/officeart/2008/layout/HorizontalMultiLevelHierarchy#1"/>
    <dgm:cxn modelId="{07B55858-4095-4EC3-9885-47FEF75A31BB}" srcId="{D07805DA-3CC8-46EE-B02C-AEE80B6418FE}" destId="{1FE17875-E3B8-49ED-BEAE-2223F25D55C2}" srcOrd="2" destOrd="0" parTransId="{39E27545-5AA4-4340-82EC-D8F58FF32318}" sibTransId="{5EDD5FA9-BE17-46D0-AC93-23080D1F787B}"/>
    <dgm:cxn modelId="{A6C5EF58-3744-4CD1-8684-C2EF304E99FD}" type="presOf" srcId="{36C9694C-E529-44DC-A2B5-519A7443CCDA}" destId="{FF6DD9AF-70ED-41C9-996D-EC341AD6071C}" srcOrd="1" destOrd="0" presId="urn:microsoft.com/office/officeart/2008/layout/HorizontalMultiLevelHierarchy#1"/>
    <dgm:cxn modelId="{B8252B7C-EEAB-42ED-95E4-21274E9E3FD3}" type="presOf" srcId="{4576AE16-40F2-461A-9C15-C0D7C267BC7B}" destId="{564685BF-5A6F-42F9-82E4-CCC13DDE8950}" srcOrd="0" destOrd="0" presId="urn:microsoft.com/office/officeart/2008/layout/HorizontalMultiLevelHierarchy#1"/>
    <dgm:cxn modelId="{1582617D-5BDF-4106-9BF5-A999B9E87AFE}" type="presOf" srcId="{E5572BCD-19DC-44FA-AA82-91585DD52667}" destId="{B98F8E97-6556-4B26-8836-7D4B4353449A}" srcOrd="0" destOrd="0" presId="urn:microsoft.com/office/officeart/2008/layout/HorizontalMultiLevelHierarchy#1"/>
    <dgm:cxn modelId="{80AE607E-5A77-454A-915C-371777F45EA9}" type="presOf" srcId="{5D839E97-6CE2-43AA-935A-9C2EE37A3F37}" destId="{66E4FBD7-5980-4E2F-8EC6-E1EBC118C401}" srcOrd="0" destOrd="0" presId="urn:microsoft.com/office/officeart/2008/layout/HorizontalMultiLevelHierarchy#1"/>
    <dgm:cxn modelId="{CD00C57E-D61F-41C3-8FD3-12507FFA05C8}" srcId="{91227BCB-6FCF-4B58-A495-764328C6EE06}" destId="{6103458B-DD7A-4B5B-9868-A29621EA4D42}" srcOrd="0" destOrd="0" parTransId="{FE3FA663-5948-4F5D-B7BF-B029A54925E9}" sibTransId="{13CC2F83-0240-44CB-9D0E-D8AC91D22D85}"/>
    <dgm:cxn modelId="{3F731D7F-6DA8-4C81-92ED-0E032B2F13A6}" srcId="{E5572BCD-19DC-44FA-AA82-91585DD52667}" destId="{14800ADE-2782-4436-9552-14D2CF77D2DC}" srcOrd="2" destOrd="0" parTransId="{6205EE4B-D345-4C37-8826-D7A46D78D69E}" sibTransId="{6127C8D4-2C35-45D0-9E98-303DE9EE1325}"/>
    <dgm:cxn modelId="{A03B6981-ACB7-412A-9ED1-4EB0900C7801}" type="presOf" srcId="{1820FF97-AFC9-400D-B926-45E6B3611468}" destId="{E3370D02-5FAF-45B2-912B-31687CF7748D}" srcOrd="1" destOrd="0" presId="urn:microsoft.com/office/officeart/2008/layout/HorizontalMultiLevelHierarchy#1"/>
    <dgm:cxn modelId="{1EFAC181-6AFC-450B-A00B-DFD3E437CCCF}" type="presOf" srcId="{4576AE16-40F2-461A-9C15-C0D7C267BC7B}" destId="{C709B528-B33E-4A7C-8D4E-0C597595C1D9}" srcOrd="1" destOrd="0" presId="urn:microsoft.com/office/officeart/2008/layout/HorizontalMultiLevelHierarchy#1"/>
    <dgm:cxn modelId="{ABDC3182-94D9-4786-B8F3-3A8E0618CD2E}" srcId="{AC8AA2F7-3D38-4975-99B9-B691BBEF57B2}" destId="{4D60FF28-D783-428C-A7B2-D7BE18E39E92}" srcOrd="2" destOrd="0" parTransId="{BF06E3A7-0103-4E88-B57E-514505FD2469}" sibTransId="{BCAAACF1-0973-461A-B88D-518A8AC4304D}"/>
    <dgm:cxn modelId="{3EC2C382-5DAF-49D0-AFA4-E71A2386A5F5}" type="presOf" srcId="{864B8906-7AF9-454A-BF48-D66440F08567}" destId="{C3275764-95BB-44DB-BEF8-3B5B71E99F4F}" srcOrd="0" destOrd="0" presId="urn:microsoft.com/office/officeart/2008/layout/HorizontalMultiLevelHierarchy#1"/>
    <dgm:cxn modelId="{8308BE88-5BA1-41C8-B335-2D3A92A95983}" srcId="{91227BCB-6FCF-4B58-A495-764328C6EE06}" destId="{568C569E-8396-47D1-AF1A-5902C49058BA}" srcOrd="3" destOrd="0" parTransId="{1820FF97-AFC9-400D-B926-45E6B3611468}" sibTransId="{31DBE24D-A867-412F-9106-9A95328A6A20}"/>
    <dgm:cxn modelId="{F3E55E8D-D698-4BB7-9844-F70E0E17EB35}" type="presOf" srcId="{B7AB9A15-262C-44CC-8272-3E190F7F88ED}" destId="{522BD57F-40E6-4ABC-B7F6-572E39D41C55}" srcOrd="0" destOrd="0" presId="urn:microsoft.com/office/officeart/2008/layout/HorizontalMultiLevelHierarchy#1"/>
    <dgm:cxn modelId="{1915838F-91FC-4AAA-B21D-85E09A975719}" type="presOf" srcId="{B6D12CC1-4600-4FC8-8FAD-5892354EB262}" destId="{3A59C020-6254-493B-997B-F2B9A536186C}" srcOrd="1" destOrd="0" presId="urn:microsoft.com/office/officeart/2008/layout/HorizontalMultiLevelHierarchy#1"/>
    <dgm:cxn modelId="{F701BD92-3165-4B41-8667-BE3BA92682D4}" type="presOf" srcId="{5873458A-F260-4A0A-A470-4EE5D5FCD62D}" destId="{87C17C3F-1ACE-4C2F-AAE1-E95A6C353BB3}" srcOrd="1" destOrd="0" presId="urn:microsoft.com/office/officeart/2008/layout/HorizontalMultiLevelHierarchy#1"/>
    <dgm:cxn modelId="{F2F5E59C-D761-46F7-B86B-4FD42137BD7B}" type="presOf" srcId="{36C9694C-E529-44DC-A2B5-519A7443CCDA}" destId="{23C06514-EADC-49BC-A03B-5040863911BD}" srcOrd="0" destOrd="0" presId="urn:microsoft.com/office/officeart/2008/layout/HorizontalMultiLevelHierarchy#1"/>
    <dgm:cxn modelId="{416E329E-95A1-4DCD-BE3B-4B3041AFEF34}" type="presOf" srcId="{29E1F772-E66F-432B-86B8-908F2EEE130C}" destId="{395532DB-40B3-4056-8A31-794AAA357A3D}" srcOrd="0" destOrd="0" presId="urn:microsoft.com/office/officeart/2008/layout/HorizontalMultiLevelHierarchy#1"/>
    <dgm:cxn modelId="{BAB7E39F-5FD8-4AD4-A326-8EEF78B14557}" type="presOf" srcId="{FF5294A9-B512-4390-AC00-FD08FD2C15EC}" destId="{E8AFBAA9-BC62-4D82-941E-808D81C8D70A}" srcOrd="0" destOrd="0" presId="urn:microsoft.com/office/officeart/2008/layout/HorizontalMultiLevelHierarchy#1"/>
    <dgm:cxn modelId="{0F246FA0-BBA7-4880-9655-AA90D3858D17}" type="presOf" srcId="{39E27545-5AA4-4340-82EC-D8F58FF32318}" destId="{5FB36B22-0496-4728-9A5A-934219887164}" srcOrd="0" destOrd="0" presId="urn:microsoft.com/office/officeart/2008/layout/HorizontalMultiLevelHierarchy#1"/>
    <dgm:cxn modelId="{E45EE3A0-D495-4E14-9DCA-A4481007482E}" type="presOf" srcId="{73F98978-A4F7-4F5B-ACC7-7AC871C4E24B}" destId="{7D00B66D-EB51-405D-B68B-AC3A6FD67136}" srcOrd="1" destOrd="0" presId="urn:microsoft.com/office/officeart/2008/layout/HorizontalMultiLevelHierarchy#1"/>
    <dgm:cxn modelId="{A8CAAFA2-77C8-4B9A-AD67-378591BB14EA}" type="presOf" srcId="{FFAC3AB4-C72F-40C0-A537-08EDC00CFC18}" destId="{E89276F8-96E9-4674-8CB8-D291E0ECB87E}" srcOrd="0" destOrd="0" presId="urn:microsoft.com/office/officeart/2008/layout/HorizontalMultiLevelHierarchy#1"/>
    <dgm:cxn modelId="{C487DBA6-6D24-4106-A13C-B3E17F9E02AD}" srcId="{14800ADE-2782-4436-9552-14D2CF77D2DC}" destId="{C2BFD015-AAEC-489F-805B-7F6D66B6D589}" srcOrd="4" destOrd="0" parTransId="{F5175DF5-73EC-4D22-A4E1-EB25E48BEE09}" sibTransId="{E5D5969A-AA2B-4A79-BEDE-68E1ABA679FF}"/>
    <dgm:cxn modelId="{446686AC-96D9-4657-B194-C1BB99408D8F}" type="presOf" srcId="{D07805DA-3CC8-46EE-B02C-AEE80B6418FE}" destId="{B1A2AF58-23FF-42F4-8071-D78A17A8C255}" srcOrd="0" destOrd="0" presId="urn:microsoft.com/office/officeart/2008/layout/HorizontalMultiLevelHierarchy#1"/>
    <dgm:cxn modelId="{5F8034AE-7AB6-4D4C-809B-86E5A084084B}" srcId="{E5572BCD-19DC-44FA-AA82-91585DD52667}" destId="{D07805DA-3CC8-46EE-B02C-AEE80B6418FE}" srcOrd="3" destOrd="0" parTransId="{CFA56886-6575-4930-8188-9DE49F5CF465}" sibTransId="{7743FF79-61B3-47D8-BB05-84B8D17AD01A}"/>
    <dgm:cxn modelId="{EA02A7AE-329F-488C-BC1A-324F5A4F8959}" srcId="{14800ADE-2782-4436-9552-14D2CF77D2DC}" destId="{0D69BB67-91D4-4A0C-BDA1-07874901D12B}" srcOrd="2" destOrd="0" parTransId="{04130A6F-D82C-4C0E-87BB-A89DCA55E681}" sibTransId="{157D772D-D446-449D-A347-055BE544A99A}"/>
    <dgm:cxn modelId="{ECA1F8B2-0CED-48B9-B432-57265F8F5C83}" type="presOf" srcId="{716C06C1-790C-40C6-801F-9AA43546460F}" destId="{D08B5470-E971-48D6-8E59-D30FAF00DA4B}" srcOrd="0" destOrd="0" presId="urn:microsoft.com/office/officeart/2008/layout/HorizontalMultiLevelHierarchy#1"/>
    <dgm:cxn modelId="{008018B6-5B3E-4D73-AB01-419879EAD828}" type="presOf" srcId="{ACF565BE-FA01-4432-8E0E-7AC964E3F2CD}" destId="{EC6F6771-EE93-4735-B89C-8A9CE79248E6}" srcOrd="0" destOrd="0" presId="urn:microsoft.com/office/officeart/2008/layout/HorizontalMultiLevelHierarchy#1"/>
    <dgm:cxn modelId="{AEA891C1-33BE-43EF-A7B3-B9BD54F459FE}" type="presOf" srcId="{A9F30476-BFB5-4FFB-ABF0-9AC42531125B}" destId="{6399932F-FE0D-45D5-A58A-C45BF07E5A17}" srcOrd="0" destOrd="0" presId="urn:microsoft.com/office/officeart/2008/layout/HorizontalMultiLevelHierarchy#1"/>
    <dgm:cxn modelId="{215FC4C1-CC7E-41AF-B668-378FF91175CA}" type="presOf" srcId="{B5DEC49B-9E1F-41B9-808A-BC6F6DACE1DA}" destId="{B5436544-78EE-43B4-8282-E4366A37463C}" srcOrd="0" destOrd="0" presId="urn:microsoft.com/office/officeart/2008/layout/HorizontalMultiLevelHierarchy#1"/>
    <dgm:cxn modelId="{A2338DC9-88C0-49B6-9E7C-66CE16F7D770}" srcId="{D07805DA-3CC8-46EE-B02C-AEE80B6418FE}" destId="{FF5294A9-B512-4390-AC00-FD08FD2C15EC}" srcOrd="0" destOrd="0" parTransId="{41E17367-CA7E-4C2E-BE87-3B50FD2FC96A}" sibTransId="{6553E870-0FD5-4D4A-B7C2-A9D2411DBBDD}"/>
    <dgm:cxn modelId="{19EDAEC9-50CC-4EBD-BC72-7F27E46E18AF}" type="presOf" srcId="{CFA56886-6575-4930-8188-9DE49F5CF465}" destId="{7763F5CE-CB89-40D5-8E02-7847B96B6EC9}" srcOrd="0" destOrd="0" presId="urn:microsoft.com/office/officeart/2008/layout/HorizontalMultiLevelHierarchy#1"/>
    <dgm:cxn modelId="{CC1DC9CB-485B-4AA0-9A54-237E594DCACF}" type="presOf" srcId="{AC53374E-364C-4A7E-AAD2-FB3C7C6DBA0B}" destId="{E265BABB-013A-42CE-9D66-5DF5A80EB19E}" srcOrd="0" destOrd="0" presId="urn:microsoft.com/office/officeart/2008/layout/HorizontalMultiLevelHierarchy#1"/>
    <dgm:cxn modelId="{B43380CE-3B1F-491F-8EEA-9635A369200A}" type="presOf" srcId="{B7AB9A15-262C-44CC-8272-3E190F7F88ED}" destId="{8364FD98-FCC5-430D-A5A7-137CA56776B6}" srcOrd="1" destOrd="0" presId="urn:microsoft.com/office/officeart/2008/layout/HorizontalMultiLevelHierarchy#1"/>
    <dgm:cxn modelId="{75AD10D1-C8FD-454A-8D21-EDF30D03AC34}" type="presOf" srcId="{C2BFD015-AAEC-489F-805B-7F6D66B6D589}" destId="{3C6CBC72-04C8-475F-9F75-3A92BDB1A196}" srcOrd="0" destOrd="0" presId="urn:microsoft.com/office/officeart/2008/layout/HorizontalMultiLevelHierarchy#1"/>
    <dgm:cxn modelId="{AB2664D1-02EC-43AA-8456-BE4915D42DF9}" type="presOf" srcId="{D3F5123F-AF26-4A16-85FB-0CB22DDAC188}" destId="{17E4426B-F9BF-40CB-AA72-D76088FB3FE4}" srcOrd="0" destOrd="0" presId="urn:microsoft.com/office/officeart/2008/layout/HorizontalMultiLevelHierarchy#1"/>
    <dgm:cxn modelId="{73CFDFD1-668D-4ED1-920A-E4EA5868509A}" type="presOf" srcId="{1820FF97-AFC9-400D-B926-45E6B3611468}" destId="{26CD8199-FFC5-44DA-8AF0-E4F338C5ED3B}" srcOrd="0" destOrd="0" presId="urn:microsoft.com/office/officeart/2008/layout/HorizontalMultiLevelHierarchy#1"/>
    <dgm:cxn modelId="{E4F021DF-7278-4271-B9D7-FE66D8EA561E}" type="presOf" srcId="{91227BCB-6FCF-4B58-A495-764328C6EE06}" destId="{1DF71FBD-D716-4128-B262-577EDB4461AE}" srcOrd="0" destOrd="0" presId="urn:microsoft.com/office/officeart/2008/layout/HorizontalMultiLevelHierarchy#1"/>
    <dgm:cxn modelId="{BC2FFCE1-8268-4A9F-A4E9-D9B6303D5D35}" type="presOf" srcId="{14800ADE-2782-4436-9552-14D2CF77D2DC}" destId="{30BB05C2-E5D1-4CAC-8374-1AF8A6855D96}" srcOrd="0" destOrd="0" presId="urn:microsoft.com/office/officeart/2008/layout/HorizontalMultiLevelHierarchy#1"/>
    <dgm:cxn modelId="{9D9424E2-5A3D-45C0-AB7D-4B54CDA5DAE5}" srcId="{63DD49FA-4BB5-4323-A58F-2DE1A85CEE34}" destId="{E5572BCD-19DC-44FA-AA82-91585DD52667}" srcOrd="0" destOrd="0" parTransId="{81D7727F-3D20-4BCF-99D5-B76C138A1601}" sibTransId="{F587DD80-E957-4104-A97C-487985D1EF5E}"/>
    <dgm:cxn modelId="{97B95EE3-D580-4867-8AD2-5FB6D3223097}" type="presOf" srcId="{39E27545-5AA4-4340-82EC-D8F58FF32318}" destId="{83435C93-AE1F-4C2C-A327-66E828D886A5}" srcOrd="1" destOrd="0" presId="urn:microsoft.com/office/officeart/2008/layout/HorizontalMultiLevelHierarchy#1"/>
    <dgm:cxn modelId="{50667BE3-4EAE-4616-9097-F77264DCE0D1}" type="presOf" srcId="{FE3FA663-5948-4F5D-B7BF-B029A54925E9}" destId="{4C0D3B9D-1C5B-4956-8AA1-898F26970A5B}" srcOrd="1" destOrd="0" presId="urn:microsoft.com/office/officeart/2008/layout/HorizontalMultiLevelHierarchy#1"/>
    <dgm:cxn modelId="{A0BE96E4-DF1E-4A43-B5DF-D48D9E13D990}" srcId="{716C06C1-790C-40C6-801F-9AA43546460F}" destId="{AC53374E-364C-4A7E-AAD2-FB3C7C6DBA0B}" srcOrd="0" destOrd="0" parTransId="{78ABF2B8-01C5-48BD-8E7D-B87C3E02D921}" sibTransId="{87C4E6F9-8FCC-4CDA-AB4E-5073FF2B6D96}"/>
    <dgm:cxn modelId="{089877E5-C481-4736-82E5-F173F50390D0}" type="presOf" srcId="{2CE3CBA1-243D-4799-9D88-46B70690BD1C}" destId="{F9399FE1-6C57-4099-BD3B-952CB03FDEA5}" srcOrd="0" destOrd="0" presId="urn:microsoft.com/office/officeart/2008/layout/HorizontalMultiLevelHierarchy#1"/>
    <dgm:cxn modelId="{ECDE39ED-D2B7-47DD-962A-E0E22C27396D}" srcId="{E5572BCD-19DC-44FA-AA82-91585DD52667}" destId="{716C06C1-790C-40C6-801F-9AA43546460F}" srcOrd="4" destOrd="0" parTransId="{F11F836C-B2AE-4EE8-B8FB-6A952F8FE69D}" sibTransId="{B11C1C42-D953-4A82-86D1-8550498BE65C}"/>
    <dgm:cxn modelId="{520152F0-4F65-4248-9BC9-90C5873D0970}" type="presOf" srcId="{D3F5123F-AF26-4A16-85FB-0CB22DDAC188}" destId="{D57E0DB7-9A0D-4127-9CAF-41ED144407A6}" srcOrd="1" destOrd="0" presId="urn:microsoft.com/office/officeart/2008/layout/HorizontalMultiLevelHierarchy#1"/>
    <dgm:cxn modelId="{94441CF1-5B28-4E04-B019-D3156B1B056A}" type="presOf" srcId="{BF06E3A7-0103-4E88-B57E-514505FD2469}" destId="{C63034BC-AFE6-487C-AAC0-1BD471B55F54}" srcOrd="1" destOrd="0" presId="urn:microsoft.com/office/officeart/2008/layout/HorizontalMultiLevelHierarchy#1"/>
    <dgm:cxn modelId="{A8A51AF4-2A53-4DDB-981D-7D0571239048}" type="presOf" srcId="{E2FFDD9D-B4BA-4C55-955C-0542AE3D30B5}" destId="{B675A4F7-3BE3-4BCE-91DD-10DEB591CE2E}" srcOrd="1" destOrd="0" presId="urn:microsoft.com/office/officeart/2008/layout/HorizontalMultiLevelHierarchy#1"/>
    <dgm:cxn modelId="{ED74C7F5-5733-4BBE-8F08-A1825EB2C3A5}" type="presOf" srcId="{0F014E25-C01E-4686-B43E-001F627F6DF1}" destId="{4CDDFFA8-DB41-40D2-AAE2-AE8E2851C0B9}" srcOrd="0" destOrd="0" presId="urn:microsoft.com/office/officeart/2008/layout/HorizontalMultiLevelHierarchy#1"/>
    <dgm:cxn modelId="{5A776FF7-8A2B-4B56-83B8-3D27D53BB9B5}" type="presOf" srcId="{FFAC3AB4-C72F-40C0-A537-08EDC00CFC18}" destId="{2ACCDCB4-067E-4BE0-9190-4B8837CB5777}" srcOrd="1" destOrd="0" presId="urn:microsoft.com/office/officeart/2008/layout/HorizontalMultiLevelHierarchy#1"/>
    <dgm:cxn modelId="{7A6858F7-6A7A-42B9-99A9-6831A9C7B738}" type="presOf" srcId="{0D69BB67-91D4-4A0C-BDA1-07874901D12B}" destId="{C4F702F5-77B7-46AF-98EE-D38F185638CD}" srcOrd="0" destOrd="0" presId="urn:microsoft.com/office/officeart/2008/layout/HorizontalMultiLevelHierarchy#1"/>
    <dgm:cxn modelId="{C3BFB6F8-B753-4226-AB4C-69D581744CB0}" type="presOf" srcId="{1FE17875-E3B8-49ED-BEAE-2223F25D55C2}" destId="{C36EA368-EE60-42E9-8939-F1C4DECFABA2}" srcOrd="0" destOrd="0" presId="urn:microsoft.com/office/officeart/2008/layout/HorizontalMultiLevelHierarchy#1"/>
    <dgm:cxn modelId="{9200C4F8-FA37-4BEA-BCB5-2CBC474C68F4}" type="presOf" srcId="{912B023C-4BFA-43BD-8DC3-CDBC0D9F6E55}" destId="{56AF26A2-D71B-4A94-A6B4-6C09AC98E16E}" srcOrd="1" destOrd="0" presId="urn:microsoft.com/office/officeart/2008/layout/HorizontalMultiLevelHierarchy#1"/>
    <dgm:cxn modelId="{8A8476FC-CECB-435A-9176-C7BEEFC81970}" type="presOf" srcId="{F11F836C-B2AE-4EE8-B8FB-6A952F8FE69D}" destId="{FAC71F49-9B39-4939-BA7A-5AE668B0E740}" srcOrd="1" destOrd="0" presId="urn:microsoft.com/office/officeart/2008/layout/HorizontalMultiLevelHierarchy#1"/>
    <dgm:cxn modelId="{5C12DBB8-DF6D-46F8-94D3-E216B9F6F0F9}" type="presParOf" srcId="{EB33D69A-EFA1-433B-A72A-1D8E11183DFC}" destId="{737655F3-42C5-48A6-BCD5-337A450299F2}" srcOrd="0" destOrd="0" presId="urn:microsoft.com/office/officeart/2008/layout/HorizontalMultiLevelHierarchy#1"/>
    <dgm:cxn modelId="{15204F2D-9EB8-4A52-A63B-ACB554F627E1}" type="presParOf" srcId="{737655F3-42C5-48A6-BCD5-337A450299F2}" destId="{B98F8E97-6556-4B26-8836-7D4B4353449A}" srcOrd="0" destOrd="0" presId="urn:microsoft.com/office/officeart/2008/layout/HorizontalMultiLevelHierarchy#1"/>
    <dgm:cxn modelId="{3459FF31-5645-4EE2-BE54-F839A1CE0D8E}" type="presParOf" srcId="{737655F3-42C5-48A6-BCD5-337A450299F2}" destId="{19CCADB4-2D33-409B-96C7-F61377C5270B}" srcOrd="1" destOrd="0" presId="urn:microsoft.com/office/officeart/2008/layout/HorizontalMultiLevelHierarchy#1"/>
    <dgm:cxn modelId="{D083D604-745B-4C03-8B24-E5489F2DD81A}" type="presParOf" srcId="{19CCADB4-2D33-409B-96C7-F61377C5270B}" destId="{BF8FF5C0-C5B4-4DBA-B1B4-61B2C5892E25}" srcOrd="0" destOrd="0" presId="urn:microsoft.com/office/officeart/2008/layout/HorizontalMultiLevelHierarchy#1"/>
    <dgm:cxn modelId="{9A776624-A2F7-4114-B685-F9675FC106F1}" type="presParOf" srcId="{BF8FF5C0-C5B4-4DBA-B1B4-61B2C5892E25}" destId="{7D00B66D-EB51-405D-B68B-AC3A6FD67136}" srcOrd="0" destOrd="0" presId="urn:microsoft.com/office/officeart/2008/layout/HorizontalMultiLevelHierarchy#1"/>
    <dgm:cxn modelId="{2E6FAC69-7771-4B5F-8002-311D8788AD77}" type="presParOf" srcId="{19CCADB4-2D33-409B-96C7-F61377C5270B}" destId="{0261EC75-AF4D-43BE-A8B4-6161D09CED13}" srcOrd="1" destOrd="0" presId="urn:microsoft.com/office/officeart/2008/layout/HorizontalMultiLevelHierarchy#1"/>
    <dgm:cxn modelId="{DC37B7F6-80D6-42C7-959A-32EEB70DB674}" type="presParOf" srcId="{0261EC75-AF4D-43BE-A8B4-6161D09CED13}" destId="{4370C7D6-F049-4222-BCB7-5D67CAF2744F}" srcOrd="0" destOrd="0" presId="urn:microsoft.com/office/officeart/2008/layout/HorizontalMultiLevelHierarchy#1"/>
    <dgm:cxn modelId="{7C274CE4-F4CB-4C97-BC19-DA265B038E4B}" type="presParOf" srcId="{0261EC75-AF4D-43BE-A8B4-6161D09CED13}" destId="{DE0DDCE5-1493-4F3A-BB45-AAF38CC1EFE8}" srcOrd="1" destOrd="0" presId="urn:microsoft.com/office/officeart/2008/layout/HorizontalMultiLevelHierarchy#1"/>
    <dgm:cxn modelId="{C6D14D12-B406-4505-8B59-41E60ECDBD0E}" type="presParOf" srcId="{DE0DDCE5-1493-4F3A-BB45-AAF38CC1EFE8}" destId="{564685BF-5A6F-42F9-82E4-CCC13DDE8950}" srcOrd="0" destOrd="0" presId="urn:microsoft.com/office/officeart/2008/layout/HorizontalMultiLevelHierarchy#1"/>
    <dgm:cxn modelId="{E114F8DC-368D-4BFF-B8B8-AAB90EA361CB}" type="presParOf" srcId="{564685BF-5A6F-42F9-82E4-CCC13DDE8950}" destId="{C709B528-B33E-4A7C-8D4E-0C597595C1D9}" srcOrd="0" destOrd="0" presId="urn:microsoft.com/office/officeart/2008/layout/HorizontalMultiLevelHierarchy#1"/>
    <dgm:cxn modelId="{BCCE830F-2C69-499D-B99D-93C54C76F6B2}" type="presParOf" srcId="{DE0DDCE5-1493-4F3A-BB45-AAF38CC1EFE8}" destId="{AB65CFF5-CBFD-4732-9ABA-69F22BEDCAB5}" srcOrd="1" destOrd="0" presId="urn:microsoft.com/office/officeart/2008/layout/HorizontalMultiLevelHierarchy#1"/>
    <dgm:cxn modelId="{F0877005-83BA-4E41-BDD4-062D4153EC77}" type="presParOf" srcId="{AB65CFF5-CBFD-4732-9ABA-69F22BEDCAB5}" destId="{4CDDFFA8-DB41-40D2-AAE2-AE8E2851C0B9}" srcOrd="0" destOrd="0" presId="urn:microsoft.com/office/officeart/2008/layout/HorizontalMultiLevelHierarchy#1"/>
    <dgm:cxn modelId="{AB3ED944-A566-446F-900D-E3AFEA36C059}" type="presParOf" srcId="{AB65CFF5-CBFD-4732-9ABA-69F22BEDCAB5}" destId="{44A0F333-D31A-4064-B696-08A5E41AC766}" srcOrd="1" destOrd="0" presId="urn:microsoft.com/office/officeart/2008/layout/HorizontalMultiLevelHierarchy#1"/>
    <dgm:cxn modelId="{CC95F8C0-30C7-49A7-A4FD-E5D67BE2B3AC}" type="presParOf" srcId="{DE0DDCE5-1493-4F3A-BB45-AAF38CC1EFE8}" destId="{B5436544-78EE-43B4-8282-E4366A37463C}" srcOrd="2" destOrd="0" presId="urn:microsoft.com/office/officeart/2008/layout/HorizontalMultiLevelHierarchy#1"/>
    <dgm:cxn modelId="{1C2EDA62-6E8C-4F1D-98BF-3F9EE8FA311E}" type="presParOf" srcId="{B5436544-78EE-43B4-8282-E4366A37463C}" destId="{E41EC255-B27F-4FED-9586-914BA30DB759}" srcOrd="0" destOrd="0" presId="urn:microsoft.com/office/officeart/2008/layout/HorizontalMultiLevelHierarchy#1"/>
    <dgm:cxn modelId="{BF188E16-2DC1-476A-B785-F2413ADBD348}" type="presParOf" srcId="{DE0DDCE5-1493-4F3A-BB45-AAF38CC1EFE8}" destId="{1847A0DB-08AD-45B6-ACA0-905818E5B241}" srcOrd="3" destOrd="0" presId="urn:microsoft.com/office/officeart/2008/layout/HorizontalMultiLevelHierarchy#1"/>
    <dgm:cxn modelId="{0AF5C1EE-D82F-44F9-8D10-5A9C5D3474AA}" type="presParOf" srcId="{1847A0DB-08AD-45B6-ACA0-905818E5B241}" destId="{395532DB-40B3-4056-8A31-794AAA357A3D}" srcOrd="0" destOrd="0" presId="urn:microsoft.com/office/officeart/2008/layout/HorizontalMultiLevelHierarchy#1"/>
    <dgm:cxn modelId="{5BF0F481-9F2F-43DB-BA77-982F07B9812B}" type="presParOf" srcId="{1847A0DB-08AD-45B6-ACA0-905818E5B241}" destId="{FAF791C5-6763-4BE9-AE75-D7A80557DEE3}" srcOrd="1" destOrd="0" presId="urn:microsoft.com/office/officeart/2008/layout/HorizontalMultiLevelHierarchy#1"/>
    <dgm:cxn modelId="{BEEB50E4-0EA3-42E0-B82A-2B20847908B9}" type="presParOf" srcId="{DE0DDCE5-1493-4F3A-BB45-AAF38CC1EFE8}" destId="{5DC05BF9-14B1-4EF8-A044-4A81759D0644}" srcOrd="4" destOrd="0" presId="urn:microsoft.com/office/officeart/2008/layout/HorizontalMultiLevelHierarchy#1"/>
    <dgm:cxn modelId="{A975A0DA-7984-43E8-8963-099AAEE3D19D}" type="presParOf" srcId="{5DC05BF9-14B1-4EF8-A044-4A81759D0644}" destId="{C63034BC-AFE6-487C-AAC0-1BD471B55F54}" srcOrd="0" destOrd="0" presId="urn:microsoft.com/office/officeart/2008/layout/HorizontalMultiLevelHierarchy#1"/>
    <dgm:cxn modelId="{E037DD1C-9B5D-41A2-90AB-4FED7B380C0F}" type="presParOf" srcId="{DE0DDCE5-1493-4F3A-BB45-AAF38CC1EFE8}" destId="{2D8B61D8-D1AF-491E-BDFC-F17CD9EAEAEC}" srcOrd="5" destOrd="0" presId="urn:microsoft.com/office/officeart/2008/layout/HorizontalMultiLevelHierarchy#1"/>
    <dgm:cxn modelId="{8E1A68D6-D762-46CA-AA59-2097998E5B3E}" type="presParOf" srcId="{2D8B61D8-D1AF-491E-BDFC-F17CD9EAEAEC}" destId="{8BFF176B-3256-40D5-AE26-0AEC903EDB8D}" srcOrd="0" destOrd="0" presId="urn:microsoft.com/office/officeart/2008/layout/HorizontalMultiLevelHierarchy#1"/>
    <dgm:cxn modelId="{836B3FDF-5C18-4491-A6C8-97E02B7B2F65}" type="presParOf" srcId="{2D8B61D8-D1AF-491E-BDFC-F17CD9EAEAEC}" destId="{10B9C02F-A75D-44FD-9260-A13EF67DFE57}" srcOrd="1" destOrd="0" presId="urn:microsoft.com/office/officeart/2008/layout/HorizontalMultiLevelHierarchy#1"/>
    <dgm:cxn modelId="{2EA82E52-5E5A-4A5D-9BF8-EDE348B7BBE9}" type="presParOf" srcId="{19CCADB4-2D33-409B-96C7-F61377C5270B}" destId="{17E4426B-F9BF-40CB-AA72-D76088FB3FE4}" srcOrd="2" destOrd="0" presId="urn:microsoft.com/office/officeart/2008/layout/HorizontalMultiLevelHierarchy#1"/>
    <dgm:cxn modelId="{122BA30F-D641-4D11-9EF8-913FD8217C1F}" type="presParOf" srcId="{17E4426B-F9BF-40CB-AA72-D76088FB3FE4}" destId="{D57E0DB7-9A0D-4127-9CAF-41ED144407A6}" srcOrd="0" destOrd="0" presId="urn:microsoft.com/office/officeart/2008/layout/HorizontalMultiLevelHierarchy#1"/>
    <dgm:cxn modelId="{DB7479A9-ED3E-4061-89DF-2E85F5597F68}" type="presParOf" srcId="{19CCADB4-2D33-409B-96C7-F61377C5270B}" destId="{9C8F235E-EB46-424F-9CF8-BDC2871283CA}" srcOrd="3" destOrd="0" presId="urn:microsoft.com/office/officeart/2008/layout/HorizontalMultiLevelHierarchy#1"/>
    <dgm:cxn modelId="{9631FF15-576E-415C-BFED-60BE739061DC}" type="presParOf" srcId="{9C8F235E-EB46-424F-9CF8-BDC2871283CA}" destId="{1DF71FBD-D716-4128-B262-577EDB4461AE}" srcOrd="0" destOrd="0" presId="urn:microsoft.com/office/officeart/2008/layout/HorizontalMultiLevelHierarchy#1"/>
    <dgm:cxn modelId="{43DCE018-7A58-4DCC-B9C5-D69ABF7D62AE}" type="presParOf" srcId="{9C8F235E-EB46-424F-9CF8-BDC2871283CA}" destId="{EF5FEF83-B020-4BC2-9AC9-7254D082B4FA}" srcOrd="1" destOrd="0" presId="urn:microsoft.com/office/officeart/2008/layout/HorizontalMultiLevelHierarchy#1"/>
    <dgm:cxn modelId="{C95DC099-03B7-4EAC-82FB-717D7A99B6F9}" type="presParOf" srcId="{EF5FEF83-B020-4BC2-9AC9-7254D082B4FA}" destId="{93982032-9114-4A06-AE02-B0F5FB9DF560}" srcOrd="0" destOrd="0" presId="urn:microsoft.com/office/officeart/2008/layout/HorizontalMultiLevelHierarchy#1"/>
    <dgm:cxn modelId="{050FE310-549B-41EC-B77C-EE505322C434}" type="presParOf" srcId="{93982032-9114-4A06-AE02-B0F5FB9DF560}" destId="{4C0D3B9D-1C5B-4956-8AA1-898F26970A5B}" srcOrd="0" destOrd="0" presId="urn:microsoft.com/office/officeart/2008/layout/HorizontalMultiLevelHierarchy#1"/>
    <dgm:cxn modelId="{17A29200-B977-4FF6-BB13-CF4622F8144C}" type="presParOf" srcId="{EF5FEF83-B020-4BC2-9AC9-7254D082B4FA}" destId="{5910497A-97F6-40DE-B110-1785FABB3AE8}" srcOrd="1" destOrd="0" presId="urn:microsoft.com/office/officeart/2008/layout/HorizontalMultiLevelHierarchy#1"/>
    <dgm:cxn modelId="{75E907CB-96AC-4524-B9B8-EB1842857748}" type="presParOf" srcId="{5910497A-97F6-40DE-B110-1785FABB3AE8}" destId="{9D87D228-E402-49DD-BC88-3ECDB2EAF896}" srcOrd="0" destOrd="0" presId="urn:microsoft.com/office/officeart/2008/layout/HorizontalMultiLevelHierarchy#1"/>
    <dgm:cxn modelId="{096AF767-E9FE-4DA9-9704-60D1DDE98ECC}" type="presParOf" srcId="{5910497A-97F6-40DE-B110-1785FABB3AE8}" destId="{A5C16A26-0D3F-43B8-B47F-9E79768A0B2D}" srcOrd="1" destOrd="0" presId="urn:microsoft.com/office/officeart/2008/layout/HorizontalMultiLevelHierarchy#1"/>
    <dgm:cxn modelId="{3B478C70-1BFE-4C8D-9730-F423B5A3E063}" type="presParOf" srcId="{EF5FEF83-B020-4BC2-9AC9-7254D082B4FA}" destId="{8D07A0E1-5A9D-4256-8FE8-6D19CCBCB896}" srcOrd="2" destOrd="0" presId="urn:microsoft.com/office/officeart/2008/layout/HorizontalMultiLevelHierarchy#1"/>
    <dgm:cxn modelId="{3F0E842C-2112-422C-9856-1979F8C86BC4}" type="presParOf" srcId="{8D07A0E1-5A9D-4256-8FE8-6D19CCBCB896}" destId="{36416F60-B6CD-41A8-B6A2-946E1D001AFC}" srcOrd="0" destOrd="0" presId="urn:microsoft.com/office/officeart/2008/layout/HorizontalMultiLevelHierarchy#1"/>
    <dgm:cxn modelId="{0208361B-6323-488D-9A8A-ABC56D32983B}" type="presParOf" srcId="{EF5FEF83-B020-4BC2-9AC9-7254D082B4FA}" destId="{2D2E7F35-113B-45EE-B9AE-6ADBFCB73671}" srcOrd="3" destOrd="0" presId="urn:microsoft.com/office/officeart/2008/layout/HorizontalMultiLevelHierarchy#1"/>
    <dgm:cxn modelId="{0935291B-F078-4DE6-A329-A3191E721B14}" type="presParOf" srcId="{2D2E7F35-113B-45EE-B9AE-6ADBFCB73671}" destId="{F9399FE1-6C57-4099-BD3B-952CB03FDEA5}" srcOrd="0" destOrd="0" presId="urn:microsoft.com/office/officeart/2008/layout/HorizontalMultiLevelHierarchy#1"/>
    <dgm:cxn modelId="{596AB80B-20C6-4865-B3C0-EE9B860C1099}" type="presParOf" srcId="{2D2E7F35-113B-45EE-B9AE-6ADBFCB73671}" destId="{034BB2D7-EA0A-4A78-9ED5-5B1D3B1CC5E0}" srcOrd="1" destOrd="0" presId="urn:microsoft.com/office/officeart/2008/layout/HorizontalMultiLevelHierarchy#1"/>
    <dgm:cxn modelId="{81FE3036-98E5-4D75-A480-8DD21D0257C0}" type="presParOf" srcId="{EF5FEF83-B020-4BC2-9AC9-7254D082B4FA}" destId="{7A0784A1-7F61-4085-AE8D-4B1181C08E2D}" srcOrd="4" destOrd="0" presId="urn:microsoft.com/office/officeart/2008/layout/HorizontalMultiLevelHierarchy#1"/>
    <dgm:cxn modelId="{E00CE75F-EAAE-4D1A-BC4B-23919F252E52}" type="presParOf" srcId="{7A0784A1-7F61-4085-AE8D-4B1181C08E2D}" destId="{B675A4F7-3BE3-4BCE-91DD-10DEB591CE2E}" srcOrd="0" destOrd="0" presId="urn:microsoft.com/office/officeart/2008/layout/HorizontalMultiLevelHierarchy#1"/>
    <dgm:cxn modelId="{01A6F040-8D74-41EC-BEE7-AF26CE502181}" type="presParOf" srcId="{EF5FEF83-B020-4BC2-9AC9-7254D082B4FA}" destId="{5B573D51-880C-4C39-8694-714B0560DC4D}" srcOrd="5" destOrd="0" presId="urn:microsoft.com/office/officeart/2008/layout/HorizontalMultiLevelHierarchy#1"/>
    <dgm:cxn modelId="{E354A8DB-A5F0-4210-B220-C99194EECD9F}" type="presParOf" srcId="{5B573D51-880C-4C39-8694-714B0560DC4D}" destId="{C3275764-95BB-44DB-BEF8-3B5B71E99F4F}" srcOrd="0" destOrd="0" presId="urn:microsoft.com/office/officeart/2008/layout/HorizontalMultiLevelHierarchy#1"/>
    <dgm:cxn modelId="{16A1FA25-9A42-4153-819E-F0D6E452B65D}" type="presParOf" srcId="{5B573D51-880C-4C39-8694-714B0560DC4D}" destId="{46E88BB6-EB84-4BF1-8867-A60DA9066639}" srcOrd="1" destOrd="0" presId="urn:microsoft.com/office/officeart/2008/layout/HorizontalMultiLevelHierarchy#1"/>
    <dgm:cxn modelId="{8B5CDDE4-15D5-4471-84B8-7DC90945E639}" type="presParOf" srcId="{EF5FEF83-B020-4BC2-9AC9-7254D082B4FA}" destId="{26CD8199-FFC5-44DA-8AF0-E4F338C5ED3B}" srcOrd="6" destOrd="0" presId="urn:microsoft.com/office/officeart/2008/layout/HorizontalMultiLevelHierarchy#1"/>
    <dgm:cxn modelId="{13DC1CB8-1876-4FCA-9953-C5D90BCCF575}" type="presParOf" srcId="{26CD8199-FFC5-44DA-8AF0-E4F338C5ED3B}" destId="{E3370D02-5FAF-45B2-912B-31687CF7748D}" srcOrd="0" destOrd="0" presId="urn:microsoft.com/office/officeart/2008/layout/HorizontalMultiLevelHierarchy#1"/>
    <dgm:cxn modelId="{A784CECC-D636-4956-B737-6C5772D0DA5F}" type="presParOf" srcId="{EF5FEF83-B020-4BC2-9AC9-7254D082B4FA}" destId="{099B4C98-B340-401C-9E8A-5B19C70AECD1}" srcOrd="7" destOrd="0" presId="urn:microsoft.com/office/officeart/2008/layout/HorizontalMultiLevelHierarchy#1"/>
    <dgm:cxn modelId="{3E9D4DEF-56D0-4725-A963-6F35E007D7B9}" type="presParOf" srcId="{099B4C98-B340-401C-9E8A-5B19C70AECD1}" destId="{2B7D4311-077F-4CA6-AF27-D09B8E933A38}" srcOrd="0" destOrd="0" presId="urn:microsoft.com/office/officeart/2008/layout/HorizontalMultiLevelHierarchy#1"/>
    <dgm:cxn modelId="{E075D03D-B848-4AA0-9D3B-B0661572AEF2}" type="presParOf" srcId="{099B4C98-B340-401C-9E8A-5B19C70AECD1}" destId="{BD0EFD4B-A417-46DC-A01F-8B5C83B2B699}" srcOrd="1" destOrd="0" presId="urn:microsoft.com/office/officeart/2008/layout/HorizontalMultiLevelHierarchy#1"/>
    <dgm:cxn modelId="{71C744F1-CD6B-4987-9074-92D4D78C8C6A}" type="presParOf" srcId="{19CCADB4-2D33-409B-96C7-F61377C5270B}" destId="{3BA36C7E-4A79-48E9-BFF0-EFE792A1ADA3}" srcOrd="4" destOrd="0" presId="urn:microsoft.com/office/officeart/2008/layout/HorizontalMultiLevelHierarchy#1"/>
    <dgm:cxn modelId="{A3340504-A087-4437-9E30-C3295D087312}" type="presParOf" srcId="{3BA36C7E-4A79-48E9-BFF0-EFE792A1ADA3}" destId="{B821229C-73D3-4549-90FB-3CF2BC23B673}" srcOrd="0" destOrd="0" presId="urn:microsoft.com/office/officeart/2008/layout/HorizontalMultiLevelHierarchy#1"/>
    <dgm:cxn modelId="{11FFDDC4-7CA8-468C-9FA7-552DC3AA701A}" type="presParOf" srcId="{19CCADB4-2D33-409B-96C7-F61377C5270B}" destId="{B8F92FA2-79EB-43FA-9A23-468BCEFFD301}" srcOrd="5" destOrd="0" presId="urn:microsoft.com/office/officeart/2008/layout/HorizontalMultiLevelHierarchy#1"/>
    <dgm:cxn modelId="{93C8F9CB-A727-4F43-8AB8-34A9BB605BC7}" type="presParOf" srcId="{B8F92FA2-79EB-43FA-9A23-468BCEFFD301}" destId="{30BB05C2-E5D1-4CAC-8374-1AF8A6855D96}" srcOrd="0" destOrd="0" presId="urn:microsoft.com/office/officeart/2008/layout/HorizontalMultiLevelHierarchy#1"/>
    <dgm:cxn modelId="{95E29050-9BA5-43B2-BA68-26BBBC7917FA}" type="presParOf" srcId="{B8F92FA2-79EB-43FA-9A23-468BCEFFD301}" destId="{34576A18-82BF-4339-AEE4-7E487A86189A}" srcOrd="1" destOrd="0" presId="urn:microsoft.com/office/officeart/2008/layout/HorizontalMultiLevelHierarchy#1"/>
    <dgm:cxn modelId="{114A5445-360D-45F2-B937-20BF18173205}" type="presParOf" srcId="{34576A18-82BF-4339-AEE4-7E487A86189A}" destId="{FF91D5BF-546B-4EB0-B251-14AA8F1DF3CD}" srcOrd="0" destOrd="0" presId="urn:microsoft.com/office/officeart/2008/layout/HorizontalMultiLevelHierarchy#1"/>
    <dgm:cxn modelId="{E4729357-7D36-43CE-A96C-1CB29319406C}" type="presParOf" srcId="{FF91D5BF-546B-4EB0-B251-14AA8F1DF3CD}" destId="{3A59C020-6254-493B-997B-F2B9A536186C}" srcOrd="0" destOrd="0" presId="urn:microsoft.com/office/officeart/2008/layout/HorizontalMultiLevelHierarchy#1"/>
    <dgm:cxn modelId="{35188238-098D-4B34-AA91-2905A2B659F4}" type="presParOf" srcId="{34576A18-82BF-4339-AEE4-7E487A86189A}" destId="{284A21B3-6C9F-434E-A269-920E7868E155}" srcOrd="1" destOrd="0" presId="urn:microsoft.com/office/officeart/2008/layout/HorizontalMultiLevelHierarchy#1"/>
    <dgm:cxn modelId="{CF6EFDF1-88EC-4F03-8AC3-B5D505C00A07}" type="presParOf" srcId="{284A21B3-6C9F-434E-A269-920E7868E155}" destId="{6399932F-FE0D-45D5-A58A-C45BF07E5A17}" srcOrd="0" destOrd="0" presId="urn:microsoft.com/office/officeart/2008/layout/HorizontalMultiLevelHierarchy#1"/>
    <dgm:cxn modelId="{639D60B3-2F2E-4F85-9316-9DB1C67E79F6}" type="presParOf" srcId="{284A21B3-6C9F-434E-A269-920E7868E155}" destId="{C3559EC3-5E3F-4154-A82A-6548BED9F7C2}" srcOrd="1" destOrd="0" presId="urn:microsoft.com/office/officeart/2008/layout/HorizontalMultiLevelHierarchy#1"/>
    <dgm:cxn modelId="{22D3A505-72B0-4EDE-BE6F-8959CEADB577}" type="presParOf" srcId="{34576A18-82BF-4339-AEE4-7E487A86189A}" destId="{E89276F8-96E9-4674-8CB8-D291E0ECB87E}" srcOrd="2" destOrd="0" presId="urn:microsoft.com/office/officeart/2008/layout/HorizontalMultiLevelHierarchy#1"/>
    <dgm:cxn modelId="{E819C28C-B59A-46DB-A08B-ECFD5EC30AE9}" type="presParOf" srcId="{E89276F8-96E9-4674-8CB8-D291E0ECB87E}" destId="{2ACCDCB4-067E-4BE0-9190-4B8837CB5777}" srcOrd="0" destOrd="0" presId="urn:microsoft.com/office/officeart/2008/layout/HorizontalMultiLevelHierarchy#1"/>
    <dgm:cxn modelId="{5760FD35-7E01-4B99-BB6C-A51540720017}" type="presParOf" srcId="{34576A18-82BF-4339-AEE4-7E487A86189A}" destId="{CCD6552E-5710-486B-8263-E1D6DB4B8122}" srcOrd="3" destOrd="0" presId="urn:microsoft.com/office/officeart/2008/layout/HorizontalMultiLevelHierarchy#1"/>
    <dgm:cxn modelId="{2E095AAD-7ED6-4D0B-AD84-D1EB57562C30}" type="presParOf" srcId="{CCD6552E-5710-486B-8263-E1D6DB4B8122}" destId="{D617A784-DB2F-4A48-8A59-CB4AA07D0CCF}" srcOrd="0" destOrd="0" presId="urn:microsoft.com/office/officeart/2008/layout/HorizontalMultiLevelHierarchy#1"/>
    <dgm:cxn modelId="{9BA22A6F-FEBC-425A-A562-B9C5E132801C}" type="presParOf" srcId="{CCD6552E-5710-486B-8263-E1D6DB4B8122}" destId="{35DFCF85-5FB9-4876-AA46-0B35C1B5C42D}" srcOrd="1" destOrd="0" presId="urn:microsoft.com/office/officeart/2008/layout/HorizontalMultiLevelHierarchy#1"/>
    <dgm:cxn modelId="{217382DA-B366-42CC-8E9F-4028BEB42615}" type="presParOf" srcId="{34576A18-82BF-4339-AEE4-7E487A86189A}" destId="{FC51B7B0-AAF5-4B23-B1AC-7012D5667AAF}" srcOrd="4" destOrd="0" presId="urn:microsoft.com/office/officeart/2008/layout/HorizontalMultiLevelHierarchy#1"/>
    <dgm:cxn modelId="{649C1878-1AE5-4538-8ED7-DC506A9B645F}" type="presParOf" srcId="{FC51B7B0-AAF5-4B23-B1AC-7012D5667AAF}" destId="{3EA7299D-E3A0-4A68-A8C7-888DD75E63EB}" srcOrd="0" destOrd="0" presId="urn:microsoft.com/office/officeart/2008/layout/HorizontalMultiLevelHierarchy#1"/>
    <dgm:cxn modelId="{46B7D3AF-5B99-41FB-B8C0-75D9DE3D8704}" type="presParOf" srcId="{34576A18-82BF-4339-AEE4-7E487A86189A}" destId="{8EA7E5D2-0B13-48A1-BFCB-5B73E0828C2B}" srcOrd="5" destOrd="0" presId="urn:microsoft.com/office/officeart/2008/layout/HorizontalMultiLevelHierarchy#1"/>
    <dgm:cxn modelId="{CBACFFEA-65DB-46DA-A56C-958B7DA255A1}" type="presParOf" srcId="{8EA7E5D2-0B13-48A1-BFCB-5B73E0828C2B}" destId="{C4F702F5-77B7-46AF-98EE-D38F185638CD}" srcOrd="0" destOrd="0" presId="urn:microsoft.com/office/officeart/2008/layout/HorizontalMultiLevelHierarchy#1"/>
    <dgm:cxn modelId="{33E8592B-5525-4F8F-88E4-B50044C0D0BB}" type="presParOf" srcId="{8EA7E5D2-0B13-48A1-BFCB-5B73E0828C2B}" destId="{97E4F621-AA28-4F48-B646-2E3FC1E3CC73}" srcOrd="1" destOrd="0" presId="urn:microsoft.com/office/officeart/2008/layout/HorizontalMultiLevelHierarchy#1"/>
    <dgm:cxn modelId="{7CCDB43E-3E62-4CE0-B542-59C99FB68AA5}" type="presParOf" srcId="{34576A18-82BF-4339-AEE4-7E487A86189A}" destId="{C039AE7E-1F93-4304-A06E-D860F92F1528}" srcOrd="6" destOrd="0" presId="urn:microsoft.com/office/officeart/2008/layout/HorizontalMultiLevelHierarchy#1"/>
    <dgm:cxn modelId="{F7CD38CD-9566-4D0B-83C0-C7B0EED15394}" type="presParOf" srcId="{C039AE7E-1F93-4304-A06E-D860F92F1528}" destId="{87C17C3F-1ACE-4C2F-AAE1-E95A6C353BB3}" srcOrd="0" destOrd="0" presId="urn:microsoft.com/office/officeart/2008/layout/HorizontalMultiLevelHierarchy#1"/>
    <dgm:cxn modelId="{034AE0C6-A901-4568-BF69-C29A4D2890D2}" type="presParOf" srcId="{34576A18-82BF-4339-AEE4-7E487A86189A}" destId="{A920ECE7-8479-40C2-9062-88B012A20793}" srcOrd="7" destOrd="0" presId="urn:microsoft.com/office/officeart/2008/layout/HorizontalMultiLevelHierarchy#1"/>
    <dgm:cxn modelId="{90969F24-6232-4B4C-8F41-9346E66A8A87}" type="presParOf" srcId="{A920ECE7-8479-40C2-9062-88B012A20793}" destId="{EC6F6771-EE93-4735-B89C-8A9CE79248E6}" srcOrd="0" destOrd="0" presId="urn:microsoft.com/office/officeart/2008/layout/HorizontalMultiLevelHierarchy#1"/>
    <dgm:cxn modelId="{A1134435-98AC-4061-A62E-CC351398CD0E}" type="presParOf" srcId="{A920ECE7-8479-40C2-9062-88B012A20793}" destId="{E5D3D128-4584-4EE3-ADD8-428F94A855C4}" srcOrd="1" destOrd="0" presId="urn:microsoft.com/office/officeart/2008/layout/HorizontalMultiLevelHierarchy#1"/>
    <dgm:cxn modelId="{E4B0F322-695D-4FCD-ADBE-41C751D0C4C8}" type="presParOf" srcId="{34576A18-82BF-4339-AEE4-7E487A86189A}" destId="{DAA8A334-96A4-47A5-8164-B47C29ECF8E4}" srcOrd="8" destOrd="0" presId="urn:microsoft.com/office/officeart/2008/layout/HorizontalMultiLevelHierarchy#1"/>
    <dgm:cxn modelId="{A0A16580-9B95-46EE-A88F-1428C15AE82C}" type="presParOf" srcId="{DAA8A334-96A4-47A5-8164-B47C29ECF8E4}" destId="{6E80623A-E7F0-4D5F-A71C-9ABA498E202D}" srcOrd="0" destOrd="0" presId="urn:microsoft.com/office/officeart/2008/layout/HorizontalMultiLevelHierarchy#1"/>
    <dgm:cxn modelId="{2286F590-D5B5-43B4-99BF-A52F4C339F06}" type="presParOf" srcId="{34576A18-82BF-4339-AEE4-7E487A86189A}" destId="{226F1EB9-4FD5-49E6-B4E2-E10D432C5E05}" srcOrd="9" destOrd="0" presId="urn:microsoft.com/office/officeart/2008/layout/HorizontalMultiLevelHierarchy#1"/>
    <dgm:cxn modelId="{CB45889A-8E02-4093-AE9F-2BB5296ADC37}" type="presParOf" srcId="{226F1EB9-4FD5-49E6-B4E2-E10D432C5E05}" destId="{3C6CBC72-04C8-475F-9F75-3A92BDB1A196}" srcOrd="0" destOrd="0" presId="urn:microsoft.com/office/officeart/2008/layout/HorizontalMultiLevelHierarchy#1"/>
    <dgm:cxn modelId="{BB6D08BD-0925-486C-9354-EDAB3CA6362F}" type="presParOf" srcId="{226F1EB9-4FD5-49E6-B4E2-E10D432C5E05}" destId="{B456E929-85FA-40C0-8013-5D06812A497C}" srcOrd="1" destOrd="0" presId="urn:microsoft.com/office/officeart/2008/layout/HorizontalMultiLevelHierarchy#1"/>
    <dgm:cxn modelId="{20525ACC-8692-4DAA-B3E5-D7A9412E2028}" type="presParOf" srcId="{19CCADB4-2D33-409B-96C7-F61377C5270B}" destId="{7763F5CE-CB89-40D5-8E02-7847B96B6EC9}" srcOrd="6" destOrd="0" presId="urn:microsoft.com/office/officeart/2008/layout/HorizontalMultiLevelHierarchy#1"/>
    <dgm:cxn modelId="{96B5C461-393D-4105-B38E-30C33262BC91}" type="presParOf" srcId="{7763F5CE-CB89-40D5-8E02-7847B96B6EC9}" destId="{8CD51A86-54AB-418F-920C-1065F9BF9CD5}" srcOrd="0" destOrd="0" presId="urn:microsoft.com/office/officeart/2008/layout/HorizontalMultiLevelHierarchy#1"/>
    <dgm:cxn modelId="{E7198DFB-EBE3-4981-8DC7-EAD76E46FF12}" type="presParOf" srcId="{19CCADB4-2D33-409B-96C7-F61377C5270B}" destId="{2F1812DD-FFCE-42A5-B349-E137A6E62086}" srcOrd="7" destOrd="0" presId="urn:microsoft.com/office/officeart/2008/layout/HorizontalMultiLevelHierarchy#1"/>
    <dgm:cxn modelId="{2BC9987F-EEF0-4CC2-8451-CD3B9A434477}" type="presParOf" srcId="{2F1812DD-FFCE-42A5-B349-E137A6E62086}" destId="{B1A2AF58-23FF-42F4-8071-D78A17A8C255}" srcOrd="0" destOrd="0" presId="urn:microsoft.com/office/officeart/2008/layout/HorizontalMultiLevelHierarchy#1"/>
    <dgm:cxn modelId="{92546929-8108-4A48-9410-BA0B2F576967}" type="presParOf" srcId="{2F1812DD-FFCE-42A5-B349-E137A6E62086}" destId="{1EF152A9-4C46-4F7A-AD65-C941ACE4AF2C}" srcOrd="1" destOrd="0" presId="urn:microsoft.com/office/officeart/2008/layout/HorizontalMultiLevelHierarchy#1"/>
    <dgm:cxn modelId="{E280F718-C540-4668-87A8-CF148461D6DC}" type="presParOf" srcId="{1EF152A9-4C46-4F7A-AD65-C941ACE4AF2C}" destId="{3B225BF2-FD61-4561-A9C8-349ADAA5444A}" srcOrd="0" destOrd="0" presId="urn:microsoft.com/office/officeart/2008/layout/HorizontalMultiLevelHierarchy#1"/>
    <dgm:cxn modelId="{7D2B1B0A-EDA5-464A-932F-18B50301C7A4}" type="presParOf" srcId="{3B225BF2-FD61-4561-A9C8-349ADAA5444A}" destId="{70E9BBF0-2131-4BF1-A407-3B656035AB3A}" srcOrd="0" destOrd="0" presId="urn:microsoft.com/office/officeart/2008/layout/HorizontalMultiLevelHierarchy#1"/>
    <dgm:cxn modelId="{7BCBF943-6DB0-4A6B-912F-DC921D885231}" type="presParOf" srcId="{1EF152A9-4C46-4F7A-AD65-C941ACE4AF2C}" destId="{D52C766F-72DA-409A-B9BB-CD4E26603B68}" srcOrd="1" destOrd="0" presId="urn:microsoft.com/office/officeart/2008/layout/HorizontalMultiLevelHierarchy#1"/>
    <dgm:cxn modelId="{4F6E133B-5F1F-482D-B72A-BC2F92FDFA00}" type="presParOf" srcId="{D52C766F-72DA-409A-B9BB-CD4E26603B68}" destId="{E8AFBAA9-BC62-4D82-941E-808D81C8D70A}" srcOrd="0" destOrd="0" presId="urn:microsoft.com/office/officeart/2008/layout/HorizontalMultiLevelHierarchy#1"/>
    <dgm:cxn modelId="{0CDB0CF4-B823-4BC0-8AEB-4C85E3BBD16A}" type="presParOf" srcId="{D52C766F-72DA-409A-B9BB-CD4E26603B68}" destId="{917ED377-A2A9-45B4-BA6E-5C0A42E33864}" srcOrd="1" destOrd="0" presId="urn:microsoft.com/office/officeart/2008/layout/HorizontalMultiLevelHierarchy#1"/>
    <dgm:cxn modelId="{EAC07FAF-BBCC-4D2E-A8B5-8E7576DEE53E}" type="presParOf" srcId="{1EF152A9-4C46-4F7A-AD65-C941ACE4AF2C}" destId="{E66B07DC-3DB3-4BC3-A4EE-003468E3FCC3}" srcOrd="2" destOrd="0" presId="urn:microsoft.com/office/officeart/2008/layout/HorizontalMultiLevelHierarchy#1"/>
    <dgm:cxn modelId="{DCD13598-FE8D-4861-B660-AFFF26E9AEA4}" type="presParOf" srcId="{E66B07DC-3DB3-4BC3-A4EE-003468E3FCC3}" destId="{5E893E52-660C-4079-ABAB-8FD4E361DC21}" srcOrd="0" destOrd="0" presId="urn:microsoft.com/office/officeart/2008/layout/HorizontalMultiLevelHierarchy#1"/>
    <dgm:cxn modelId="{82F46F03-1E07-45E6-811D-8D1EB62EE272}" type="presParOf" srcId="{1EF152A9-4C46-4F7A-AD65-C941ACE4AF2C}" destId="{E2975F10-B98A-4846-B69A-E902F18AF44F}" srcOrd="3" destOrd="0" presId="urn:microsoft.com/office/officeart/2008/layout/HorizontalMultiLevelHierarchy#1"/>
    <dgm:cxn modelId="{91E90022-9D89-4BCA-A2EC-77FA0D015EA4}" type="presParOf" srcId="{E2975F10-B98A-4846-B69A-E902F18AF44F}" destId="{A746CA9A-E27F-4A63-AA4F-58E72827A6E6}" srcOrd="0" destOrd="0" presId="urn:microsoft.com/office/officeart/2008/layout/HorizontalMultiLevelHierarchy#1"/>
    <dgm:cxn modelId="{56D0A96D-B489-4CEB-8CF0-40266EE0B627}" type="presParOf" srcId="{E2975F10-B98A-4846-B69A-E902F18AF44F}" destId="{EEB6FE42-B2E2-4307-82F2-3B57EF86DF3C}" srcOrd="1" destOrd="0" presId="urn:microsoft.com/office/officeart/2008/layout/HorizontalMultiLevelHierarchy#1"/>
    <dgm:cxn modelId="{BADB4BC8-6C68-4735-BCD4-BA4A245F8551}" type="presParOf" srcId="{1EF152A9-4C46-4F7A-AD65-C941ACE4AF2C}" destId="{5FB36B22-0496-4728-9A5A-934219887164}" srcOrd="4" destOrd="0" presId="urn:microsoft.com/office/officeart/2008/layout/HorizontalMultiLevelHierarchy#1"/>
    <dgm:cxn modelId="{5A084C69-D352-4AC1-8336-88433766B324}" type="presParOf" srcId="{5FB36B22-0496-4728-9A5A-934219887164}" destId="{83435C93-AE1F-4C2C-A327-66E828D886A5}" srcOrd="0" destOrd="0" presId="urn:microsoft.com/office/officeart/2008/layout/HorizontalMultiLevelHierarchy#1"/>
    <dgm:cxn modelId="{7244D19F-C0C5-45FE-8F3F-0C312A44294F}" type="presParOf" srcId="{1EF152A9-4C46-4F7A-AD65-C941ACE4AF2C}" destId="{45EB562F-6CF2-4A7A-82DD-8636640A3F17}" srcOrd="5" destOrd="0" presId="urn:microsoft.com/office/officeart/2008/layout/HorizontalMultiLevelHierarchy#1"/>
    <dgm:cxn modelId="{D932BD9E-BA55-451D-8835-FC6B10DB72AE}" type="presParOf" srcId="{45EB562F-6CF2-4A7A-82DD-8636640A3F17}" destId="{C36EA368-EE60-42E9-8939-F1C4DECFABA2}" srcOrd="0" destOrd="0" presId="urn:microsoft.com/office/officeart/2008/layout/HorizontalMultiLevelHierarchy#1"/>
    <dgm:cxn modelId="{B72EBEDB-C733-4517-91A4-3ECF72FFDB79}" type="presParOf" srcId="{45EB562F-6CF2-4A7A-82DD-8636640A3F17}" destId="{EFBBCCF6-F849-4CBF-9E58-3A926326AFCE}" srcOrd="1" destOrd="0" presId="urn:microsoft.com/office/officeart/2008/layout/HorizontalMultiLevelHierarchy#1"/>
    <dgm:cxn modelId="{ECA87533-D611-44A8-B674-A69F9243218C}" type="presParOf" srcId="{1EF152A9-4C46-4F7A-AD65-C941ACE4AF2C}" destId="{1A8BCBFA-BE18-40A8-B69C-4B272D506670}" srcOrd="6" destOrd="0" presId="urn:microsoft.com/office/officeart/2008/layout/HorizontalMultiLevelHierarchy#1"/>
    <dgm:cxn modelId="{EA5C2058-C9B1-48B1-9DBD-7F3EB51E1CC3}" type="presParOf" srcId="{1A8BCBFA-BE18-40A8-B69C-4B272D506670}" destId="{56AF26A2-D71B-4A94-A6B4-6C09AC98E16E}" srcOrd="0" destOrd="0" presId="urn:microsoft.com/office/officeart/2008/layout/HorizontalMultiLevelHierarchy#1"/>
    <dgm:cxn modelId="{D8373D64-640E-4688-B589-F97A3B3B721E}" type="presParOf" srcId="{1EF152A9-4C46-4F7A-AD65-C941ACE4AF2C}" destId="{5C248BC0-DF4A-4FBD-BD46-1F9D15F5BAC7}" srcOrd="7" destOrd="0" presId="urn:microsoft.com/office/officeart/2008/layout/HorizontalMultiLevelHierarchy#1"/>
    <dgm:cxn modelId="{3B5E3B06-6A12-47EC-82F3-F8F06838B077}" type="presParOf" srcId="{5C248BC0-DF4A-4FBD-BD46-1F9D15F5BAC7}" destId="{66E4FBD7-5980-4E2F-8EC6-E1EBC118C401}" srcOrd="0" destOrd="0" presId="urn:microsoft.com/office/officeart/2008/layout/HorizontalMultiLevelHierarchy#1"/>
    <dgm:cxn modelId="{C8B71EF6-8FE7-4289-AC6C-8C7DBC8B52B9}" type="presParOf" srcId="{5C248BC0-DF4A-4FBD-BD46-1F9D15F5BAC7}" destId="{D9A4B75E-8430-49B2-880A-39F5EE1FCAA0}" srcOrd="1" destOrd="0" presId="urn:microsoft.com/office/officeart/2008/layout/HorizontalMultiLevelHierarchy#1"/>
    <dgm:cxn modelId="{6B90B973-C181-435A-9618-A5192E9C4BC9}" type="presParOf" srcId="{19CCADB4-2D33-409B-96C7-F61377C5270B}" destId="{FABDA3B9-99FC-4BE2-938E-5BD05322F533}" srcOrd="8" destOrd="0" presId="urn:microsoft.com/office/officeart/2008/layout/HorizontalMultiLevelHierarchy#1"/>
    <dgm:cxn modelId="{2755F527-7AA5-4F6D-93D2-0BD7B33AC566}" type="presParOf" srcId="{FABDA3B9-99FC-4BE2-938E-5BD05322F533}" destId="{FAC71F49-9B39-4939-BA7A-5AE668B0E740}" srcOrd="0" destOrd="0" presId="urn:microsoft.com/office/officeart/2008/layout/HorizontalMultiLevelHierarchy#1"/>
    <dgm:cxn modelId="{0253789A-427F-48DD-8571-5D605467AE46}" type="presParOf" srcId="{19CCADB4-2D33-409B-96C7-F61377C5270B}" destId="{76135FE6-7D71-4CAC-B7D0-08EB86711942}" srcOrd="9" destOrd="0" presId="urn:microsoft.com/office/officeart/2008/layout/HorizontalMultiLevelHierarchy#1"/>
    <dgm:cxn modelId="{1A836A3F-D1C4-4EC0-B712-481A150E9F24}" type="presParOf" srcId="{76135FE6-7D71-4CAC-B7D0-08EB86711942}" destId="{D08B5470-E971-48D6-8E59-D30FAF00DA4B}" srcOrd="0" destOrd="0" presId="urn:microsoft.com/office/officeart/2008/layout/HorizontalMultiLevelHierarchy#1"/>
    <dgm:cxn modelId="{3B30A299-FEAA-4B27-97A3-CB0D4887583E}" type="presParOf" srcId="{76135FE6-7D71-4CAC-B7D0-08EB86711942}" destId="{DDB9255B-12D4-4A0E-9C52-B4C69FD31C63}" srcOrd="1" destOrd="0" presId="urn:microsoft.com/office/officeart/2008/layout/HorizontalMultiLevelHierarchy#1"/>
    <dgm:cxn modelId="{2FF470DD-18E4-41BA-A6F0-934BABFB36A1}" type="presParOf" srcId="{DDB9255B-12D4-4A0E-9C52-B4C69FD31C63}" destId="{0B8763A2-3515-4174-88D6-DFDB1C005417}" srcOrd="0" destOrd="0" presId="urn:microsoft.com/office/officeart/2008/layout/HorizontalMultiLevelHierarchy#1"/>
    <dgm:cxn modelId="{46F36A6A-ECB0-4B95-87D1-BEACDC57EC5E}" type="presParOf" srcId="{0B8763A2-3515-4174-88D6-DFDB1C005417}" destId="{216EA7E9-6DA5-4635-AAF1-69496A8DEEFA}" srcOrd="0" destOrd="0" presId="urn:microsoft.com/office/officeart/2008/layout/HorizontalMultiLevelHierarchy#1"/>
    <dgm:cxn modelId="{9F6E3371-AE4F-4227-8EC1-3DAB6C488747}" type="presParOf" srcId="{DDB9255B-12D4-4A0E-9C52-B4C69FD31C63}" destId="{6B507C4F-C275-4FC0-914E-62752684A8A0}" srcOrd="1" destOrd="0" presId="urn:microsoft.com/office/officeart/2008/layout/HorizontalMultiLevelHierarchy#1"/>
    <dgm:cxn modelId="{A0B2DA83-AC16-42FE-A06F-6EF5A4F390D9}" type="presParOf" srcId="{6B507C4F-C275-4FC0-914E-62752684A8A0}" destId="{E265BABB-013A-42CE-9D66-5DF5A80EB19E}" srcOrd="0" destOrd="0" presId="urn:microsoft.com/office/officeart/2008/layout/HorizontalMultiLevelHierarchy#1"/>
    <dgm:cxn modelId="{7FE53AC0-89CC-4E13-9DEA-425A595AD6ED}" type="presParOf" srcId="{6B507C4F-C275-4FC0-914E-62752684A8A0}" destId="{C0A6D559-B696-4827-81B0-8D2E07330A46}" srcOrd="1" destOrd="0" presId="urn:microsoft.com/office/officeart/2008/layout/HorizontalMultiLevelHierarchy#1"/>
    <dgm:cxn modelId="{12AB13D7-ABF0-4A3F-A7FD-1D7F231DE7CF}" type="presParOf" srcId="{DDB9255B-12D4-4A0E-9C52-B4C69FD31C63}" destId="{522BD57F-40E6-4ABC-B7F6-572E39D41C55}" srcOrd="2" destOrd="0" presId="urn:microsoft.com/office/officeart/2008/layout/HorizontalMultiLevelHierarchy#1"/>
    <dgm:cxn modelId="{D8189B20-67EA-4CD8-8967-BE482F0A5AFC}" type="presParOf" srcId="{522BD57F-40E6-4ABC-B7F6-572E39D41C55}" destId="{8364FD98-FCC5-430D-A5A7-137CA56776B6}" srcOrd="0" destOrd="0" presId="urn:microsoft.com/office/officeart/2008/layout/HorizontalMultiLevelHierarchy#1"/>
    <dgm:cxn modelId="{F3565418-82AA-4018-80B6-9EC2EDA47A79}" type="presParOf" srcId="{DDB9255B-12D4-4A0E-9C52-B4C69FD31C63}" destId="{AE5BAEC0-0B9E-4C32-8B61-AEC40D553B6F}" srcOrd="3" destOrd="0" presId="urn:microsoft.com/office/officeart/2008/layout/HorizontalMultiLevelHierarchy#1"/>
    <dgm:cxn modelId="{EDEAE08B-9DA7-4352-8F46-2E11BC2A815D}" type="presParOf" srcId="{AE5BAEC0-0B9E-4C32-8B61-AEC40D553B6F}" destId="{BA8B94EA-11DD-45D3-971B-A4C83ED47E41}" srcOrd="0" destOrd="0" presId="urn:microsoft.com/office/officeart/2008/layout/HorizontalMultiLevelHierarchy#1"/>
    <dgm:cxn modelId="{5970034F-141F-4B35-8626-55A9AC8671BD}" type="presParOf" srcId="{AE5BAEC0-0B9E-4C32-8B61-AEC40D553B6F}" destId="{1B7436C3-D609-4736-836A-AC43A0C4A795}" srcOrd="1" destOrd="0" presId="urn:microsoft.com/office/officeart/2008/layout/HorizontalMultiLevelHierarchy#1"/>
    <dgm:cxn modelId="{453FCA82-828B-477B-B2E5-3D018B7A5FB3}" type="presParOf" srcId="{DDB9255B-12D4-4A0E-9C52-B4C69FD31C63}" destId="{23C06514-EADC-49BC-A03B-5040863911BD}" srcOrd="4" destOrd="0" presId="urn:microsoft.com/office/officeart/2008/layout/HorizontalMultiLevelHierarchy#1"/>
    <dgm:cxn modelId="{BE5BB1FB-968B-4E11-BB60-EAF879AAAC04}" type="presParOf" srcId="{23C06514-EADC-49BC-A03B-5040863911BD}" destId="{FF6DD9AF-70ED-41C9-996D-EC341AD6071C}" srcOrd="0" destOrd="0" presId="urn:microsoft.com/office/officeart/2008/layout/HorizontalMultiLevelHierarchy#1"/>
    <dgm:cxn modelId="{7EC3F817-C94E-43CF-8159-3E3C27815828}" type="presParOf" srcId="{DDB9255B-12D4-4A0E-9C52-B4C69FD31C63}" destId="{03B89B19-3498-4D85-A989-3029150E2270}" srcOrd="5" destOrd="0" presId="urn:microsoft.com/office/officeart/2008/layout/HorizontalMultiLevelHierarchy#1"/>
    <dgm:cxn modelId="{7B79EF71-4F15-4FB2-86DB-466F81838470}" type="presParOf" srcId="{03B89B19-3498-4D85-A989-3029150E2270}" destId="{7061D9E6-1926-4444-AB5A-04AA69641C63}" srcOrd="0" destOrd="0" presId="urn:microsoft.com/office/officeart/2008/layout/HorizontalMultiLevelHierarchy#1"/>
    <dgm:cxn modelId="{1BFD4EDC-E633-4B48-ABC1-A854D69133C9}" type="presParOf" srcId="{03B89B19-3498-4D85-A989-3029150E2270}" destId="{9C20AFEA-2D6A-4AFE-8F01-0A6FC1474861}" srcOrd="1" destOrd="0" presId="urn:microsoft.com/office/officeart/2008/layout/HorizontalMultiLevelHierarchy#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C06514-EADC-49BC-A03B-5040863911BD}">
      <dsp:nvSpPr>
        <dsp:cNvPr id="0" name=""/>
        <dsp:cNvSpPr/>
      </dsp:nvSpPr>
      <dsp:spPr>
        <a:xfrm>
          <a:off x="2007303" y="677335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6956959"/>
        <a:ext cx="21976" cy="21976"/>
      </dsp:txXfrm>
    </dsp:sp>
    <dsp:sp modelId="{522BD57F-40E6-4ABC-B7F6-572E39D41C55}">
      <dsp:nvSpPr>
        <dsp:cNvPr id="0" name=""/>
        <dsp:cNvSpPr/>
      </dsp:nvSpPr>
      <dsp:spPr>
        <a:xfrm>
          <a:off x="2007303" y="672763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6768245"/>
        <a:ext cx="10212" cy="10212"/>
      </dsp:txXfrm>
    </dsp:sp>
    <dsp:sp modelId="{0B8763A2-3515-4174-88D6-DFDB1C005417}">
      <dsp:nvSpPr>
        <dsp:cNvPr id="0" name=""/>
        <dsp:cNvSpPr/>
      </dsp:nvSpPr>
      <dsp:spPr>
        <a:xfrm>
          <a:off x="2007303" y="6384160"/>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6567768"/>
        <a:ext cx="21976" cy="21976"/>
      </dsp:txXfrm>
    </dsp:sp>
    <dsp:sp modelId="{FABDA3B9-99FC-4BE2-938E-5BD05322F533}">
      <dsp:nvSpPr>
        <dsp:cNvPr id="0" name=""/>
        <dsp:cNvSpPr/>
      </dsp:nvSpPr>
      <dsp:spPr>
        <a:xfrm>
          <a:off x="781818" y="3659822"/>
          <a:ext cx="204247" cy="3113529"/>
        </a:xfrm>
        <a:custGeom>
          <a:avLst/>
          <a:gdLst/>
          <a:ahLst/>
          <a:cxnLst/>
          <a:rect l="0" t="0" r="0" b="0"/>
          <a:pathLst>
            <a:path>
              <a:moveTo>
                <a:pt x="0" y="0"/>
              </a:moveTo>
              <a:lnTo>
                <a:pt x="102123" y="0"/>
              </a:lnTo>
              <a:lnTo>
                <a:pt x="102123" y="3113529"/>
              </a:lnTo>
              <a:lnTo>
                <a:pt x="204247" y="31135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805936" y="5138581"/>
        <a:ext cx="156011" cy="156011"/>
      </dsp:txXfrm>
    </dsp:sp>
    <dsp:sp modelId="{1A8BCBFA-BE18-40A8-B69C-4B272D506670}">
      <dsp:nvSpPr>
        <dsp:cNvPr id="0" name=""/>
        <dsp:cNvSpPr/>
      </dsp:nvSpPr>
      <dsp:spPr>
        <a:xfrm>
          <a:off x="2007303" y="5411182"/>
          <a:ext cx="204247" cy="583786"/>
        </a:xfrm>
        <a:custGeom>
          <a:avLst/>
          <a:gdLst/>
          <a:ahLst/>
          <a:cxnLst/>
          <a:rect l="0" t="0" r="0" b="0"/>
          <a:pathLst>
            <a:path>
              <a:moveTo>
                <a:pt x="0" y="0"/>
              </a:moveTo>
              <a:lnTo>
                <a:pt x="102123" y="0"/>
              </a:lnTo>
              <a:lnTo>
                <a:pt x="102123" y="583786"/>
              </a:lnTo>
              <a:lnTo>
                <a:pt x="204247" y="5837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5687614"/>
        <a:ext cx="30924" cy="30924"/>
      </dsp:txXfrm>
    </dsp:sp>
    <dsp:sp modelId="{5FB36B22-0496-4728-9A5A-934219887164}">
      <dsp:nvSpPr>
        <dsp:cNvPr id="0" name=""/>
        <dsp:cNvSpPr/>
      </dsp:nvSpPr>
      <dsp:spPr>
        <a:xfrm>
          <a:off x="2007303" y="5411182"/>
          <a:ext cx="204247" cy="194595"/>
        </a:xfrm>
        <a:custGeom>
          <a:avLst/>
          <a:gdLst/>
          <a:ahLst/>
          <a:cxnLst/>
          <a:rect l="0" t="0" r="0" b="0"/>
          <a:pathLst>
            <a:path>
              <a:moveTo>
                <a:pt x="0" y="0"/>
              </a:moveTo>
              <a:lnTo>
                <a:pt x="102123" y="0"/>
              </a:lnTo>
              <a:lnTo>
                <a:pt x="102123" y="194595"/>
              </a:lnTo>
              <a:lnTo>
                <a:pt x="204247" y="194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5501428"/>
        <a:ext cx="14105" cy="14105"/>
      </dsp:txXfrm>
    </dsp:sp>
    <dsp:sp modelId="{E66B07DC-3DB3-4BC3-A4EE-003468E3FCC3}">
      <dsp:nvSpPr>
        <dsp:cNvPr id="0" name=""/>
        <dsp:cNvSpPr/>
      </dsp:nvSpPr>
      <dsp:spPr>
        <a:xfrm>
          <a:off x="2007303" y="5216587"/>
          <a:ext cx="204247" cy="194595"/>
        </a:xfrm>
        <a:custGeom>
          <a:avLst/>
          <a:gdLst/>
          <a:ahLst/>
          <a:cxnLst/>
          <a:rect l="0" t="0" r="0" b="0"/>
          <a:pathLst>
            <a:path>
              <a:moveTo>
                <a:pt x="0" y="194595"/>
              </a:moveTo>
              <a:lnTo>
                <a:pt x="102123" y="194595"/>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5306832"/>
        <a:ext cx="14105" cy="14105"/>
      </dsp:txXfrm>
    </dsp:sp>
    <dsp:sp modelId="{3B225BF2-FD61-4561-A9C8-349ADAA5444A}">
      <dsp:nvSpPr>
        <dsp:cNvPr id="0" name=""/>
        <dsp:cNvSpPr/>
      </dsp:nvSpPr>
      <dsp:spPr>
        <a:xfrm>
          <a:off x="2007303" y="4827396"/>
          <a:ext cx="204247" cy="583786"/>
        </a:xfrm>
        <a:custGeom>
          <a:avLst/>
          <a:gdLst/>
          <a:ahLst/>
          <a:cxnLst/>
          <a:rect l="0" t="0" r="0" b="0"/>
          <a:pathLst>
            <a:path>
              <a:moveTo>
                <a:pt x="0" y="583786"/>
              </a:moveTo>
              <a:lnTo>
                <a:pt x="102123" y="583786"/>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5103827"/>
        <a:ext cx="30924" cy="30924"/>
      </dsp:txXfrm>
    </dsp:sp>
    <dsp:sp modelId="{7763F5CE-CB89-40D5-8E02-7847B96B6EC9}">
      <dsp:nvSpPr>
        <dsp:cNvPr id="0" name=""/>
        <dsp:cNvSpPr/>
      </dsp:nvSpPr>
      <dsp:spPr>
        <a:xfrm>
          <a:off x="781818" y="3659822"/>
          <a:ext cx="204247" cy="1751360"/>
        </a:xfrm>
        <a:custGeom>
          <a:avLst/>
          <a:gdLst/>
          <a:ahLst/>
          <a:cxnLst/>
          <a:rect l="0" t="0" r="0" b="0"/>
          <a:pathLst>
            <a:path>
              <a:moveTo>
                <a:pt x="0" y="0"/>
              </a:moveTo>
              <a:lnTo>
                <a:pt x="102123" y="0"/>
              </a:lnTo>
              <a:lnTo>
                <a:pt x="102123" y="1751360"/>
              </a:lnTo>
              <a:lnTo>
                <a:pt x="204247" y="17513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839861" y="4491421"/>
        <a:ext cx="88161" cy="88161"/>
      </dsp:txXfrm>
    </dsp:sp>
    <dsp:sp modelId="{DAA8A334-96A4-47A5-8164-B47C29ECF8E4}">
      <dsp:nvSpPr>
        <dsp:cNvPr id="0" name=""/>
        <dsp:cNvSpPr/>
      </dsp:nvSpPr>
      <dsp:spPr>
        <a:xfrm>
          <a:off x="2007303" y="3659822"/>
          <a:ext cx="204247" cy="778382"/>
        </a:xfrm>
        <a:custGeom>
          <a:avLst/>
          <a:gdLst/>
          <a:ahLst/>
          <a:cxnLst/>
          <a:rect l="0" t="0" r="0" b="0"/>
          <a:pathLst>
            <a:path>
              <a:moveTo>
                <a:pt x="0" y="0"/>
              </a:moveTo>
              <a:lnTo>
                <a:pt x="102123" y="0"/>
              </a:lnTo>
              <a:lnTo>
                <a:pt x="102123" y="778382"/>
              </a:lnTo>
              <a:lnTo>
                <a:pt x="204247" y="7783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89308" y="4028895"/>
        <a:ext cx="40236" cy="40236"/>
      </dsp:txXfrm>
    </dsp:sp>
    <dsp:sp modelId="{C039AE7E-1F93-4304-A06E-D860F92F1528}">
      <dsp:nvSpPr>
        <dsp:cNvPr id="0" name=""/>
        <dsp:cNvSpPr/>
      </dsp:nvSpPr>
      <dsp:spPr>
        <a:xfrm>
          <a:off x="2007303" y="365982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843429"/>
        <a:ext cx="21976" cy="21976"/>
      </dsp:txXfrm>
    </dsp:sp>
    <dsp:sp modelId="{FC51B7B0-AAF5-4B23-B1AC-7012D5667AAF}">
      <dsp:nvSpPr>
        <dsp:cNvPr id="0" name=""/>
        <dsp:cNvSpPr/>
      </dsp:nvSpPr>
      <dsp:spPr>
        <a:xfrm>
          <a:off x="2007303" y="361410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3654716"/>
        <a:ext cx="10212" cy="10212"/>
      </dsp:txXfrm>
    </dsp:sp>
    <dsp:sp modelId="{E89276F8-96E9-4674-8CB8-D291E0ECB87E}">
      <dsp:nvSpPr>
        <dsp:cNvPr id="0" name=""/>
        <dsp:cNvSpPr/>
      </dsp:nvSpPr>
      <dsp:spPr>
        <a:xfrm>
          <a:off x="2007303" y="3270631"/>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454238"/>
        <a:ext cx="21976" cy="21976"/>
      </dsp:txXfrm>
    </dsp:sp>
    <dsp:sp modelId="{FF91D5BF-546B-4EB0-B251-14AA8F1DF3CD}">
      <dsp:nvSpPr>
        <dsp:cNvPr id="0" name=""/>
        <dsp:cNvSpPr/>
      </dsp:nvSpPr>
      <dsp:spPr>
        <a:xfrm>
          <a:off x="2007303" y="2881440"/>
          <a:ext cx="204247" cy="778382"/>
        </a:xfrm>
        <a:custGeom>
          <a:avLst/>
          <a:gdLst/>
          <a:ahLst/>
          <a:cxnLst/>
          <a:rect l="0" t="0" r="0" b="0"/>
          <a:pathLst>
            <a:path>
              <a:moveTo>
                <a:pt x="0" y="778382"/>
              </a:moveTo>
              <a:lnTo>
                <a:pt x="102123" y="778382"/>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89308" y="3250512"/>
        <a:ext cx="40236" cy="40236"/>
      </dsp:txXfrm>
    </dsp:sp>
    <dsp:sp modelId="{3BA36C7E-4A79-48E9-BFF0-EFE792A1ADA3}">
      <dsp:nvSpPr>
        <dsp:cNvPr id="0" name=""/>
        <dsp:cNvSpPr/>
      </dsp:nvSpPr>
      <dsp:spPr>
        <a:xfrm>
          <a:off x="781818" y="3614102"/>
          <a:ext cx="204247" cy="91440"/>
        </a:xfrm>
        <a:custGeom>
          <a:avLst/>
          <a:gdLst/>
          <a:ahLst/>
          <a:cxnLst/>
          <a:rect l="0" t="0" r="0" b="0"/>
          <a:pathLst>
            <a:path>
              <a:moveTo>
                <a:pt x="0" y="45720"/>
              </a:moveTo>
              <a:lnTo>
                <a:pt x="20424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878835" y="3654716"/>
        <a:ext cx="10212" cy="10212"/>
      </dsp:txXfrm>
    </dsp:sp>
    <dsp:sp modelId="{26CD8199-FFC5-44DA-8AF0-E4F338C5ED3B}">
      <dsp:nvSpPr>
        <dsp:cNvPr id="0" name=""/>
        <dsp:cNvSpPr/>
      </dsp:nvSpPr>
      <dsp:spPr>
        <a:xfrm>
          <a:off x="2007303" y="1908462"/>
          <a:ext cx="204247" cy="583786"/>
        </a:xfrm>
        <a:custGeom>
          <a:avLst/>
          <a:gdLst/>
          <a:ahLst/>
          <a:cxnLst/>
          <a:rect l="0" t="0" r="0" b="0"/>
          <a:pathLst>
            <a:path>
              <a:moveTo>
                <a:pt x="0" y="0"/>
              </a:moveTo>
              <a:lnTo>
                <a:pt x="102123" y="0"/>
              </a:lnTo>
              <a:lnTo>
                <a:pt x="102123" y="583786"/>
              </a:lnTo>
              <a:lnTo>
                <a:pt x="204247" y="5837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2184893"/>
        <a:ext cx="30924" cy="30924"/>
      </dsp:txXfrm>
    </dsp:sp>
    <dsp:sp modelId="{7A0784A1-7F61-4085-AE8D-4B1181C08E2D}">
      <dsp:nvSpPr>
        <dsp:cNvPr id="0" name=""/>
        <dsp:cNvSpPr/>
      </dsp:nvSpPr>
      <dsp:spPr>
        <a:xfrm>
          <a:off x="2007303" y="1908462"/>
          <a:ext cx="204247" cy="194595"/>
        </a:xfrm>
        <a:custGeom>
          <a:avLst/>
          <a:gdLst/>
          <a:ahLst/>
          <a:cxnLst/>
          <a:rect l="0" t="0" r="0" b="0"/>
          <a:pathLst>
            <a:path>
              <a:moveTo>
                <a:pt x="0" y="0"/>
              </a:moveTo>
              <a:lnTo>
                <a:pt x="102123" y="0"/>
              </a:lnTo>
              <a:lnTo>
                <a:pt x="102123" y="194595"/>
              </a:lnTo>
              <a:lnTo>
                <a:pt x="204247" y="194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1998707"/>
        <a:ext cx="14105" cy="14105"/>
      </dsp:txXfrm>
    </dsp:sp>
    <dsp:sp modelId="{8D07A0E1-5A9D-4256-8FE8-6D19CCBCB896}">
      <dsp:nvSpPr>
        <dsp:cNvPr id="0" name=""/>
        <dsp:cNvSpPr/>
      </dsp:nvSpPr>
      <dsp:spPr>
        <a:xfrm>
          <a:off x="2007303" y="1713866"/>
          <a:ext cx="204247" cy="194595"/>
        </a:xfrm>
        <a:custGeom>
          <a:avLst/>
          <a:gdLst/>
          <a:ahLst/>
          <a:cxnLst/>
          <a:rect l="0" t="0" r="0" b="0"/>
          <a:pathLst>
            <a:path>
              <a:moveTo>
                <a:pt x="0" y="194595"/>
              </a:moveTo>
              <a:lnTo>
                <a:pt x="102123" y="194595"/>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1804111"/>
        <a:ext cx="14105" cy="14105"/>
      </dsp:txXfrm>
    </dsp:sp>
    <dsp:sp modelId="{93982032-9114-4A06-AE02-B0F5FB9DF560}">
      <dsp:nvSpPr>
        <dsp:cNvPr id="0" name=""/>
        <dsp:cNvSpPr/>
      </dsp:nvSpPr>
      <dsp:spPr>
        <a:xfrm>
          <a:off x="2007303" y="1324675"/>
          <a:ext cx="204247" cy="583786"/>
        </a:xfrm>
        <a:custGeom>
          <a:avLst/>
          <a:gdLst/>
          <a:ahLst/>
          <a:cxnLst/>
          <a:rect l="0" t="0" r="0" b="0"/>
          <a:pathLst>
            <a:path>
              <a:moveTo>
                <a:pt x="0" y="583786"/>
              </a:moveTo>
              <a:lnTo>
                <a:pt x="102123" y="583786"/>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1601106"/>
        <a:ext cx="30924" cy="30924"/>
      </dsp:txXfrm>
    </dsp:sp>
    <dsp:sp modelId="{17E4426B-F9BF-40CB-AA72-D76088FB3FE4}">
      <dsp:nvSpPr>
        <dsp:cNvPr id="0" name=""/>
        <dsp:cNvSpPr/>
      </dsp:nvSpPr>
      <dsp:spPr>
        <a:xfrm>
          <a:off x="781818" y="1908462"/>
          <a:ext cx="204247" cy="1751360"/>
        </a:xfrm>
        <a:custGeom>
          <a:avLst/>
          <a:gdLst/>
          <a:ahLst/>
          <a:cxnLst/>
          <a:rect l="0" t="0" r="0" b="0"/>
          <a:pathLst>
            <a:path>
              <a:moveTo>
                <a:pt x="0" y="1751360"/>
              </a:moveTo>
              <a:lnTo>
                <a:pt x="102123" y="1751360"/>
              </a:lnTo>
              <a:lnTo>
                <a:pt x="102123" y="0"/>
              </a:lnTo>
              <a:lnTo>
                <a:pt x="20424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839861" y="2740061"/>
        <a:ext cx="88161" cy="88161"/>
      </dsp:txXfrm>
    </dsp:sp>
    <dsp:sp modelId="{5DC05BF9-14B1-4EF8-A044-4A81759D0644}">
      <dsp:nvSpPr>
        <dsp:cNvPr id="0" name=""/>
        <dsp:cNvSpPr/>
      </dsp:nvSpPr>
      <dsp:spPr>
        <a:xfrm>
          <a:off x="2007303" y="54629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729900"/>
        <a:ext cx="21976" cy="21976"/>
      </dsp:txXfrm>
    </dsp:sp>
    <dsp:sp modelId="{B5436544-78EE-43B4-8282-E4366A37463C}">
      <dsp:nvSpPr>
        <dsp:cNvPr id="0" name=""/>
        <dsp:cNvSpPr/>
      </dsp:nvSpPr>
      <dsp:spPr>
        <a:xfrm>
          <a:off x="2007303" y="50057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541186"/>
        <a:ext cx="10212" cy="10212"/>
      </dsp:txXfrm>
    </dsp:sp>
    <dsp:sp modelId="{564685BF-5A6F-42F9-82E4-CCC13DDE8950}">
      <dsp:nvSpPr>
        <dsp:cNvPr id="0" name=""/>
        <dsp:cNvSpPr/>
      </dsp:nvSpPr>
      <dsp:spPr>
        <a:xfrm>
          <a:off x="2007303" y="157101"/>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40708"/>
        <a:ext cx="21976" cy="21976"/>
      </dsp:txXfrm>
    </dsp:sp>
    <dsp:sp modelId="{BF8FF5C0-C5B4-4DBA-B1B4-61B2C5892E25}">
      <dsp:nvSpPr>
        <dsp:cNvPr id="0" name=""/>
        <dsp:cNvSpPr/>
      </dsp:nvSpPr>
      <dsp:spPr>
        <a:xfrm>
          <a:off x="781818" y="546292"/>
          <a:ext cx="204247" cy="3113529"/>
        </a:xfrm>
        <a:custGeom>
          <a:avLst/>
          <a:gdLst/>
          <a:ahLst/>
          <a:cxnLst/>
          <a:rect l="0" t="0" r="0" b="0"/>
          <a:pathLst>
            <a:path>
              <a:moveTo>
                <a:pt x="0" y="3113529"/>
              </a:moveTo>
              <a:lnTo>
                <a:pt x="102123" y="3113529"/>
              </a:lnTo>
              <a:lnTo>
                <a:pt x="102123" y="0"/>
              </a:lnTo>
              <a:lnTo>
                <a:pt x="20424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805936" y="2025052"/>
        <a:ext cx="156011" cy="156011"/>
      </dsp:txXfrm>
    </dsp:sp>
    <dsp:sp modelId="{B98F8E97-6556-4B26-8836-7D4B4353449A}">
      <dsp:nvSpPr>
        <dsp:cNvPr id="0" name=""/>
        <dsp:cNvSpPr/>
      </dsp:nvSpPr>
      <dsp:spPr>
        <a:xfrm>
          <a:off x="425553" y="3444084"/>
          <a:ext cx="281053" cy="4314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论文</a:t>
          </a:r>
        </a:p>
      </dsp:txBody>
      <dsp:txXfrm>
        <a:off x="425553" y="3444084"/>
        <a:ext cx="281053" cy="431476"/>
      </dsp:txXfrm>
    </dsp:sp>
    <dsp:sp modelId="{4370C7D6-F049-4222-BCB7-5D67CAF2744F}">
      <dsp:nvSpPr>
        <dsp:cNvPr id="0" name=""/>
        <dsp:cNvSpPr/>
      </dsp:nvSpPr>
      <dsp:spPr>
        <a:xfrm>
          <a:off x="986065" y="39061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绪论</a:t>
          </a:r>
        </a:p>
      </dsp:txBody>
      <dsp:txXfrm>
        <a:off x="986065" y="390616"/>
        <a:ext cx="1021237" cy="311352"/>
      </dsp:txXfrm>
    </dsp:sp>
    <dsp:sp modelId="{4CDDFFA8-DB41-40D2-AAE2-AE8E2851C0B9}">
      <dsp:nvSpPr>
        <dsp:cNvPr id="0" name=""/>
        <dsp:cNvSpPr/>
      </dsp:nvSpPr>
      <dsp:spPr>
        <a:xfrm>
          <a:off x="2211550" y="1425"/>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研究背景和意义</a:t>
          </a:r>
        </a:p>
      </dsp:txBody>
      <dsp:txXfrm>
        <a:off x="2211550" y="1425"/>
        <a:ext cx="2870454" cy="311352"/>
      </dsp:txXfrm>
    </dsp:sp>
    <dsp:sp modelId="{395532DB-40B3-4056-8A31-794AAA357A3D}">
      <dsp:nvSpPr>
        <dsp:cNvPr id="0" name=""/>
        <dsp:cNvSpPr/>
      </dsp:nvSpPr>
      <dsp:spPr>
        <a:xfrm>
          <a:off x="2211550" y="39061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国内外研究现状</a:t>
          </a:r>
        </a:p>
      </dsp:txBody>
      <dsp:txXfrm>
        <a:off x="2211550" y="390616"/>
        <a:ext cx="2870454" cy="311352"/>
      </dsp:txXfrm>
    </dsp:sp>
    <dsp:sp modelId="{8BFF176B-3256-40D5-AE26-0AEC903EDB8D}">
      <dsp:nvSpPr>
        <dsp:cNvPr id="0" name=""/>
        <dsp:cNvSpPr/>
      </dsp:nvSpPr>
      <dsp:spPr>
        <a:xfrm>
          <a:off x="2211550" y="779807"/>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论文主要内容</a:t>
          </a:r>
        </a:p>
      </dsp:txBody>
      <dsp:txXfrm>
        <a:off x="2211550" y="779807"/>
        <a:ext cx="2870454" cy="311352"/>
      </dsp:txXfrm>
    </dsp:sp>
    <dsp:sp modelId="{1DF71FBD-D716-4128-B262-577EDB4461AE}">
      <dsp:nvSpPr>
        <dsp:cNvPr id="0" name=""/>
        <dsp:cNvSpPr/>
      </dsp:nvSpPr>
      <dsp:spPr>
        <a:xfrm>
          <a:off x="986065" y="1752785"/>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BYOT</a:t>
          </a:r>
          <a:r>
            <a:rPr lang="zh-CN" altLang="en-US" sz="900" kern="1200"/>
            <a:t>模型问题分析</a:t>
          </a:r>
        </a:p>
      </dsp:txBody>
      <dsp:txXfrm>
        <a:off x="986065" y="1752785"/>
        <a:ext cx="1021237" cy="311352"/>
      </dsp:txXfrm>
    </dsp:sp>
    <dsp:sp modelId="{9D87D228-E402-49DD-BC88-3ECDB2EAF896}">
      <dsp:nvSpPr>
        <dsp:cNvPr id="0" name=""/>
        <dsp:cNvSpPr/>
      </dsp:nvSpPr>
      <dsp:spPr>
        <a:xfrm>
          <a:off x="2211550" y="1168998"/>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BYOT</a:t>
          </a:r>
          <a:r>
            <a:rPr lang="zh-CN" altLang="en-US" sz="900" kern="1200"/>
            <a:t>模型介绍</a:t>
          </a:r>
        </a:p>
      </dsp:txBody>
      <dsp:txXfrm>
        <a:off x="2211550" y="1168998"/>
        <a:ext cx="2870454" cy="311352"/>
      </dsp:txXfrm>
    </dsp:sp>
    <dsp:sp modelId="{F9399FE1-6C57-4099-BD3B-952CB03FDEA5}">
      <dsp:nvSpPr>
        <dsp:cNvPr id="0" name=""/>
        <dsp:cNvSpPr/>
      </dsp:nvSpPr>
      <dsp:spPr>
        <a:xfrm>
          <a:off x="2211550" y="1558189"/>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衰减</a:t>
          </a:r>
          <a:r>
            <a:rPr lang="en-US" altLang="zh-CN" sz="900" kern="1200"/>
            <a:t>BYOT</a:t>
          </a:r>
          <a:r>
            <a:rPr lang="zh-CN" altLang="en-US" sz="900" kern="1200"/>
            <a:t>模型</a:t>
          </a:r>
        </a:p>
      </dsp:txBody>
      <dsp:txXfrm>
        <a:off x="2211550" y="1558189"/>
        <a:ext cx="2870454" cy="311352"/>
      </dsp:txXfrm>
    </dsp:sp>
    <dsp:sp modelId="{C3275764-95BB-44DB-BEF8-3B5B71E99F4F}">
      <dsp:nvSpPr>
        <dsp:cNvPr id="0" name=""/>
        <dsp:cNvSpPr/>
      </dsp:nvSpPr>
      <dsp:spPr>
        <a:xfrm>
          <a:off x="2211550" y="1947381"/>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实验结果与分析</a:t>
          </a:r>
        </a:p>
      </dsp:txBody>
      <dsp:txXfrm>
        <a:off x="2211550" y="1947381"/>
        <a:ext cx="2870454" cy="311352"/>
      </dsp:txXfrm>
    </dsp:sp>
    <dsp:sp modelId="{2B7D4311-077F-4CA6-AF27-D09B8E933A38}">
      <dsp:nvSpPr>
        <dsp:cNvPr id="0" name=""/>
        <dsp:cNvSpPr/>
      </dsp:nvSpPr>
      <dsp:spPr>
        <a:xfrm>
          <a:off x="2211550" y="2336572"/>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2336572"/>
        <a:ext cx="2870454" cy="311352"/>
      </dsp:txXfrm>
    </dsp:sp>
    <dsp:sp modelId="{30BB05C2-E5D1-4CAC-8374-1AF8A6855D96}">
      <dsp:nvSpPr>
        <dsp:cNvPr id="0" name=""/>
        <dsp:cNvSpPr/>
      </dsp:nvSpPr>
      <dsp:spPr>
        <a:xfrm>
          <a:off x="986065" y="350414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基于自注意力机制的自知识蒸馏</a:t>
          </a:r>
        </a:p>
      </dsp:txBody>
      <dsp:txXfrm>
        <a:off x="986065" y="3504146"/>
        <a:ext cx="1021237" cy="311352"/>
      </dsp:txXfrm>
    </dsp:sp>
    <dsp:sp modelId="{6399932F-FE0D-45D5-A58A-C45BF07E5A17}">
      <dsp:nvSpPr>
        <dsp:cNvPr id="0" name=""/>
        <dsp:cNvSpPr/>
      </dsp:nvSpPr>
      <dsp:spPr>
        <a:xfrm>
          <a:off x="2211550" y="2725763"/>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自注意力模型的结构</a:t>
          </a:r>
        </a:p>
      </dsp:txBody>
      <dsp:txXfrm>
        <a:off x="2211550" y="2725763"/>
        <a:ext cx="2870454" cy="311352"/>
      </dsp:txXfrm>
    </dsp:sp>
    <dsp:sp modelId="{D617A784-DB2F-4A48-8A59-CB4AA07D0CCF}">
      <dsp:nvSpPr>
        <dsp:cNvPr id="0" name=""/>
        <dsp:cNvSpPr/>
      </dsp:nvSpPr>
      <dsp:spPr>
        <a:xfrm>
          <a:off x="2211550" y="3114954"/>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基于自注意机制的自知识蒸馏模型</a:t>
          </a:r>
        </a:p>
      </dsp:txBody>
      <dsp:txXfrm>
        <a:off x="2211550" y="3114954"/>
        <a:ext cx="2870454" cy="311352"/>
      </dsp:txXfrm>
    </dsp:sp>
    <dsp:sp modelId="{C4F702F5-77B7-46AF-98EE-D38F185638CD}">
      <dsp:nvSpPr>
        <dsp:cNvPr id="0" name=""/>
        <dsp:cNvSpPr/>
      </dsp:nvSpPr>
      <dsp:spPr>
        <a:xfrm>
          <a:off x="2211550" y="350414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SKDSA</a:t>
          </a:r>
          <a:r>
            <a:rPr lang="zh-CN" altLang="en-US" sz="900" kern="1200"/>
            <a:t>模型和袋装法的等价性证明</a:t>
          </a:r>
        </a:p>
      </dsp:txBody>
      <dsp:txXfrm>
        <a:off x="2211550" y="3504146"/>
        <a:ext cx="2870454" cy="311352"/>
      </dsp:txXfrm>
    </dsp:sp>
    <dsp:sp modelId="{EC6F6771-EE93-4735-B89C-8A9CE79248E6}">
      <dsp:nvSpPr>
        <dsp:cNvPr id="0" name=""/>
        <dsp:cNvSpPr/>
      </dsp:nvSpPr>
      <dsp:spPr>
        <a:xfrm>
          <a:off x="2211550" y="3893337"/>
          <a:ext cx="2871802"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SKDSA</a:t>
          </a:r>
          <a:r>
            <a:rPr lang="zh-CN" altLang="en-US" sz="900" kern="1200"/>
            <a:t>模型和数据增强的结合</a:t>
          </a:r>
        </a:p>
      </dsp:txBody>
      <dsp:txXfrm>
        <a:off x="2211550" y="3893337"/>
        <a:ext cx="2871802" cy="311352"/>
      </dsp:txXfrm>
    </dsp:sp>
    <dsp:sp modelId="{3C6CBC72-04C8-475F-9F75-3A92BDB1A196}">
      <dsp:nvSpPr>
        <dsp:cNvPr id="0" name=""/>
        <dsp:cNvSpPr/>
      </dsp:nvSpPr>
      <dsp:spPr>
        <a:xfrm>
          <a:off x="2211550" y="4282528"/>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4282528"/>
        <a:ext cx="2870454" cy="311352"/>
      </dsp:txXfrm>
    </dsp:sp>
    <dsp:sp modelId="{B1A2AF58-23FF-42F4-8071-D78A17A8C255}">
      <dsp:nvSpPr>
        <dsp:cNvPr id="0" name=""/>
        <dsp:cNvSpPr/>
      </dsp:nvSpPr>
      <dsp:spPr>
        <a:xfrm>
          <a:off x="986065" y="525550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实验验证与分析</a:t>
          </a:r>
        </a:p>
      </dsp:txBody>
      <dsp:txXfrm>
        <a:off x="986065" y="5255506"/>
        <a:ext cx="1021237" cy="311352"/>
      </dsp:txXfrm>
    </dsp:sp>
    <dsp:sp modelId="{E8AFBAA9-BC62-4D82-941E-808D81C8D70A}">
      <dsp:nvSpPr>
        <dsp:cNvPr id="0" name=""/>
        <dsp:cNvSpPr/>
      </dsp:nvSpPr>
      <dsp:spPr>
        <a:xfrm>
          <a:off x="2211550" y="4671719"/>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实验设置</a:t>
          </a:r>
        </a:p>
      </dsp:txBody>
      <dsp:txXfrm>
        <a:off x="2211550" y="4671719"/>
        <a:ext cx="2870454" cy="311352"/>
      </dsp:txXfrm>
    </dsp:sp>
    <dsp:sp modelId="{A746CA9A-E27F-4A63-AA4F-58E72827A6E6}">
      <dsp:nvSpPr>
        <dsp:cNvPr id="0" name=""/>
        <dsp:cNvSpPr/>
      </dsp:nvSpPr>
      <dsp:spPr>
        <a:xfrm>
          <a:off x="2211550" y="5060910"/>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实验结果与分析</a:t>
          </a:r>
        </a:p>
      </dsp:txBody>
      <dsp:txXfrm>
        <a:off x="2211550" y="5060910"/>
        <a:ext cx="2870454" cy="311352"/>
      </dsp:txXfrm>
    </dsp:sp>
    <dsp:sp modelId="{C36EA368-EE60-42E9-8939-F1C4DECFABA2}">
      <dsp:nvSpPr>
        <dsp:cNvPr id="0" name=""/>
        <dsp:cNvSpPr/>
      </dsp:nvSpPr>
      <dsp:spPr>
        <a:xfrm>
          <a:off x="2211550" y="5450102"/>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消融研究</a:t>
          </a:r>
        </a:p>
      </dsp:txBody>
      <dsp:txXfrm>
        <a:off x="2211550" y="5450102"/>
        <a:ext cx="2870454" cy="311352"/>
      </dsp:txXfrm>
    </dsp:sp>
    <dsp:sp modelId="{66E4FBD7-5980-4E2F-8EC6-E1EBC118C401}">
      <dsp:nvSpPr>
        <dsp:cNvPr id="0" name=""/>
        <dsp:cNvSpPr/>
      </dsp:nvSpPr>
      <dsp:spPr>
        <a:xfrm>
          <a:off x="2211550" y="5839293"/>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5839293"/>
        <a:ext cx="2870454" cy="311352"/>
      </dsp:txXfrm>
    </dsp:sp>
    <dsp:sp modelId="{D08B5470-E971-48D6-8E59-D30FAF00DA4B}">
      <dsp:nvSpPr>
        <dsp:cNvPr id="0" name=""/>
        <dsp:cNvSpPr/>
      </dsp:nvSpPr>
      <dsp:spPr>
        <a:xfrm>
          <a:off x="986065" y="6617675"/>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总结与展望</a:t>
          </a:r>
        </a:p>
      </dsp:txBody>
      <dsp:txXfrm>
        <a:off x="986065" y="6617675"/>
        <a:ext cx="1021237" cy="311352"/>
      </dsp:txXfrm>
    </dsp:sp>
    <dsp:sp modelId="{E265BABB-013A-42CE-9D66-5DF5A80EB19E}">
      <dsp:nvSpPr>
        <dsp:cNvPr id="0" name=""/>
        <dsp:cNvSpPr/>
      </dsp:nvSpPr>
      <dsp:spPr>
        <a:xfrm>
          <a:off x="2211550" y="6228484"/>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主要工作总结</a:t>
          </a:r>
        </a:p>
      </dsp:txBody>
      <dsp:txXfrm>
        <a:off x="2211550" y="6228484"/>
        <a:ext cx="2870454" cy="311352"/>
      </dsp:txXfrm>
    </dsp:sp>
    <dsp:sp modelId="{BA8B94EA-11DD-45D3-971B-A4C83ED47E41}">
      <dsp:nvSpPr>
        <dsp:cNvPr id="0" name=""/>
        <dsp:cNvSpPr/>
      </dsp:nvSpPr>
      <dsp:spPr>
        <a:xfrm>
          <a:off x="2211550" y="6617675"/>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主要创新点</a:t>
          </a:r>
        </a:p>
      </dsp:txBody>
      <dsp:txXfrm>
        <a:off x="2211550" y="6617675"/>
        <a:ext cx="2870454" cy="311352"/>
      </dsp:txXfrm>
    </dsp:sp>
    <dsp:sp modelId="{7061D9E6-1926-4444-AB5A-04AA69641C63}">
      <dsp:nvSpPr>
        <dsp:cNvPr id="0" name=""/>
        <dsp:cNvSpPr/>
      </dsp:nvSpPr>
      <dsp:spPr>
        <a:xfrm>
          <a:off x="2211550" y="700686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未来工作展望</a:t>
          </a:r>
        </a:p>
      </dsp:txBody>
      <dsp:txXfrm>
        <a:off x="2211550" y="7006866"/>
        <a:ext cx="2870454" cy="311352"/>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1">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48CDC68-41CF-424C-B235-2AA45590A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12113</TotalTime>
  <Pages>67</Pages>
  <Words>8897</Words>
  <Characters>50718</Characters>
  <Application>Microsoft Office Word</Application>
  <DocSecurity>0</DocSecurity>
  <Lines>422</Lines>
  <Paragraphs>118</Paragraphs>
  <ScaleCrop>false</ScaleCrop>
  <Company>Microsoft China</Company>
  <LinksUpToDate>false</LinksUpToDate>
  <CharactersWithSpaces>59497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8035</cp:revision>
  <cp:lastPrinted>2020-12-11T00:28:00Z</cp:lastPrinted>
  <dcterms:created xsi:type="dcterms:W3CDTF">2021-04-28T03:56:00Z</dcterms:created>
  <dcterms:modified xsi:type="dcterms:W3CDTF">2022-04-12T12:07:00Z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