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00" w:lineRule="atLeast"/>
        <w:rPr>
          <w:u w:val="single"/>
        </w:rPr>
      </w:pPr>
      <w:bookmarkStart w:id="0" w:name="_Toc439328357"/>
      <w:bookmarkStart w:id="1" w:name="_Toc444250078"/>
      <w:bookmarkStart w:id="2" w:name="_Toc437362296"/>
      <w:bookmarkStart w:id="3" w:name="_Toc437362256"/>
      <w:bookmarkStart w:id="4" w:name="_Toc379915050"/>
      <w:bookmarkStart w:id="5" w:name="_Toc229915031"/>
      <w:bookmarkStart w:id="6" w:name="_Toc377235966"/>
      <w:bookmarkStart w:id="7" w:name="_Toc229791430"/>
      <w:r>
        <w:rPr>
          <w:b/>
        </w:rPr>
        <w:t>分类号</w:t>
      </w:r>
      <w:r>
        <w:rPr>
          <w:bCs/>
          <w:u w:val="thick"/>
        </w:rPr>
        <w:tab/>
      </w:r>
      <w:r>
        <w:rPr>
          <w:bCs/>
          <w:u w:val="thick"/>
        </w:rPr>
        <w:tab/>
      </w:r>
      <w:r>
        <w:rPr>
          <w:bCs/>
          <w:u w:val="thick"/>
        </w:rPr>
        <w:tab/>
      </w:r>
      <w:r>
        <w:rPr>
          <w:bCs/>
          <w:u w:val="thick"/>
        </w:rPr>
        <w:tab/>
      </w:r>
      <w:r>
        <w:rPr>
          <w:b/>
        </w:rPr>
        <w:tab/>
      </w:r>
      <w:r>
        <w:rPr>
          <w:b/>
        </w:rPr>
        <w:tab/>
      </w:r>
      <w:r>
        <w:rPr>
          <w:b/>
        </w:rPr>
        <w:tab/>
      </w:r>
      <w:r>
        <w:rPr>
          <w:b/>
        </w:rPr>
        <w:tab/>
      </w:r>
      <w:r>
        <w:rPr>
          <w:b/>
        </w:rPr>
        <w:tab/>
      </w:r>
      <w:r>
        <w:rPr>
          <w:b/>
        </w:rPr>
        <w:tab/>
      </w:r>
      <w:r>
        <w:rPr>
          <w:b/>
        </w:rPr>
        <w:tab/>
      </w:r>
      <w:r>
        <w:rPr>
          <w:b/>
        </w:rPr>
        <w:tab/>
      </w:r>
      <w:r>
        <w:rPr>
          <w:b/>
        </w:rPr>
        <w:tab/>
      </w:r>
      <w:r>
        <w:rPr>
          <w:b/>
        </w:rPr>
        <w:t xml:space="preserve">    学号</w:t>
      </w:r>
      <w:r>
        <w:rPr>
          <w:b/>
          <w:bCs/>
          <w:u w:val="thick"/>
        </w:rPr>
        <w:t xml:space="preserve">  M201973167                 </w:t>
      </w:r>
    </w:p>
    <w:p>
      <w:pPr>
        <w:spacing w:line="400" w:lineRule="atLeast"/>
        <w:rPr>
          <w:b/>
          <w:bCs/>
          <w:spacing w:val="50"/>
          <w:u w:val="single"/>
        </w:rPr>
      </w:pPr>
      <w:r>
        <w:rPr>
          <w:b/>
          <w:bCs/>
        </w:rPr>
        <w:t>学校代码</w:t>
      </w:r>
      <w:r>
        <w:rPr>
          <w:b/>
          <w:bCs/>
          <w:spacing w:val="60"/>
          <w:u w:val="thick"/>
        </w:rPr>
        <w:t>10487</w:t>
      </w:r>
      <w:r>
        <w:rPr>
          <w:b/>
          <w:bCs/>
          <w:spacing w:val="60"/>
          <w:u w:val="thick"/>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rPr>
        <w:tab/>
      </w:r>
      <w:r>
        <w:rPr>
          <w:b/>
        </w:rPr>
        <w:t xml:space="preserve">    </w:t>
      </w:r>
      <w:r>
        <w:rPr>
          <w:b/>
          <w:bCs/>
        </w:rPr>
        <w:t>密级</w:t>
      </w:r>
      <w:r>
        <w:rPr>
          <w:b/>
          <w:bCs/>
          <w:u w:val="thick"/>
        </w:rPr>
        <w:t xml:space="preserve">                </w:t>
      </w:r>
    </w:p>
    <w:p>
      <w:pPr>
        <w:spacing w:line="600" w:lineRule="exact"/>
        <w:rPr>
          <w:b/>
          <w:bCs/>
          <w:sz w:val="28"/>
        </w:rPr>
      </w:pPr>
      <w:r>
        <w:rPr>
          <w:rFonts w:eastAsia="黑体"/>
          <w:b/>
          <w:sz w:val="20"/>
        </w:rPr>
        <w:drawing>
          <wp:anchor distT="0" distB="0" distL="114300" distR="114300" simplePos="0" relativeHeight="251659264"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18"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jc w:val="center"/>
        <w:rPr>
          <w:rFonts w:eastAsia="华文行楷"/>
          <w:sz w:val="52"/>
        </w:rPr>
      </w:pPr>
    </w:p>
    <w:p>
      <w:pPr>
        <w:spacing w:line="240" w:lineRule="exact"/>
        <w:ind w:firstLine="360" w:firstLineChars="100"/>
        <w:jc w:val="left"/>
        <w:rPr>
          <w:rFonts w:eastAsia="黑体"/>
          <w:sz w:val="36"/>
        </w:rPr>
      </w:pPr>
    </w:p>
    <w:p>
      <w:pPr>
        <w:spacing w:before="120" w:beforeLines="50" w:line="240" w:lineRule="auto"/>
        <w:jc w:val="center"/>
        <w:rPr>
          <w:rFonts w:eastAsia="华文中宋"/>
          <w:b/>
          <w:bCs/>
          <w:spacing w:val="66"/>
          <w:w w:val="98"/>
          <w:sz w:val="90"/>
        </w:rPr>
      </w:pPr>
      <w:r>
        <w:rPr>
          <w:rFonts w:eastAsia="华文中宋"/>
          <w:b/>
          <w:bCs/>
          <w:spacing w:val="66"/>
          <w:w w:val="98"/>
          <w:sz w:val="90"/>
        </w:rPr>
        <w:t>硕士学位论文</w:t>
      </w:r>
    </w:p>
    <w:p>
      <w:pPr>
        <w:jc w:val="center"/>
        <w:rPr>
          <w:rFonts w:eastAsiaTheme="majorEastAsia"/>
          <w:b/>
          <w:sz w:val="30"/>
          <w:szCs w:val="30"/>
        </w:rPr>
      </w:pPr>
      <w:r>
        <w:rPr>
          <w:rFonts w:eastAsiaTheme="majorEastAsia"/>
          <w:b/>
          <w:sz w:val="30"/>
          <w:szCs w:val="30"/>
        </w:rPr>
        <w:t>（学术型</w:t>
      </w:r>
      <w:r>
        <w:rPr>
          <w:rFonts w:eastAsiaTheme="majorEastAsia"/>
          <w:b/>
          <w:sz w:val="30"/>
          <w:szCs w:val="30"/>
        </w:rPr>
        <w:sym w:font="Wingdings 2" w:char="0052"/>
      </w:r>
      <w:r>
        <w:rPr>
          <w:rFonts w:eastAsiaTheme="majorEastAsia"/>
          <w:b/>
          <w:sz w:val="30"/>
          <w:szCs w:val="30"/>
        </w:rPr>
        <w:t xml:space="preserve">     专业型□）</w:t>
      </w:r>
    </w:p>
    <w:p>
      <w:pPr>
        <w:ind w:left="74" w:right="74"/>
        <w:jc w:val="center"/>
        <w:rPr>
          <w:b/>
          <w:bCs/>
        </w:rPr>
      </w:pPr>
    </w:p>
    <w:p>
      <w:pPr>
        <w:ind w:left="74" w:right="74"/>
        <w:jc w:val="center"/>
        <w:rPr>
          <w:b/>
          <w:bCs/>
        </w:rPr>
      </w:pPr>
    </w:p>
    <w:p>
      <w:pPr>
        <w:spacing w:line="288" w:lineRule="auto"/>
        <w:jc w:val="center"/>
        <w:outlineLvl w:val="0"/>
        <w:rPr>
          <w:b/>
          <w:bCs/>
          <w:sz w:val="52"/>
        </w:rPr>
      </w:pPr>
      <w:bookmarkStart w:id="8" w:name="_Toc97905685"/>
      <w:r>
        <w:rPr>
          <w:b/>
          <w:bCs/>
          <w:sz w:val="52"/>
        </w:rPr>
        <w:t>基于自注意力机制的自知识蒸馏</w:t>
      </w:r>
      <w:bookmarkEnd w:id="8"/>
      <w:r>
        <w:rPr>
          <w:b/>
          <w:bCs/>
          <w:sz w:val="52"/>
        </w:rPr>
        <w:t xml:space="preserve"> </w:t>
      </w: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12"/>
        <w:tblW w:w="0" w:type="auto"/>
        <w:jc w:val="center"/>
        <w:tblLayout w:type="autofit"/>
        <w:tblCellMar>
          <w:top w:w="0" w:type="dxa"/>
          <w:left w:w="0" w:type="dxa"/>
          <w:bottom w:w="0" w:type="dxa"/>
          <w:right w:w="0" w:type="dxa"/>
        </w:tblCellMar>
      </w:tblPr>
      <w:tblGrid>
        <w:gridCol w:w="1506"/>
        <w:gridCol w:w="302"/>
        <w:gridCol w:w="6"/>
        <w:gridCol w:w="2746"/>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b/>
                <w:bCs/>
                <w:sz w:val="30"/>
              </w:rPr>
              <w:t>学位申请人</w:t>
            </w:r>
          </w:p>
        </w:tc>
        <w:tc>
          <w:tcPr>
            <w:tcW w:w="0" w:type="auto"/>
          </w:tcPr>
          <w:p>
            <w:pPr>
              <w:jc w:val="left"/>
              <w:rPr>
                <w:b/>
                <w:bCs/>
                <w:sz w:val="30"/>
              </w:rPr>
            </w:pPr>
            <w:r>
              <w:rPr>
                <w:b/>
                <w:bCs/>
                <w:sz w:val="30"/>
              </w:rPr>
              <w:t>：</w:t>
            </w:r>
          </w:p>
        </w:tc>
        <w:tc>
          <w:tcPr>
            <w:tcW w:w="0" w:type="auto"/>
          </w:tcPr>
          <w:p>
            <w:pPr>
              <w:jc w:val="left"/>
              <w:rPr>
                <w:b/>
                <w:bCs/>
                <w:sz w:val="30"/>
              </w:rPr>
            </w:pPr>
          </w:p>
        </w:tc>
        <w:tc>
          <w:tcPr>
            <w:tcW w:w="0" w:type="auto"/>
          </w:tcPr>
          <w:p>
            <w:pPr>
              <w:jc w:val="left"/>
              <w:rPr>
                <w:b/>
                <w:bCs/>
                <w:sz w:val="30"/>
              </w:rPr>
            </w:pPr>
            <w:r>
              <w:rPr>
                <w:b/>
                <w:bCs/>
                <w:sz w:val="30"/>
              </w:rPr>
              <w:t>高也</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b/>
                <w:bCs/>
                <w:sz w:val="30"/>
              </w:rPr>
              <w:t>学科专业</w:t>
            </w:r>
          </w:p>
        </w:tc>
        <w:tc>
          <w:tcPr>
            <w:tcW w:w="0" w:type="auto"/>
          </w:tcPr>
          <w:p>
            <w:pPr>
              <w:jc w:val="left"/>
              <w:rPr>
                <w:b/>
                <w:bCs/>
                <w:sz w:val="30"/>
              </w:rPr>
            </w:pPr>
            <w:r>
              <w:rPr>
                <w:b/>
                <w:bCs/>
                <w:sz w:val="30"/>
              </w:rPr>
              <w:t>：</w:t>
            </w:r>
          </w:p>
        </w:tc>
        <w:tc>
          <w:tcPr>
            <w:tcW w:w="0" w:type="auto"/>
          </w:tcPr>
          <w:p>
            <w:pPr>
              <w:jc w:val="left"/>
              <w:rPr>
                <w:b/>
                <w:sz w:val="30"/>
              </w:rPr>
            </w:pPr>
          </w:p>
        </w:tc>
        <w:tc>
          <w:tcPr>
            <w:tcW w:w="0" w:type="auto"/>
          </w:tcPr>
          <w:p>
            <w:pPr>
              <w:jc w:val="left"/>
              <w:rPr>
                <w:b/>
                <w:bCs/>
                <w:sz w:val="30"/>
              </w:rPr>
            </w:pPr>
            <w:r>
              <w:rPr>
                <w:b/>
                <w:bCs/>
                <w:sz w:val="30"/>
              </w:rPr>
              <w:t>计算机</w:t>
            </w:r>
            <w:ins w:id="0" w:author="微软用户" w:date="2022-03-19T17:29:00Z">
              <w:r>
                <w:rPr>
                  <w:rFonts w:hint="eastAsia"/>
                  <w:b/>
                  <w:bCs/>
                  <w:sz w:val="30"/>
                </w:rPr>
                <w:t>软</w:t>
              </w:r>
            </w:ins>
            <w:ins w:id="1" w:author="微软用户" w:date="2022-03-19T17:29:00Z">
              <w:r>
                <w:rPr>
                  <w:b/>
                  <w:bCs/>
                  <w:sz w:val="30"/>
                </w:rPr>
                <w:t>件与理论</w:t>
              </w:r>
            </w:ins>
            <w:del w:id="2" w:author="微软用户" w:date="2022-03-19T17:29:00Z">
              <w:r>
                <w:rPr>
                  <w:b/>
                  <w:bCs/>
                  <w:sz w:val="30"/>
                </w:rPr>
                <w:delText>科学</w:delText>
              </w:r>
            </w:del>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b/>
                <w:bCs/>
                <w:sz w:val="30"/>
              </w:rPr>
              <w:t>指导教师</w:t>
            </w:r>
          </w:p>
        </w:tc>
        <w:tc>
          <w:tcPr>
            <w:tcW w:w="0" w:type="auto"/>
          </w:tcPr>
          <w:p>
            <w:pPr>
              <w:jc w:val="left"/>
              <w:rPr>
                <w:b/>
                <w:bCs/>
                <w:sz w:val="30"/>
              </w:rPr>
            </w:pPr>
            <w:r>
              <w:rPr>
                <w:b/>
                <w:bCs/>
                <w:sz w:val="30"/>
              </w:rPr>
              <w:t>：</w:t>
            </w:r>
          </w:p>
        </w:tc>
        <w:tc>
          <w:tcPr>
            <w:tcW w:w="0" w:type="auto"/>
          </w:tcPr>
          <w:p>
            <w:pPr>
              <w:jc w:val="left"/>
              <w:rPr>
                <w:b/>
                <w:bCs/>
                <w:sz w:val="30"/>
              </w:rPr>
            </w:pPr>
          </w:p>
        </w:tc>
        <w:tc>
          <w:tcPr>
            <w:tcW w:w="0" w:type="auto"/>
          </w:tcPr>
          <w:p>
            <w:pPr>
              <w:jc w:val="left"/>
              <w:rPr>
                <w:b/>
                <w:bCs/>
                <w:sz w:val="30"/>
              </w:rPr>
            </w:pPr>
            <w:r>
              <w:rPr>
                <w:b/>
                <w:bCs/>
                <w:sz w:val="30"/>
              </w:rPr>
              <w:t>何琨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b/>
                <w:bCs/>
                <w:sz w:val="30"/>
              </w:rPr>
              <w:t>答辩日期</w:t>
            </w:r>
          </w:p>
        </w:tc>
        <w:tc>
          <w:tcPr>
            <w:tcW w:w="0" w:type="auto"/>
          </w:tcPr>
          <w:p>
            <w:pPr>
              <w:rPr>
                <w:b/>
                <w:sz w:val="30"/>
                <w:szCs w:val="28"/>
                <w:lang w:val="en-GB"/>
              </w:rPr>
            </w:pPr>
            <w:r>
              <w:rPr>
                <w:b/>
                <w:sz w:val="30"/>
                <w:szCs w:val="28"/>
                <w:lang w:val="en-GB"/>
              </w:rPr>
              <w:t>：</w:t>
            </w:r>
          </w:p>
        </w:tc>
        <w:tc>
          <w:tcPr>
            <w:tcW w:w="0" w:type="auto"/>
          </w:tcPr>
          <w:p>
            <w:pPr>
              <w:jc w:val="center"/>
              <w:rPr>
                <w:b/>
                <w:bCs/>
                <w:sz w:val="30"/>
              </w:rPr>
            </w:pPr>
          </w:p>
        </w:tc>
        <w:tc>
          <w:tcPr>
            <w:tcW w:w="0" w:type="auto"/>
          </w:tcPr>
          <w:p>
            <w:pPr>
              <w:rPr>
                <w:b/>
                <w:bCs/>
                <w:sz w:val="30"/>
              </w:rPr>
            </w:pPr>
            <w:r>
              <w:rPr>
                <w:b/>
                <w:bCs/>
                <w:sz w:val="30"/>
              </w:rPr>
              <w:t>2022年XX月XX日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9" w:name="_Toc57189218"/>
      <w:bookmarkStart w:id="10" w:name="_Toc44853111"/>
      <w:bookmarkStart w:id="11" w:name="_Toc45060582"/>
      <w:bookmarkStart w:id="12" w:name="_Toc47372390"/>
      <w:bookmarkStart w:id="13" w:name="_Toc46962370"/>
      <w:bookmarkStart w:id="14" w:name="_Toc44175098"/>
      <w:bookmarkStart w:id="15" w:name="_Toc44096299"/>
      <w:bookmarkStart w:id="16" w:name="_Toc47005419"/>
      <w:bookmarkStart w:id="17" w:name="_Toc46962947"/>
      <w:bookmarkStart w:id="18" w:name="_Toc45060427"/>
      <w:bookmarkStart w:id="19" w:name="_Toc444265028"/>
      <w:r>
        <w:rPr>
          <w:b/>
          <w:bCs/>
          <w:sz w:val="30"/>
          <w:szCs w:val="30"/>
        </w:rPr>
        <w:br w:type="page"/>
      </w:r>
    </w:p>
    <w:p>
      <w:pPr>
        <w:jc w:val="center"/>
        <w:outlineLvl w:val="0"/>
        <w:rPr>
          <w:b/>
          <w:bCs/>
          <w:sz w:val="30"/>
          <w:szCs w:val="30"/>
        </w:rPr>
      </w:pPr>
      <w:bookmarkStart w:id="20" w:name="_Toc97905686"/>
      <w:bookmarkStart w:id="21" w:name="_Toc57978727"/>
      <w:r>
        <w:rPr>
          <w:b/>
          <w:bCs/>
          <w:sz w:val="30"/>
          <w:szCs w:val="30"/>
        </w:rPr>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pPr>
        <w:jc w:val="center"/>
        <w:outlineLvl w:val="0"/>
        <w:rPr>
          <w:b/>
          <w:bCs/>
          <w:sz w:val="30"/>
          <w:szCs w:val="30"/>
        </w:rPr>
      </w:pPr>
      <w:bookmarkStart w:id="22" w:name="_Toc444250079"/>
      <w:bookmarkStart w:id="23" w:name="_Toc439328358"/>
      <w:bookmarkStart w:id="24" w:name="_Toc437362297"/>
      <w:bookmarkStart w:id="25" w:name="_Toc44096300"/>
      <w:bookmarkStart w:id="26" w:name="_Toc437362257"/>
      <w:bookmarkStart w:id="27" w:name="_Toc444265029"/>
      <w:bookmarkStart w:id="28" w:name="_Toc45060428"/>
      <w:bookmarkStart w:id="29" w:name="_Toc47372391"/>
      <w:bookmarkStart w:id="30" w:name="_Toc44175099"/>
      <w:bookmarkStart w:id="31" w:name="_Toc44853112"/>
      <w:bookmarkStart w:id="32" w:name="_Toc47005420"/>
      <w:bookmarkStart w:id="33" w:name="_Toc46962948"/>
      <w:bookmarkStart w:id="34" w:name="_Toc46962371"/>
      <w:bookmarkStart w:id="35" w:name="_Toc45060583"/>
      <w:bookmarkStart w:id="36" w:name="_Toc97905687"/>
      <w:bookmarkStart w:id="37" w:name="_Toc57978728"/>
      <w:bookmarkStart w:id="38" w:name="_Toc57189219"/>
      <w:r>
        <w:rPr>
          <w:b/>
          <w:bCs/>
          <w:sz w:val="30"/>
          <w:szCs w:val="30"/>
        </w:rPr>
        <w:t xml:space="preserve">for </w:t>
      </w:r>
      <w:bookmarkEnd w:id="22"/>
      <w:bookmarkEnd w:id="23"/>
      <w:bookmarkEnd w:id="24"/>
      <w:bookmarkEnd w:id="25"/>
      <w:bookmarkEnd w:id="26"/>
      <w:bookmarkEnd w:id="27"/>
      <w:r>
        <w:rPr>
          <w:b/>
          <w:bCs/>
          <w:sz w:val="30"/>
          <w:szCs w:val="30"/>
        </w:rPr>
        <w:t>the Master Degree in Engineering</w:t>
      </w:r>
      <w:bookmarkEnd w:id="28"/>
      <w:bookmarkEnd w:id="29"/>
      <w:bookmarkEnd w:id="30"/>
      <w:bookmarkEnd w:id="31"/>
      <w:bookmarkEnd w:id="32"/>
      <w:bookmarkEnd w:id="33"/>
      <w:bookmarkEnd w:id="34"/>
      <w:bookmarkEnd w:id="35"/>
      <w:r>
        <w:rPr>
          <w:b/>
          <w:bCs/>
          <w:sz w:val="30"/>
          <w:szCs w:val="30"/>
        </w:rPr>
        <w:t>/Science （工学/理学硕士）/the Professional Master Degree (专业学位)</w:t>
      </w:r>
      <w:bookmarkEnd w:id="36"/>
      <w:bookmarkEnd w:id="37"/>
      <w:bookmarkEnd w:id="38"/>
    </w:p>
    <w:p>
      <w:pPr>
        <w:rPr>
          <w:sz w:val="30"/>
          <w:szCs w:val="30"/>
        </w:rPr>
      </w:pPr>
    </w:p>
    <w:p>
      <w:pPr>
        <w:rPr>
          <w:sz w:val="30"/>
          <w:szCs w:val="30"/>
        </w:rPr>
      </w:pPr>
    </w:p>
    <w:p>
      <w:pPr>
        <w:rPr>
          <w:sz w:val="30"/>
          <w:szCs w:val="30"/>
        </w:rPr>
      </w:pPr>
    </w:p>
    <w:p>
      <w:pPr>
        <w:rPr>
          <w:sz w:val="30"/>
          <w:szCs w:val="30"/>
        </w:rPr>
      </w:pPr>
    </w:p>
    <w:p>
      <w:pPr>
        <w:jc w:val="center"/>
        <w:rPr>
          <w:b/>
          <w:bCs/>
          <w:spacing w:val="-4"/>
          <w:sz w:val="36"/>
          <w:szCs w:val="36"/>
        </w:rPr>
      </w:pPr>
      <w:r>
        <w:rPr>
          <w:b/>
          <w:bCs/>
          <w:spacing w:val="-4"/>
          <w:sz w:val="36"/>
          <w:szCs w:val="36"/>
        </w:rPr>
        <w:t>Self-Knowledge Distillation with Self-Attention</w:t>
      </w: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ind w:left="1200" w:leftChars="500"/>
        <w:rPr>
          <w:b/>
          <w:bCs/>
          <w:sz w:val="30"/>
          <w:szCs w:val="30"/>
        </w:rPr>
      </w:pPr>
      <w:r>
        <w:rPr>
          <w:b/>
          <w:bCs/>
          <w:sz w:val="30"/>
          <w:szCs w:val="30"/>
        </w:rPr>
        <w:t>Candidate</w:t>
      </w:r>
      <w:r>
        <w:rPr>
          <w:b/>
          <w:bCs/>
          <w:sz w:val="30"/>
          <w:szCs w:val="30"/>
        </w:rPr>
        <w:tab/>
      </w:r>
      <w:r>
        <w:rPr>
          <w:b/>
          <w:bCs/>
          <w:sz w:val="30"/>
          <w:szCs w:val="30"/>
        </w:rPr>
        <w:t>: GAO YE</w:t>
      </w:r>
    </w:p>
    <w:p>
      <w:pPr>
        <w:pStyle w:val="15"/>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Computer Science</w:t>
      </w:r>
    </w:p>
    <w:p>
      <w:pPr>
        <w:pStyle w:val="15"/>
        <w:spacing w:after="0" w:line="360" w:lineRule="auto"/>
        <w:ind w:left="1200" w:leftChars="500"/>
        <w:rPr>
          <w:b/>
          <w:bCs/>
          <w:sz w:val="30"/>
          <w:szCs w:val="30"/>
        </w:rPr>
      </w:pPr>
      <w:r>
        <w:rPr>
          <w:b/>
          <w:bCs/>
          <w:sz w:val="30"/>
          <w:szCs w:val="30"/>
        </w:rPr>
        <w:t>Supervisor</w:t>
      </w:r>
      <w:r>
        <w:rPr>
          <w:b/>
          <w:bCs/>
          <w:sz w:val="30"/>
          <w:szCs w:val="30"/>
        </w:rPr>
        <w:tab/>
      </w:r>
      <w:r>
        <w:rPr>
          <w:b/>
          <w:bCs/>
          <w:sz w:val="30"/>
          <w:szCs w:val="30"/>
        </w:rPr>
        <w:t>: Prof. He Kun</w:t>
      </w:r>
    </w:p>
    <w:p>
      <w:pPr>
        <w:pStyle w:val="15"/>
        <w:spacing w:after="0" w:line="360" w:lineRule="auto"/>
        <w:rPr>
          <w:b/>
          <w:bCs/>
          <w:sz w:val="30"/>
          <w:szCs w:val="30"/>
        </w:rPr>
      </w:pPr>
    </w:p>
    <w:p>
      <w:pPr>
        <w:pStyle w:val="15"/>
        <w:spacing w:after="0" w:line="360" w:lineRule="auto"/>
        <w:rPr>
          <w:sz w:val="30"/>
          <w:szCs w:val="30"/>
        </w:rPr>
      </w:pPr>
    </w:p>
    <w:p>
      <w:pPr>
        <w:pStyle w:val="15"/>
        <w:spacing w:after="0" w:line="360" w:lineRule="auto"/>
        <w:rPr>
          <w:sz w:val="30"/>
          <w:szCs w:val="30"/>
        </w:rPr>
      </w:pPr>
    </w:p>
    <w:p>
      <w:pPr>
        <w:pStyle w:val="15"/>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39" w:name="_Toc80886003"/>
      <w:bookmarkStart w:id="40" w:name="_Toc80945423"/>
    </w:p>
    <w:p>
      <w:pPr>
        <w:jc w:val="center"/>
        <w:rPr>
          <w:b/>
          <w:sz w:val="30"/>
          <w:szCs w:val="30"/>
        </w:rPr>
      </w:pPr>
      <w:r>
        <w:rPr>
          <w:b/>
          <w:sz w:val="30"/>
          <w:szCs w:val="30"/>
        </w:rPr>
        <w:t>Wuhan 430074, P. R. China</w:t>
      </w:r>
    </w:p>
    <w:bookmarkEnd w:id="39"/>
    <w:bookmarkEnd w:id="40"/>
    <w:p>
      <w:pPr>
        <w:jc w:val="center"/>
        <w:rPr>
          <w:b/>
          <w:sz w:val="30"/>
          <w:szCs w:val="30"/>
        </w:rPr>
      </w:pPr>
      <w:r>
        <w:rPr>
          <w:b/>
          <w:sz w:val="30"/>
          <w:szCs w:val="30"/>
        </w:rPr>
        <w:t>May, 2022</w:t>
      </w:r>
    </w:p>
    <w:p>
      <w:pPr>
        <w:spacing w:before="120" w:beforeLines="50" w:after="120" w:afterLines="50"/>
        <w:jc w:val="center"/>
        <w:rPr>
          <w:rFonts w:eastAsia="黑体"/>
          <w:b/>
          <w:sz w:val="32"/>
          <w:szCs w:val="32"/>
        </w:rPr>
      </w:pPr>
      <w:r>
        <w:rPr>
          <w:rFonts w:eastAsia="黑体"/>
          <w:b/>
          <w:bCs/>
          <w:spacing w:val="4"/>
          <w:sz w:val="32"/>
        </w:rPr>
        <w:br w:type="page"/>
      </w:r>
      <w:r>
        <w:rPr>
          <w:rFonts w:eastAsia="黑体"/>
          <w:b/>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     年   月   日</w:t>
      </w:r>
    </w:p>
    <w:p>
      <w:pPr>
        <w:ind w:firstLine="480" w:firstLineChars="200"/>
      </w:pPr>
    </w:p>
    <w:p>
      <w:pPr>
        <w:ind w:firstLine="480" w:firstLineChars="200"/>
      </w:pPr>
    </w:p>
    <w:p>
      <w:pPr>
        <w:ind w:firstLine="480" w:firstLineChars="200"/>
      </w:pPr>
    </w:p>
    <w:p>
      <w:pPr>
        <w:ind w:firstLine="480" w:firstLineChars="200"/>
      </w:pPr>
    </w:p>
    <w:p>
      <w:pPr>
        <w:spacing w:before="120" w:beforeLines="50" w:after="120" w:afterLines="50"/>
        <w:jc w:val="center"/>
        <w:rPr>
          <w:rFonts w:eastAsia="黑体"/>
          <w:b/>
          <w:sz w:val="32"/>
          <w:szCs w:val="32"/>
        </w:rPr>
      </w:pPr>
      <w:r>
        <w:rPr>
          <w:rFonts w:eastAsia="黑体"/>
          <w:b/>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ind w:firstLine="1920" w:firstLineChars="800"/>
      </w:pPr>
      <w:r>
        <mc:AlternateContent>
          <mc:Choice Requires="wps">
            <w:drawing>
              <wp:anchor distT="0" distB="0" distL="114300" distR="114300" simplePos="0" relativeHeight="251660288" behindDoc="0" locked="0" layoutInCell="1" allowOverlap="1">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文本框 53" o:spid="_x0000_s1026" o:spt="202" type="#_x0000_t202" style="position:absolute;left:0pt;margin-left:26.25pt;margin-top:17.85pt;height:17.45pt;width:62.5pt;z-index:251660288;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sDHRdcAAAAIAQAADwAAAAAAAAABACAA&#10;AAAiAAAAZHJzL2Rvd25yZXYueG1sUEsBAhQAFAAAAAgAh07iQEXhPH8OAgAABgQAAA4AAAAAAAAA&#10;AQAgAAAAJgEAAGRycy9lMm9Eb2MueG1sUEsFBgAAAAAGAAYAWQEAAKYFAAAAAA==&#10;">
                <v:fill on="f" focussize="0,0"/>
                <v:stroke on="f"/>
                <v:imagedata o:title=""/>
                <o:lock v:ext="edit" aspectratio="f"/>
                <v:textbox inset="0mm,0mm,0mm,0mm">
                  <w:txbxContent>
                    <w:p>
                      <w:pPr>
                        <w:adjustRightInd w:val="0"/>
                      </w:pPr>
                      <w:r>
                        <w:t>本论文属于</w:t>
                      </w:r>
                    </w:p>
                  </w:txbxContent>
                </v:textbox>
              </v:shape>
            </w:pict>
          </mc:Fallback>
        </mc:AlternateContent>
      </w:r>
      <w:r>
        <w:t>保  密□，在</w:t>
      </w:r>
      <w:r>
        <w:rPr>
          <w:u w:val="single"/>
        </w:rPr>
        <w:t xml:space="preserve">      </w:t>
      </w:r>
      <w:r>
        <w:t>年解密后适用本授权书。</w:t>
      </w:r>
    </w:p>
    <w:p>
      <w:pPr>
        <w:ind w:firstLine="1920" w:firstLineChars="800"/>
      </w:pPr>
      <w:r>
        <w:t>不保密</w:t>
      </w:r>
      <w:r>
        <w:rPr/>
        <w:sym w:font="Wingdings 2" w:char="0052"/>
      </w:r>
      <w:r>
        <w:t>。</w:t>
      </w:r>
    </w:p>
    <w:p>
      <w:pPr>
        <w:ind w:firstLine="480" w:firstLineChars="200"/>
      </w:pPr>
      <w:r>
        <w:t>（请在以上方框内打“√”）</w:t>
      </w:r>
    </w:p>
    <w:p>
      <w:pPr>
        <w:ind w:firstLine="480" w:firstLineChars="200"/>
      </w:pPr>
    </w:p>
    <w:p>
      <w:pPr>
        <w:spacing w:before="84" w:beforeLines="35" w:after="84" w:afterLines="35"/>
        <w:ind w:firstLine="480" w:firstLineChars="200"/>
      </w:pPr>
      <w:r>
        <w:t>学位论文作者签名：</w:t>
      </w:r>
      <w:r>
        <w:tab/>
      </w:r>
      <w:r>
        <w:tab/>
      </w:r>
      <w:r>
        <w:tab/>
      </w:r>
      <w:r>
        <w:tab/>
      </w:r>
      <w:r>
        <w:tab/>
      </w:r>
      <w:r>
        <w:tab/>
      </w:r>
      <w:r>
        <w:tab/>
      </w:r>
      <w:r>
        <w:t xml:space="preserve">  指导教师签名：</w:t>
      </w:r>
    </w:p>
    <w:p>
      <w:pPr>
        <w:spacing w:line="500" w:lineRule="exact"/>
        <w:jc w:val="center"/>
      </w:pPr>
      <w:r>
        <w:t>日期：    年   月   日</w:t>
      </w:r>
      <w:r>
        <w:tab/>
      </w:r>
      <w:r>
        <w:tab/>
      </w:r>
      <w:r>
        <w:tab/>
      </w:r>
      <w:r>
        <w:tab/>
      </w:r>
      <w:r>
        <w:tab/>
      </w:r>
      <w:r>
        <w:tab/>
      </w:r>
      <w:r>
        <w:t xml:space="preserve">  日期：    年   月   日</w:t>
      </w:r>
    </w:p>
    <w:p>
      <w:pPr>
        <w:sectPr>
          <w:headerReference r:id="rId7" w:type="first"/>
          <w:footerReference r:id="rId10" w:type="first"/>
          <w:headerReference r:id="rId5" w:type="default"/>
          <w:footerReference r:id="rId8" w:type="default"/>
          <w:headerReference r:id="rId6" w:type="even"/>
          <w:footerReference r:id="rId9" w:type="even"/>
          <w:pgSz w:w="11907" w:h="16840"/>
          <w:pgMar w:top="2552" w:right="1588" w:bottom="1588" w:left="1588" w:header="851" w:footer="964" w:gutter="0"/>
          <w:pgNumType w:fmt="upperRoman" w:start="1"/>
          <w:cols w:space="425" w:num="1"/>
          <w:docGrid w:linePitch="312" w:charSpace="0"/>
        </w:sectPr>
      </w:pPr>
    </w:p>
    <w:p>
      <w:pPr>
        <w:pStyle w:val="2"/>
        <w:numPr>
          <w:ilvl w:val="0"/>
          <w:numId w:val="0"/>
        </w:numPr>
        <w:ind w:left="432" w:hanging="432"/>
      </w:pPr>
      <w:bookmarkStart w:id="41" w:name="_Toc97905688"/>
      <w:bookmarkStart w:id="42" w:name="_Toc57189220"/>
      <w:bookmarkStart w:id="43" w:name="_Toc46962949"/>
      <w:bookmarkStart w:id="44" w:name="_Toc437362298"/>
      <w:bookmarkStart w:id="45" w:name="_Toc444250080"/>
      <w:r>
        <w:t>摘  要</w:t>
      </w:r>
      <w:bookmarkEnd w:id="4"/>
      <w:bookmarkEnd w:id="5"/>
      <w:bookmarkEnd w:id="6"/>
      <w:bookmarkEnd w:id="7"/>
      <w:bookmarkEnd w:id="41"/>
      <w:bookmarkEnd w:id="42"/>
      <w:bookmarkEnd w:id="43"/>
      <w:bookmarkEnd w:id="44"/>
      <w:bookmarkEnd w:id="45"/>
    </w:p>
    <w:p>
      <w:pPr>
        <w:ind w:firstLine="480" w:firstLineChars="200"/>
        <w:rPr>
          <w:ins w:id="3" w:author="微软用户" w:date="2022-03-19T17:31:00Z"/>
          <w:color w:val="FF0000"/>
          <w:rPrChange w:id="4" w:author="微软用户" w:date="2022-03-19T17:32:00Z">
            <w:rPr>
              <w:ins w:id="5" w:author="微软用户" w:date="2022-03-19T17:31:00Z"/>
            </w:rPr>
          </w:rPrChange>
        </w:rPr>
      </w:pPr>
      <w:ins w:id="6" w:author="微软用户" w:date="2022-03-19T17:30:00Z">
        <w:r>
          <w:rPr>
            <w:rFonts w:hint="eastAsia"/>
            <w:color w:val="FF0000"/>
            <w:rPrChange w:id="7" w:author="微软用户" w:date="2022-03-19T17:32:00Z">
              <w:rPr>
                <w:rFonts w:hint="eastAsia"/>
              </w:rPr>
            </w:rPrChange>
          </w:rPr>
          <w:t>[</w:t>
        </w:r>
      </w:ins>
      <w:ins w:id="8" w:author="微软用户" w:date="2022-03-19T17:30:00Z">
        <w:r>
          <w:rPr>
            <w:rFonts w:hint="eastAsia"/>
            <w:color w:val="FF0000"/>
            <w:rPrChange w:id="9" w:author="微软用户" w:date="2022-03-19T17:32:00Z">
              <w:rPr>
                <w:rFonts w:hint="eastAsia"/>
              </w:rPr>
            </w:rPrChange>
          </w:rPr>
          <w:t>分</w:t>
        </w:r>
      </w:ins>
      <w:ins w:id="10" w:author="微软用户" w:date="2022-03-19T17:30:00Z">
        <w:r>
          <w:rPr>
            <w:color w:val="FF0000"/>
            <w:rPrChange w:id="11" w:author="微软用户" w:date="2022-03-19T17:32:00Z">
              <w:rPr/>
            </w:rPrChange>
          </w:rPr>
          <w:t>三段</w:t>
        </w:r>
      </w:ins>
      <w:ins w:id="12" w:author="微软用户" w:date="2022-03-19T17:30:00Z">
        <w:r>
          <w:rPr>
            <w:rFonts w:hint="eastAsia"/>
            <w:color w:val="FF0000"/>
            <w:rPrChange w:id="13" w:author="微软用户" w:date="2022-03-19T17:32:00Z">
              <w:rPr>
                <w:rFonts w:hint="eastAsia"/>
              </w:rPr>
            </w:rPrChange>
          </w:rPr>
          <w:t>，</w:t>
        </w:r>
      </w:ins>
    </w:p>
    <w:p>
      <w:pPr>
        <w:ind w:firstLine="480" w:firstLineChars="200"/>
        <w:rPr>
          <w:ins w:id="14" w:author="微软用户" w:date="2022-03-19T17:31:00Z"/>
          <w:color w:val="FF0000"/>
          <w:rPrChange w:id="15" w:author="微软用户" w:date="2022-03-19T17:32:00Z">
            <w:rPr>
              <w:ins w:id="16" w:author="微软用户" w:date="2022-03-19T17:31:00Z"/>
            </w:rPr>
          </w:rPrChange>
        </w:rPr>
      </w:pPr>
      <w:ins w:id="17" w:author="微软用户" w:date="2022-03-19T17:30:00Z">
        <w:r>
          <w:rPr>
            <w:rFonts w:hint="eastAsia"/>
            <w:color w:val="FF0000"/>
            <w:rPrChange w:id="18" w:author="微软用户" w:date="2022-03-19T17:32:00Z">
              <w:rPr>
                <w:rFonts w:hint="eastAsia"/>
              </w:rPr>
            </w:rPrChange>
          </w:rPr>
          <w:t>研究</w:t>
        </w:r>
      </w:ins>
      <w:ins w:id="19" w:author="微软用户" w:date="2022-03-19T17:30:00Z">
        <w:r>
          <w:rPr>
            <w:color w:val="FF0000"/>
            <w:rPrChange w:id="20" w:author="微软用户" w:date="2022-03-19T17:32:00Z">
              <w:rPr/>
            </w:rPrChange>
          </w:rPr>
          <w:t>背景和意</w:t>
        </w:r>
      </w:ins>
      <w:ins w:id="21" w:author="微软用户" w:date="2022-03-19T17:30:00Z">
        <w:r>
          <w:rPr>
            <w:rFonts w:hint="eastAsia"/>
            <w:color w:val="FF0000"/>
            <w:rPrChange w:id="22" w:author="微软用户" w:date="2022-03-19T17:32:00Z">
              <w:rPr>
                <w:rFonts w:hint="eastAsia"/>
              </w:rPr>
            </w:rPrChange>
          </w:rPr>
          <w:t>义，不</w:t>
        </w:r>
      </w:ins>
      <w:ins w:id="23" w:author="微软用户" w:date="2022-03-19T17:30:00Z">
        <w:r>
          <w:rPr>
            <w:color w:val="FF0000"/>
            <w:rPrChange w:id="24" w:author="微软用户" w:date="2022-03-19T17:32:00Z">
              <w:rPr/>
            </w:rPrChange>
          </w:rPr>
          <w:t>足或</w:t>
        </w:r>
      </w:ins>
      <w:ins w:id="25" w:author="微软用户" w:date="2022-03-19T17:31:00Z">
        <w:r>
          <w:rPr>
            <w:rFonts w:hint="eastAsia"/>
            <w:color w:val="FF0000"/>
            <w:rPrChange w:id="26" w:author="微软用户" w:date="2022-03-19T17:32:00Z">
              <w:rPr>
                <w:rFonts w:hint="eastAsia"/>
              </w:rPr>
            </w:rPrChange>
          </w:rPr>
          <w:t>局限</w:t>
        </w:r>
      </w:ins>
    </w:p>
    <w:p>
      <w:pPr>
        <w:ind w:firstLine="480" w:firstLineChars="200"/>
        <w:rPr>
          <w:ins w:id="27" w:author="微软用户" w:date="2022-03-19T17:31:00Z"/>
          <w:color w:val="FF0000"/>
          <w:rPrChange w:id="28" w:author="微软用户" w:date="2022-03-19T17:32:00Z">
            <w:rPr>
              <w:ins w:id="29" w:author="微软用户" w:date="2022-03-19T17:31:00Z"/>
            </w:rPr>
          </w:rPrChange>
        </w:rPr>
      </w:pPr>
      <w:ins w:id="30" w:author="微软用户" w:date="2022-03-19T17:31:00Z">
        <w:r>
          <w:rPr>
            <w:rFonts w:hint="eastAsia"/>
            <w:color w:val="FF0000"/>
            <w:rPrChange w:id="31" w:author="微软用户" w:date="2022-03-19T17:32:00Z">
              <w:rPr>
                <w:rFonts w:hint="eastAsia"/>
              </w:rPr>
            </w:rPrChange>
          </w:rPr>
          <w:t>本</w:t>
        </w:r>
      </w:ins>
      <w:ins w:id="32" w:author="微软用户" w:date="2022-03-19T17:31:00Z">
        <w:r>
          <w:rPr>
            <w:color w:val="FF0000"/>
            <w:rPrChange w:id="33" w:author="微软用户" w:date="2022-03-19T17:32:00Z">
              <w:rPr/>
            </w:rPrChange>
          </w:rPr>
          <w:t>文所做工作</w:t>
        </w:r>
      </w:ins>
      <w:ins w:id="34" w:author="微软用户" w:date="2022-03-19T17:31:00Z">
        <w:r>
          <w:rPr>
            <w:rFonts w:hint="eastAsia"/>
            <w:color w:val="FF0000"/>
            <w:rPrChange w:id="35" w:author="微软用户" w:date="2022-03-19T17:32:00Z">
              <w:rPr>
                <w:rFonts w:hint="eastAsia"/>
              </w:rPr>
            </w:rPrChange>
          </w:rPr>
          <w:t>，提</w:t>
        </w:r>
      </w:ins>
      <w:ins w:id="36" w:author="微软用户" w:date="2022-03-19T17:31:00Z">
        <w:r>
          <w:rPr>
            <w:color w:val="FF0000"/>
            <w:rPrChange w:id="37" w:author="微软用户" w:date="2022-03-19T17:32:00Z">
              <w:rPr/>
            </w:rPrChange>
          </w:rPr>
          <w:t>出的方法</w:t>
        </w:r>
      </w:ins>
      <w:ins w:id="38" w:author="微软用户" w:date="2022-03-19T17:31:00Z">
        <w:r>
          <w:rPr>
            <w:rFonts w:hint="eastAsia"/>
            <w:color w:val="FF0000"/>
            <w:rPrChange w:id="39" w:author="微软用户" w:date="2022-03-19T17:32:00Z">
              <w:rPr>
                <w:rFonts w:hint="eastAsia"/>
              </w:rPr>
            </w:rPrChange>
          </w:rPr>
          <w:t>，创新</w:t>
        </w:r>
      </w:ins>
      <w:ins w:id="40" w:author="微软用户" w:date="2022-03-19T17:31:00Z">
        <w:r>
          <w:rPr>
            <w:color w:val="FF0000"/>
            <w:rPrChange w:id="41" w:author="微软用户" w:date="2022-03-19T17:32:00Z">
              <w:rPr/>
            </w:rPrChange>
          </w:rPr>
          <w:t>性</w:t>
        </w:r>
      </w:ins>
    </w:p>
    <w:p>
      <w:pPr>
        <w:ind w:firstLine="480" w:firstLineChars="200"/>
        <w:rPr>
          <w:ins w:id="42" w:author="微软用户" w:date="2022-03-19T17:31:00Z"/>
          <w:rFonts w:hint="eastAsia"/>
          <w:color w:val="FF0000"/>
          <w:rPrChange w:id="43" w:author="微软用户" w:date="2022-03-19T17:32:00Z">
            <w:rPr>
              <w:ins w:id="44" w:author="微软用户" w:date="2022-03-19T17:31:00Z"/>
            </w:rPr>
          </w:rPrChange>
        </w:rPr>
      </w:pPr>
      <w:ins w:id="45" w:author="微软用户" w:date="2022-03-19T17:31:00Z">
        <w:r>
          <w:rPr>
            <w:rFonts w:hint="eastAsia"/>
            <w:color w:val="FF0000"/>
            <w:rPrChange w:id="46" w:author="微软用户" w:date="2022-03-19T17:32:00Z">
              <w:rPr>
                <w:rFonts w:hint="eastAsia"/>
              </w:rPr>
            </w:rPrChange>
          </w:rPr>
          <w:t>实验</w:t>
        </w:r>
      </w:ins>
      <w:ins w:id="47" w:author="微软用户" w:date="2022-03-19T17:31:00Z">
        <w:r>
          <w:rPr>
            <w:color w:val="FF0000"/>
            <w:rPrChange w:id="48" w:author="微软用户" w:date="2022-03-19T17:32:00Z">
              <w:rPr/>
            </w:rPrChange>
          </w:rPr>
          <w:t>结果</w:t>
        </w:r>
      </w:ins>
      <w:ins w:id="49" w:author="微软用户" w:date="2022-03-19T17:32:00Z">
        <w:r>
          <w:rPr>
            <w:rFonts w:hint="eastAsia"/>
            <w:color w:val="FF0000"/>
            <w:rPrChange w:id="50" w:author="微软用户" w:date="2022-03-19T17:32:00Z">
              <w:rPr>
                <w:rFonts w:hint="eastAsia"/>
              </w:rPr>
            </w:rPrChange>
          </w:rPr>
          <w:t>及分析</w:t>
        </w:r>
      </w:ins>
      <w:ins w:id="51" w:author="微软用户" w:date="2022-03-19T17:30:00Z">
        <w:r>
          <w:rPr>
            <w:rFonts w:hint="eastAsia"/>
            <w:color w:val="FF0000"/>
            <w:rPrChange w:id="52" w:author="微软用户" w:date="2022-03-19T17:32:00Z">
              <w:rPr>
                <w:rFonts w:hint="eastAsia"/>
              </w:rPr>
            </w:rPrChange>
          </w:rPr>
          <w:t>]</w:t>
        </w:r>
      </w:ins>
      <w:ins w:id="53" w:author="微软用户" w:date="2022-03-19T17:32:00Z">
        <w:r>
          <w:rPr>
            <w:rFonts w:hint="eastAsia"/>
            <w:color w:val="FF0000"/>
          </w:rPr>
          <w:t>要占4/5页</w:t>
        </w:r>
      </w:ins>
    </w:p>
    <w:p>
      <w:pPr>
        <w:ind w:firstLine="480" w:firstLineChars="200"/>
      </w:pPr>
      <w:r>
        <w:t>知识蒸馏是一种将知识从教师神经网络迁移到学生神经网络的技术。我们之所以需要将知识从教师神经网络迁移到学生神经网络，是因为教师神经网络常常非常复杂巨大，在训练时需要消耗大量的运算资源。和传统的知识蒸馏技术相比，自知识蒸馏技术不需要外部的教师模型，而是把神经网络最深层的信息视为教师模型，把神经网络的一些浅层(也就是block层)的信息视为学生模型来达到知识蒸馏的效果。在本篇论文中，我们提出一种新的自知识蒸馏模型——基于自注意力机制的自知识蒸馏模型。本模型利用自注意力机制，为作为学生模型的不同中间层计算出不同的权重。我们还从理论上证明了我们的模型等价于集成学习。我们的模型在多个图像识别任务中都取得了迄今为止最好的实验结果。</w:t>
      </w:r>
    </w:p>
    <w:p>
      <w:pPr>
        <w:pStyle w:val="80"/>
        <w:ind w:left="420" w:firstLine="0" w:firstLineChars="0"/>
      </w:pPr>
    </w:p>
    <w:p>
      <w:pPr>
        <w:rPr>
          <w:color w:val="000000" w:themeColor="text1"/>
          <w14:textFill>
            <w14:solidFill>
              <w14:schemeClr w14:val="tx1"/>
            </w14:solidFill>
          </w14:textFill>
        </w:rPr>
      </w:pPr>
      <w:r>
        <w:rPr>
          <w:rFonts w:eastAsia="黑体"/>
          <w:b/>
        </w:rPr>
        <w:t>关键词：</w:t>
      </w:r>
      <w:r>
        <w:rPr>
          <w:rFonts w:eastAsiaTheme="majorEastAsia"/>
        </w:rPr>
        <w:t xml:space="preserve"> </w:t>
      </w:r>
      <w:r>
        <w:rPr>
          <w:color w:val="000000" w:themeColor="text1"/>
          <w14:textFill>
            <w14:solidFill>
              <w14:schemeClr w14:val="tx1"/>
            </w14:solidFill>
          </w14:textFill>
        </w:rPr>
        <w:t>注意力机制；自注意力机制；知识蒸馏; 自知识蒸馏</w:t>
      </w:r>
    </w:p>
    <w:p>
      <w:pPr>
        <w:rPr>
          <w:rFonts w:eastAsiaTheme="majorEastAsia"/>
        </w:rPr>
      </w:pPr>
    </w:p>
    <w:p>
      <w:pPr>
        <w:rPr>
          <w:color w:val="000000" w:themeColor="text1"/>
          <w14:textFill>
            <w14:solidFill>
              <w14:schemeClr w14:val="tx1"/>
            </w14:solidFill>
          </w14:textFill>
        </w:rPr>
      </w:pPr>
    </w:p>
    <w:p>
      <w:pPr>
        <w:tabs>
          <w:tab w:val="left" w:pos="6147"/>
        </w:tabs>
        <w:rPr>
          <w:rFonts w:eastAsiaTheme="majorEastAsia"/>
        </w:rPr>
      </w:pPr>
      <w:r>
        <w:rPr>
          <w:rFonts w:eastAsiaTheme="majorEastAsia"/>
        </w:rPr>
        <w:tab/>
      </w:r>
    </w:p>
    <w:p>
      <w:pPr>
        <w:pStyle w:val="2"/>
        <w:numPr>
          <w:ilvl w:val="0"/>
          <w:numId w:val="0"/>
        </w:numPr>
      </w:pPr>
      <w:bookmarkStart w:id="46" w:name="_Toc444250081"/>
      <w:bookmarkStart w:id="47" w:name="_Toc97905689"/>
      <w:bookmarkStart w:id="48" w:name="_Toc437362299"/>
      <w:bookmarkStart w:id="49" w:name="_Toc377235967"/>
      <w:bookmarkStart w:id="50" w:name="_Toc379915051"/>
      <w:bookmarkStart w:id="51" w:name="_Toc46962950"/>
      <w:bookmarkStart w:id="52" w:name="_Toc57189221"/>
      <w:bookmarkStart w:id="53" w:name="_Toc229915032"/>
      <w:bookmarkStart w:id="54" w:name="_Toc229791431"/>
      <w:r>
        <w:t>Abstract</w:t>
      </w:r>
      <w:bookmarkEnd w:id="46"/>
      <w:bookmarkEnd w:id="47"/>
      <w:bookmarkEnd w:id="48"/>
      <w:bookmarkEnd w:id="49"/>
      <w:bookmarkEnd w:id="50"/>
      <w:bookmarkEnd w:id="51"/>
      <w:bookmarkEnd w:id="52"/>
    </w:p>
    <w:p>
      <w:pPr>
        <w:ind w:firstLine="480" w:firstLineChars="200"/>
      </w:pPr>
      <w:r>
        <w:t xml:space="preserve">Knowledge distillation is a widely used technique that could effectively transfer knowledge from a teacher network to a student network. However, training the teacher network may consume enormous computational resources. Without training an extra teacher model, the self-distillation technique utilizes the student network's block layers to distill itself and emerges as a new and powerful technique for the knowledge distillation. In this work, we propose a novel Self-Knowledge Distillation with Self-Attention (SKDSA) framework, which utilizes the self-attention mechanism to adaptively obtain the coefficients of distillation for each block layer of the network. We also provide theoretical proof that the proposed approach is essentially an ensemble modeling strategy. Extensive experiments show that our method achieves compelling results on various visual tasks and outperforms the state-of-the-art baselines. </w:t>
      </w:r>
    </w:p>
    <w:p>
      <w:pPr>
        <w:rPr>
          <w:b/>
        </w:rPr>
      </w:pPr>
    </w:p>
    <w:p>
      <w:r>
        <w:rPr>
          <w:b/>
        </w:rPr>
        <w:t>Key words:</w:t>
      </w:r>
      <w:r>
        <w:t xml:space="preserve"> </w:t>
      </w:r>
      <w:r>
        <w:rPr>
          <w:color w:val="000000" w:themeColor="text1"/>
          <w14:textFill>
            <w14:solidFill>
              <w14:schemeClr w14:val="tx1"/>
            </w14:solidFill>
          </w14:textFill>
        </w:rPr>
        <w:t>attention, self-attention, knowledge distillation, self-knowledge distillation</w:t>
      </w:r>
    </w:p>
    <w:bookmarkEnd w:id="53"/>
    <w:bookmarkEnd w:id="54"/>
    <w:p>
      <w:pPr>
        <w:pStyle w:val="2"/>
        <w:numPr>
          <w:ilvl w:val="0"/>
          <w:numId w:val="0"/>
        </w:numPr>
        <w:rPr>
          <w:sz w:val="28"/>
          <w:szCs w:val="28"/>
        </w:rPr>
      </w:pPr>
      <w:bookmarkStart w:id="55" w:name="_Toc230751642"/>
      <w:bookmarkStart w:id="56" w:name="_Toc379621584"/>
      <w:bookmarkStart w:id="57" w:name="_Toc444250082"/>
      <w:bookmarkStart w:id="58" w:name="_Toc439328361"/>
      <w:bookmarkStart w:id="59" w:name="_Toc377235968"/>
      <w:bookmarkStart w:id="60" w:name="_Toc437362260"/>
      <w:bookmarkStart w:id="61" w:name="_Toc97905690"/>
      <w:bookmarkStart w:id="62" w:name="_Toc444265032"/>
      <w:bookmarkStart w:id="63" w:name="_Toc379915052"/>
      <w:bookmarkStart w:id="64" w:name="_Toc57978731"/>
      <w:bookmarkStart w:id="65" w:name="_Toc229915033"/>
      <w:bookmarkStart w:id="66" w:name="_Toc377236306"/>
      <w:bookmarkStart w:id="67" w:name="_Toc380663913"/>
      <w:bookmarkStart w:id="68" w:name="_Toc229791432"/>
      <w:r>
        <w:t xml:space="preserve">目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36"/>
        <w:rPr>
          <w:rFonts w:asciiTheme="minorHAnsi" w:hAnsiTheme="minorHAnsi" w:eastAsiaTheme="minorEastAsia" w:cstheme="minorBidi"/>
          <w:b w:val="0"/>
          <w:bCs w:val="0"/>
          <w:caps w:val="0"/>
          <w:sz w:val="21"/>
          <w:szCs w:val="22"/>
        </w:rPr>
      </w:pPr>
      <w:r>
        <w:rPr>
          <w:rFonts w:ascii="Times New Roman" w:hAnsi="Times New Roman" w:cs="Times New Roman"/>
          <w:caps w:val="0"/>
          <w:sz w:val="28"/>
          <w:szCs w:val="28"/>
        </w:rPr>
        <w:fldChar w:fldCharType="begin"/>
      </w:r>
      <w:r>
        <w:rPr>
          <w:rFonts w:ascii="Times New Roman" w:hAnsi="Times New Roman" w:cs="Times New Roman"/>
          <w:caps w:val="0"/>
          <w:sz w:val="28"/>
          <w:szCs w:val="28"/>
        </w:rPr>
        <w:instrText xml:space="preserve"> TOC \o "1-2" \h \z \u </w:instrText>
      </w:r>
      <w:r>
        <w:rPr>
          <w:rFonts w:ascii="Times New Roman" w:hAnsi="Times New Roman" w:cs="Times New Roman"/>
          <w:caps w:val="0"/>
          <w:sz w:val="28"/>
          <w:szCs w:val="28"/>
        </w:rPr>
        <w:fldChar w:fldCharType="separate"/>
      </w:r>
      <w:r>
        <w:fldChar w:fldCharType="begin"/>
      </w:r>
      <w:r>
        <w:instrText xml:space="preserve"> HYPERLINK \l "_Toc97905685" </w:instrText>
      </w:r>
      <w:r>
        <w:fldChar w:fldCharType="separate"/>
      </w:r>
      <w:r>
        <w:rPr>
          <w:rStyle w:val="30"/>
        </w:rPr>
        <w:t>基于自注意力机制的自知识蒸馏</w:t>
      </w:r>
      <w:r>
        <w:tab/>
      </w:r>
      <w:r>
        <w:fldChar w:fldCharType="begin"/>
      </w:r>
      <w:r>
        <w:instrText xml:space="preserve"> PAGEREF _Toc97905685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"_Toc97905686" </w:instrText>
      </w:r>
      <w:r>
        <w:fldChar w:fldCharType="separate"/>
      </w:r>
      <w:r>
        <w:rPr>
          <w:rStyle w:val="30"/>
        </w:rPr>
        <w:t>A Dissertation Submitted in Partial Fulfillment of the Requirements</w:t>
      </w:r>
      <w:r>
        <w:tab/>
      </w:r>
      <w:r>
        <w:fldChar w:fldCharType="begin"/>
      </w:r>
      <w:r>
        <w:instrText xml:space="preserve"> PAGEREF _Toc97905686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"_Toc97905687" </w:instrText>
      </w:r>
      <w:r>
        <w:fldChar w:fldCharType="separate"/>
      </w:r>
      <w:r>
        <w:rPr>
          <w:rStyle w:val="30"/>
        </w:rPr>
        <w:t>for the Master Degree in Engineering/Science （工学/理学硕士）/the Professional Master Degree (专业学位)</w:t>
      </w:r>
      <w:r>
        <w:tab/>
      </w:r>
      <w:r>
        <w:fldChar w:fldCharType="begin"/>
      </w:r>
      <w:r>
        <w:instrText xml:space="preserve"> PAGEREF _Toc97905687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"_Toc97905688" </w:instrText>
      </w:r>
      <w:r>
        <w:fldChar w:fldCharType="separate"/>
      </w:r>
      <w:r>
        <w:rPr>
          <w:rStyle w:val="30"/>
        </w:rPr>
        <w:t>摘  要</w:t>
      </w:r>
      <w:r>
        <w:tab/>
      </w:r>
      <w:r>
        <w:fldChar w:fldCharType="begin"/>
      </w:r>
      <w:r>
        <w:instrText xml:space="preserve"> PAGEREF _Toc97905688 \h </w:instrText>
      </w:r>
      <w:r>
        <w:fldChar w:fldCharType="separate"/>
      </w:r>
      <w:r>
        <w:t>1</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"_Toc97905689" </w:instrText>
      </w:r>
      <w:r>
        <w:fldChar w:fldCharType="separate"/>
      </w:r>
      <w:r>
        <w:rPr>
          <w:rStyle w:val="30"/>
        </w:rPr>
        <w:t>Abstract</w:t>
      </w:r>
      <w:r>
        <w:tab/>
      </w:r>
      <w:r>
        <w:fldChar w:fldCharType="begin"/>
      </w:r>
      <w:r>
        <w:instrText xml:space="preserve"> PAGEREF _Toc97905689 \h </w:instrText>
      </w:r>
      <w:r>
        <w:fldChar w:fldCharType="separate"/>
      </w:r>
      <w:r>
        <w:t>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"_Toc97905690" </w:instrText>
      </w:r>
      <w:r>
        <w:fldChar w:fldCharType="separate"/>
      </w:r>
      <w:r>
        <w:rPr>
          <w:rStyle w:val="30"/>
        </w:rPr>
        <w:t>目  录</w:t>
      </w:r>
      <w:r>
        <w:tab/>
      </w:r>
      <w:r>
        <w:fldChar w:fldCharType="begin"/>
      </w:r>
      <w:r>
        <w:instrText xml:space="preserve"> PAGEREF _Toc97905690 \h </w:instrText>
      </w:r>
      <w:r>
        <w:fldChar w:fldCharType="separate"/>
      </w:r>
      <w:r>
        <w:t>3</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"_Toc97905691"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绪论</w:t>
      </w:r>
      <w:r>
        <w:tab/>
      </w:r>
      <w:r>
        <w:fldChar w:fldCharType="begin"/>
      </w:r>
      <w:r>
        <w:instrText xml:space="preserve"> PAGEREF _Toc97905691 \h </w:instrText>
      </w:r>
      <w:r>
        <w:fldChar w:fldCharType="separate"/>
      </w:r>
      <w:r>
        <w:t>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"_Toc97905692" </w:instrText>
      </w:r>
      <w:r>
        <w:fldChar w:fldCharType="separate"/>
      </w:r>
      <w:r>
        <w:rPr>
          <w:rStyle w:val="30"/>
        </w:rPr>
        <w:t>1.1</w:t>
      </w:r>
      <w:r>
        <w:rPr>
          <w:rFonts w:eastAsiaTheme="minorEastAsia" w:cstheme="minorBidi"/>
          <w:smallCaps w:val="0"/>
          <w:sz w:val="21"/>
          <w:szCs w:val="22"/>
        </w:rPr>
        <w:tab/>
      </w:r>
      <w:r>
        <w:rPr>
          <w:rStyle w:val="30"/>
        </w:rPr>
        <w:t>研究背景与意义</w:t>
      </w:r>
      <w:r>
        <w:tab/>
      </w:r>
      <w:r>
        <w:fldChar w:fldCharType="begin"/>
      </w:r>
      <w:r>
        <w:instrText xml:space="preserve"> PAGEREF _Toc97905692 \h </w:instrText>
      </w:r>
      <w:r>
        <w:fldChar w:fldCharType="separate"/>
      </w:r>
      <w:r>
        <w:t>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"_Toc97905693" </w:instrText>
      </w:r>
      <w:r>
        <w:fldChar w:fldCharType="separate"/>
      </w:r>
      <w:r>
        <w:rPr>
          <w:rStyle w:val="30"/>
        </w:rPr>
        <w:t>1.2</w:t>
      </w:r>
      <w:r>
        <w:rPr>
          <w:rFonts w:eastAsiaTheme="minorEastAsia" w:cstheme="minorBidi"/>
          <w:smallCaps w:val="0"/>
          <w:sz w:val="21"/>
          <w:szCs w:val="22"/>
        </w:rPr>
        <w:tab/>
      </w:r>
      <w:r>
        <w:rPr>
          <w:rStyle w:val="30"/>
        </w:rPr>
        <w:t>国内外研究现状</w:t>
      </w:r>
      <w:r>
        <w:tab/>
      </w:r>
      <w:r>
        <w:fldChar w:fldCharType="begin"/>
      </w:r>
      <w:r>
        <w:instrText xml:space="preserve"> PAGEREF _Toc97905693 \h </w:instrText>
      </w:r>
      <w:r>
        <w:fldChar w:fldCharType="separate"/>
      </w:r>
      <w:r>
        <w:t>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"_Toc97905694" </w:instrText>
      </w:r>
      <w:r>
        <w:fldChar w:fldCharType="separate"/>
      </w:r>
      <w:r>
        <w:rPr>
          <w:rStyle w:val="30"/>
        </w:rPr>
        <w:t>1.3</w:t>
      </w:r>
      <w:r>
        <w:rPr>
          <w:rFonts w:eastAsiaTheme="minorEastAsia" w:cstheme="minorBidi"/>
          <w:smallCaps w:val="0"/>
          <w:sz w:val="21"/>
          <w:szCs w:val="22"/>
        </w:rPr>
        <w:tab/>
      </w:r>
      <w:r>
        <w:rPr>
          <w:rStyle w:val="30"/>
        </w:rPr>
        <w:t>存在的问题</w:t>
      </w:r>
      <w:r>
        <w:tab/>
      </w:r>
      <w:r>
        <w:fldChar w:fldCharType="begin"/>
      </w:r>
      <w:r>
        <w:instrText xml:space="preserve"> PAGEREF _Toc97905694 \h </w:instrText>
      </w:r>
      <w:r>
        <w:fldChar w:fldCharType="separate"/>
      </w:r>
      <w:r>
        <w:t>11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"_Toc97905695" </w:instrText>
      </w:r>
      <w:r>
        <w:fldChar w:fldCharType="separate"/>
      </w:r>
      <w:r>
        <w:rPr>
          <w:rStyle w:val="30"/>
        </w:rPr>
        <w:t>1.4</w:t>
      </w:r>
      <w:r>
        <w:rPr>
          <w:rFonts w:eastAsiaTheme="minorEastAsia" w:cstheme="minorBidi"/>
          <w:smallCaps w:val="0"/>
          <w:sz w:val="21"/>
          <w:szCs w:val="22"/>
        </w:rPr>
        <w:tab/>
      </w:r>
      <w:r>
        <w:rPr>
          <w:rStyle w:val="30"/>
        </w:rPr>
        <w:t>论文组织结构</w:t>
      </w:r>
      <w:r>
        <w:tab/>
      </w:r>
      <w:r>
        <w:fldChar w:fldCharType="begin"/>
      </w:r>
      <w:r>
        <w:instrText xml:space="preserve"> PAGEREF _Toc97905695 \h </w:instrText>
      </w:r>
      <w:r>
        <w:fldChar w:fldCharType="separate"/>
      </w:r>
      <w:r>
        <w:t>12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"_Toc97905696"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需要用到的技术工具</w:t>
      </w:r>
      <w:r>
        <w:tab/>
      </w:r>
      <w:r>
        <w:fldChar w:fldCharType="begin"/>
      </w:r>
      <w:r>
        <w:instrText xml:space="preserve"> PAGEREF _Toc97905696 \h </w:instrText>
      </w:r>
      <w:r>
        <w:fldChar w:fldCharType="separate"/>
      </w:r>
      <w:r>
        <w:t>13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"_Toc97905697" </w:instrText>
      </w:r>
      <w:r>
        <w:fldChar w:fldCharType="separate"/>
      </w:r>
      <w:r>
        <w:rPr>
          <w:rStyle w:val="30"/>
        </w:rPr>
        <w:t>2.1</w:t>
      </w:r>
      <w:r>
        <w:rPr>
          <w:rFonts w:eastAsiaTheme="minorEastAsia" w:cstheme="minorBidi"/>
          <w:smallCaps w:val="0"/>
          <w:sz w:val="21"/>
          <w:szCs w:val="22"/>
        </w:rPr>
        <w:tab/>
      </w:r>
      <w:r>
        <w:rPr>
          <w:rStyle w:val="30"/>
        </w:rPr>
        <w:t>知识蒸馏</w:t>
      </w:r>
      <w:r>
        <w:tab/>
      </w:r>
      <w:r>
        <w:fldChar w:fldCharType="begin"/>
      </w:r>
      <w:r>
        <w:instrText xml:space="preserve"> PAGEREF _Toc97905697 \h </w:instrText>
      </w:r>
      <w:r>
        <w:fldChar w:fldCharType="separate"/>
      </w:r>
      <w:r>
        <w:t>13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"_Toc97905698" </w:instrText>
      </w:r>
      <w:r>
        <w:fldChar w:fldCharType="separate"/>
      </w:r>
      <w:r>
        <w:rPr>
          <w:rStyle w:val="30"/>
        </w:rPr>
        <w:t>2.2</w:t>
      </w:r>
      <w:r>
        <w:rPr>
          <w:rFonts w:eastAsiaTheme="minorEastAsia" w:cstheme="minorBidi"/>
          <w:smallCaps w:val="0"/>
          <w:sz w:val="21"/>
          <w:szCs w:val="22"/>
        </w:rPr>
        <w:tab/>
      </w:r>
      <w:r>
        <w:rPr>
          <w:rStyle w:val="30"/>
        </w:rPr>
        <w:t>自知识蒸馏</w:t>
      </w:r>
      <w:r>
        <w:tab/>
      </w:r>
      <w:r>
        <w:fldChar w:fldCharType="begin"/>
      </w:r>
      <w:r>
        <w:instrText xml:space="preserve"> PAGEREF _Toc97905698 \h </w:instrText>
      </w:r>
      <w:r>
        <w:fldChar w:fldCharType="separate"/>
      </w:r>
      <w:r>
        <w:t>14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"_Toc97905699" </w:instrText>
      </w:r>
      <w:r>
        <w:fldChar w:fldCharType="separate"/>
      </w:r>
      <w:r>
        <w:rPr>
          <w:rStyle w:val="30"/>
        </w:rPr>
        <w:t>2.3</w:t>
      </w:r>
      <w:r>
        <w:rPr>
          <w:rFonts w:eastAsiaTheme="minorEastAsia" w:cstheme="minorBidi"/>
          <w:smallCaps w:val="0"/>
          <w:sz w:val="21"/>
          <w:szCs w:val="22"/>
        </w:rPr>
        <w:tab/>
      </w:r>
      <w:r>
        <w:rPr>
          <w:rStyle w:val="30"/>
        </w:rPr>
        <w:t>注意力机制</w:t>
      </w:r>
      <w:r>
        <w:tab/>
      </w:r>
      <w:r>
        <w:fldChar w:fldCharType="begin"/>
      </w:r>
      <w:r>
        <w:instrText xml:space="preserve"> PAGEREF _Toc97905699 \h </w:instrText>
      </w:r>
      <w:r>
        <w:fldChar w:fldCharType="separate"/>
      </w:r>
      <w:r>
        <w:t>16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"_Toc97905700" </w:instrText>
      </w:r>
      <w:r>
        <w:fldChar w:fldCharType="separate"/>
      </w:r>
      <w:r>
        <w:rPr>
          <w:rStyle w:val="30"/>
        </w:rPr>
        <w:t>2.4</w:t>
      </w:r>
      <w:r>
        <w:rPr>
          <w:rFonts w:eastAsiaTheme="minorEastAsia" w:cstheme="minorBidi"/>
          <w:smallCaps w:val="0"/>
          <w:sz w:val="21"/>
          <w:szCs w:val="22"/>
        </w:rPr>
        <w:tab/>
      </w:r>
      <w:r>
        <w:rPr>
          <w:rStyle w:val="30"/>
        </w:rPr>
        <w:t>集成学习中的bagging</w:t>
      </w:r>
      <w:r>
        <w:tab/>
      </w:r>
      <w:r>
        <w:fldChar w:fldCharType="begin"/>
      </w:r>
      <w:r>
        <w:instrText xml:space="preserve"> PAGEREF _Toc97905700 \h </w:instrText>
      </w:r>
      <w:r>
        <w:fldChar w:fldCharType="separate"/>
      </w:r>
      <w:r>
        <w:t>25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"_Toc97905701" </w:instrText>
      </w:r>
      <w:r>
        <w:fldChar w:fldCharType="separate"/>
      </w:r>
      <w:r>
        <w:rPr>
          <w:rStyle w:val="30"/>
        </w:rPr>
        <w:t>2.5</w:t>
      </w:r>
      <w:r>
        <w:rPr>
          <w:rFonts w:eastAsiaTheme="minorEastAsia" w:cstheme="minorBidi"/>
          <w:smallCaps w:val="0"/>
          <w:sz w:val="21"/>
          <w:szCs w:val="22"/>
        </w:rPr>
        <w:tab/>
      </w:r>
      <w:r>
        <w:rPr>
          <w:rStyle w:val="30"/>
        </w:rPr>
        <w:t>网络模型</w:t>
      </w:r>
      <w:r>
        <w:tab/>
      </w:r>
      <w:r>
        <w:fldChar w:fldCharType="begin"/>
      </w:r>
      <w:r>
        <w:instrText xml:space="preserve"> PAGEREF _Toc97905701 \h </w:instrText>
      </w:r>
      <w:r>
        <w:fldChar w:fldCharType="separate"/>
      </w:r>
      <w:r>
        <w:t>27</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"_Toc97905702" </w:instrText>
      </w:r>
      <w:r>
        <w:fldChar w:fldCharType="separate"/>
      </w:r>
      <w:r>
        <w:rPr>
          <w:rStyle w:val="30"/>
        </w:rPr>
        <w:t>2.6</w:t>
      </w:r>
      <w:r>
        <w:rPr>
          <w:rFonts w:eastAsiaTheme="minorEastAsia" w:cstheme="minorBidi"/>
          <w:smallCaps w:val="0"/>
          <w:sz w:val="21"/>
          <w:szCs w:val="22"/>
        </w:rPr>
        <w:tab/>
      </w:r>
      <w:r>
        <w:rPr>
          <w:rStyle w:val="30"/>
        </w:rPr>
        <w:t>本章小结</w:t>
      </w:r>
      <w:r>
        <w:tab/>
      </w:r>
      <w:r>
        <w:fldChar w:fldCharType="begin"/>
      </w:r>
      <w:r>
        <w:instrText xml:space="preserve"> PAGEREF _Toc97905702 \h </w:instrText>
      </w:r>
      <w:r>
        <w:fldChar w:fldCharType="separate"/>
      </w:r>
      <w:r>
        <w:t>28</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"_Toc97905703"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基于自注意力机制的自知识蒸馏</w:t>
      </w:r>
      <w:r>
        <w:tab/>
      </w:r>
      <w:r>
        <w:fldChar w:fldCharType="begin"/>
      </w:r>
      <w:r>
        <w:instrText xml:space="preserve"> PAGEREF _Toc97905703 \h </w:instrText>
      </w:r>
      <w:r>
        <w:fldChar w:fldCharType="separate"/>
      </w:r>
      <w:r>
        <w:t>29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"_Toc97905704" </w:instrText>
      </w:r>
      <w:r>
        <w:fldChar w:fldCharType="separate"/>
      </w:r>
      <w:r>
        <w:rPr>
          <w:rStyle w:val="30"/>
        </w:rPr>
        <w:t>3.1</w:t>
      </w:r>
      <w:r>
        <w:rPr>
          <w:rFonts w:eastAsiaTheme="minorEastAsia" w:cstheme="minorBidi"/>
          <w:smallCaps w:val="0"/>
          <w:sz w:val="21"/>
          <w:szCs w:val="22"/>
        </w:rPr>
        <w:tab/>
      </w:r>
      <w:r>
        <w:rPr>
          <w:rStyle w:val="30"/>
        </w:rPr>
        <w:t>基于自注意力机制的自知识蒸馏</w:t>
      </w:r>
      <w:r>
        <w:tab/>
      </w:r>
      <w:r>
        <w:fldChar w:fldCharType="begin"/>
      </w:r>
      <w:r>
        <w:instrText xml:space="preserve"> PAGEREF _Toc97905704 \h </w:instrText>
      </w:r>
      <w:r>
        <w:fldChar w:fldCharType="separate"/>
      </w:r>
      <w:r>
        <w:t>29</w:t>
      </w:r>
      <w:r>
        <w:fldChar w:fldCharType="end"/>
      </w:r>
      <w:r>
        <w:fldChar w:fldCharType="end"/>
      </w:r>
    </w:p>
    <w:p>
      <w:pPr>
        <w:pStyle w:val="37"/>
        <w:rPr>
          <w:rFonts w:eastAsiaTheme="minorEastAsia" w:cstheme="minorBidi"/>
          <w:smallCaps w:val="0"/>
          <w:sz w:val="21"/>
          <w:szCs w:val="22"/>
        </w:rPr>
      </w:pPr>
      <w:r>
        <w:rPr>
          <w:rStyle w:val="30"/>
        </w:rPr>
        <w:fldChar w:fldCharType="begin"/>
      </w:r>
      <w:r>
        <w:rPr>
          <w:rStyle w:val="30"/>
        </w:rPr>
        <w:instrText xml:space="preserve"> HYPERLINK \l "_Toc97905705" </w:instrText>
      </w:r>
      <w:r>
        <w:rPr>
          <w:rStyle w:val="30"/>
        </w:rPr>
        <w:fldChar w:fldCharType="separate"/>
      </w:r>
      <w:r>
        <w:rPr>
          <w:rStyle w:val="30"/>
        </w:rPr>
        <w:t>3.2</w:t>
      </w:r>
      <w:r>
        <w:rPr>
          <w:rFonts w:eastAsiaTheme="minorEastAsia" w:cstheme="minorBidi"/>
          <w:smallCaps w:val="0"/>
          <w:sz w:val="21"/>
          <w:szCs w:val="22"/>
        </w:rPr>
        <w:tab/>
      </w:r>
      <w:ins w:id="54" w:author="微软用户" w:date="2022-03-19T17:32:00Z">
        <w:r>
          <w:rPr>
            <w:rFonts w:eastAsiaTheme="minorEastAsia" w:cstheme="minorBidi"/>
            <w:smallCaps w:val="0"/>
            <w:sz w:val="21"/>
            <w:szCs w:val="22"/>
          </w:rPr>
          <w:t>??</w:t>
        </w:r>
      </w:ins>
      <w:r>
        <w:rPr>
          <w:rStyle w:val="30"/>
        </w:rPr>
        <w:t>和集成学习的关系</w:t>
      </w:r>
      <w:r>
        <w:tab/>
      </w:r>
      <w:r>
        <w:fldChar w:fldCharType="begin"/>
      </w:r>
      <w:r>
        <w:instrText xml:space="preserve"> PAGEREF _Toc97905705 \h </w:instrText>
      </w:r>
      <w:r>
        <w:fldChar w:fldCharType="separate"/>
      </w:r>
      <w:r>
        <w:t>31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"_Toc97905706" </w:instrText>
      </w:r>
      <w:r>
        <w:fldChar w:fldCharType="separate"/>
      </w:r>
      <w:r>
        <w:rPr>
          <w:rStyle w:val="30"/>
        </w:rPr>
        <w:t>3.3</w:t>
      </w:r>
      <w:r>
        <w:rPr>
          <w:rFonts w:eastAsiaTheme="minorEastAsia" w:cstheme="minorBidi"/>
          <w:smallCaps w:val="0"/>
          <w:sz w:val="21"/>
          <w:szCs w:val="22"/>
        </w:rPr>
        <w:tab/>
      </w:r>
      <w:r>
        <w:rPr>
          <w:rStyle w:val="30"/>
        </w:rPr>
        <w:t>本章小结</w:t>
      </w:r>
      <w:r>
        <w:tab/>
      </w:r>
      <w:r>
        <w:fldChar w:fldCharType="begin"/>
      </w:r>
      <w:r>
        <w:instrText xml:space="preserve"> PAGEREF _Toc97905706 \h </w:instrText>
      </w:r>
      <w:r>
        <w:fldChar w:fldCharType="separate"/>
      </w:r>
      <w:r>
        <w:t>32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"_Toc97905707"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实验过程</w:t>
      </w:r>
      <w:r>
        <w:tab/>
      </w:r>
      <w:r>
        <w:fldChar w:fldCharType="begin"/>
      </w:r>
      <w:r>
        <w:instrText xml:space="preserve"> PAGEREF _Toc97905707 \h </w:instrText>
      </w:r>
      <w:r>
        <w:fldChar w:fldCharType="separate"/>
      </w:r>
      <w:r>
        <w:t>33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"_Toc97905708" </w:instrText>
      </w:r>
      <w:r>
        <w:fldChar w:fldCharType="separate"/>
      </w:r>
      <w:r>
        <w:rPr>
          <w:rStyle w:val="30"/>
        </w:rPr>
        <w:t>4.1</w:t>
      </w:r>
      <w:r>
        <w:rPr>
          <w:rFonts w:eastAsiaTheme="minorEastAsia" w:cstheme="minorBidi"/>
          <w:smallCaps w:val="0"/>
          <w:sz w:val="21"/>
          <w:szCs w:val="22"/>
        </w:rPr>
        <w:tab/>
      </w:r>
      <w:r>
        <w:rPr>
          <w:rStyle w:val="30"/>
        </w:rPr>
        <w:t>实验数据集</w:t>
      </w:r>
      <w:r>
        <w:tab/>
      </w:r>
      <w:r>
        <w:fldChar w:fldCharType="begin"/>
      </w:r>
      <w:r>
        <w:instrText xml:space="preserve"> PAGEREF _Toc97905708 \h </w:instrText>
      </w:r>
      <w:r>
        <w:fldChar w:fldCharType="separate"/>
      </w:r>
      <w:r>
        <w:t>33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"_Toc97905709" </w:instrText>
      </w:r>
      <w:r>
        <w:fldChar w:fldCharType="separate"/>
      </w:r>
      <w:r>
        <w:rPr>
          <w:rStyle w:val="30"/>
        </w:rPr>
        <w:t>4.2</w:t>
      </w:r>
      <w:r>
        <w:rPr>
          <w:rFonts w:eastAsiaTheme="minorEastAsia" w:cstheme="minorBidi"/>
          <w:smallCaps w:val="0"/>
          <w:sz w:val="21"/>
          <w:szCs w:val="22"/>
        </w:rPr>
        <w:tab/>
      </w:r>
      <w:r>
        <w:rPr>
          <w:rStyle w:val="30"/>
        </w:rPr>
        <w:t>实验对比算法基准</w:t>
      </w:r>
      <w:r>
        <w:tab/>
      </w:r>
      <w:r>
        <w:fldChar w:fldCharType="begin"/>
      </w:r>
      <w:r>
        <w:instrText xml:space="preserve"> PAGEREF _Toc97905709 \h </w:instrText>
      </w:r>
      <w:r>
        <w:fldChar w:fldCharType="separate"/>
      </w:r>
      <w:r>
        <w:t>35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"_Toc97905710" </w:instrText>
      </w:r>
      <w:r>
        <w:fldChar w:fldCharType="separate"/>
      </w:r>
      <w:r>
        <w:rPr>
          <w:rStyle w:val="30"/>
        </w:rPr>
        <w:t>4.3</w:t>
      </w:r>
      <w:r>
        <w:rPr>
          <w:rFonts w:eastAsiaTheme="minorEastAsia" w:cstheme="minorBidi"/>
          <w:smallCaps w:val="0"/>
          <w:sz w:val="21"/>
          <w:szCs w:val="22"/>
        </w:rPr>
        <w:tab/>
      </w:r>
      <w:r>
        <w:rPr>
          <w:rStyle w:val="30"/>
        </w:rPr>
        <w:t>训练算法和实现细节</w:t>
      </w:r>
      <w:r>
        <w:tab/>
      </w:r>
      <w:r>
        <w:fldChar w:fldCharType="begin"/>
      </w:r>
      <w:r>
        <w:instrText xml:space="preserve"> PAGEREF _Toc97905710 \h </w:instrText>
      </w:r>
      <w:r>
        <w:fldChar w:fldCharType="separate"/>
      </w:r>
      <w:r>
        <w:t>36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"_Toc97905711" </w:instrText>
      </w:r>
      <w:r>
        <w:fldChar w:fldCharType="separate"/>
      </w:r>
      <w:r>
        <w:rPr>
          <w:rStyle w:val="30"/>
        </w:rPr>
        <w:t>4.4</w:t>
      </w:r>
      <w:r>
        <w:rPr>
          <w:rFonts w:eastAsiaTheme="minorEastAsia" w:cstheme="minorBidi"/>
          <w:smallCaps w:val="0"/>
          <w:sz w:val="21"/>
          <w:szCs w:val="22"/>
        </w:rPr>
        <w:tab/>
      </w:r>
      <w:r>
        <w:rPr>
          <w:rStyle w:val="30"/>
        </w:rPr>
        <w:t>对比结果</w:t>
      </w:r>
      <w:r>
        <w:tab/>
      </w:r>
      <w:r>
        <w:fldChar w:fldCharType="begin"/>
      </w:r>
      <w:r>
        <w:instrText xml:space="preserve"> PAGEREF _Toc97905711 \h </w:instrText>
      </w:r>
      <w:r>
        <w:fldChar w:fldCharType="separate"/>
      </w:r>
      <w:r>
        <w:t>36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"_Toc97905712" </w:instrText>
      </w:r>
      <w:r>
        <w:fldChar w:fldCharType="separate"/>
      </w:r>
      <w:r>
        <w:rPr>
          <w:rStyle w:val="30"/>
        </w:rPr>
        <w:t>4.5</w:t>
      </w:r>
      <w:r>
        <w:rPr>
          <w:rFonts w:eastAsiaTheme="minorEastAsia" w:cstheme="minorBidi"/>
          <w:smallCaps w:val="0"/>
          <w:sz w:val="21"/>
          <w:szCs w:val="22"/>
        </w:rPr>
        <w:tab/>
      </w:r>
      <w:r>
        <w:rPr>
          <w:rStyle w:val="30"/>
        </w:rPr>
        <w:t>消融实验及其分析</w:t>
      </w:r>
      <w:r>
        <w:tab/>
      </w:r>
      <w:r>
        <w:fldChar w:fldCharType="begin"/>
      </w:r>
      <w:r>
        <w:instrText xml:space="preserve"> PAGEREF _Toc97905712 \h </w:instrText>
      </w:r>
      <w:r>
        <w:fldChar w:fldCharType="separate"/>
      </w:r>
      <w:r>
        <w:t>38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"_Toc97905713" </w:instrText>
      </w:r>
      <w:r>
        <w:fldChar w:fldCharType="separate"/>
      </w:r>
      <w:r>
        <w:rPr>
          <w:rStyle w:val="30"/>
        </w:rPr>
        <w:t>4.6</w:t>
      </w:r>
      <w:r>
        <w:rPr>
          <w:rFonts w:eastAsiaTheme="minorEastAsia" w:cstheme="minorBidi"/>
          <w:smallCaps w:val="0"/>
          <w:sz w:val="21"/>
          <w:szCs w:val="22"/>
        </w:rPr>
        <w:tab/>
      </w:r>
      <w:r>
        <w:rPr>
          <w:rStyle w:val="30"/>
        </w:rPr>
        <w:t>本章小结</w:t>
      </w:r>
      <w:r>
        <w:tab/>
      </w:r>
      <w:r>
        <w:fldChar w:fldCharType="begin"/>
      </w:r>
      <w:r>
        <w:instrText xml:space="preserve"> PAGEREF _Toc97905713 \h </w:instrText>
      </w:r>
      <w:r>
        <w:fldChar w:fldCharType="separate"/>
      </w:r>
      <w:r>
        <w:t>40</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"_Toc97905714"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总结与展望</w:t>
      </w:r>
      <w:r>
        <w:tab/>
      </w:r>
      <w:r>
        <w:fldChar w:fldCharType="begin"/>
      </w:r>
      <w:r>
        <w:instrText xml:space="preserve"> PAGEREF _Toc97905714 \h </w:instrText>
      </w:r>
      <w:r>
        <w:fldChar w:fldCharType="separate"/>
      </w:r>
      <w:r>
        <w:t>41</w:t>
      </w:r>
      <w:r>
        <w:fldChar w:fldCharType="end"/>
      </w:r>
      <w:r>
        <w:fldChar w:fldCharType="end"/>
      </w:r>
    </w:p>
    <w:p>
      <w:pPr>
        <w:pStyle w:val="37"/>
        <w:rPr>
          <w:rFonts w:eastAsiaTheme="minorEastAsia" w:cstheme="minorBidi"/>
          <w:smallCaps w:val="0"/>
          <w:sz w:val="21"/>
          <w:szCs w:val="22"/>
        </w:rPr>
      </w:pPr>
      <w:r>
        <w:rPr>
          <w:rStyle w:val="30"/>
        </w:rPr>
        <w:fldChar w:fldCharType="begin"/>
      </w:r>
      <w:r>
        <w:rPr>
          <w:rStyle w:val="30"/>
        </w:rPr>
        <w:instrText xml:space="preserve"> HYPERLINK \l "_Toc97905715" </w:instrText>
      </w:r>
      <w:r>
        <w:rPr>
          <w:rStyle w:val="30"/>
        </w:rPr>
        <w:fldChar w:fldCharType="separate"/>
      </w:r>
      <w:r>
        <w:rPr>
          <w:rStyle w:val="30"/>
        </w:rPr>
        <w:t>5.1</w:t>
      </w:r>
      <w:r>
        <w:rPr>
          <w:rFonts w:eastAsiaTheme="minorEastAsia" w:cstheme="minorBidi"/>
          <w:smallCaps w:val="0"/>
          <w:sz w:val="21"/>
          <w:szCs w:val="22"/>
        </w:rPr>
        <w:tab/>
      </w:r>
      <w:del w:id="55" w:author="微软用户" w:date="2022-03-19T17:32:00Z">
        <w:r>
          <w:rPr>
            <w:rStyle w:val="30"/>
          </w:rPr>
          <w:delText>本</w:delText>
        </w:r>
      </w:del>
      <w:del w:id="56" w:author="微软用户" w:date="2022-03-19T17:33:00Z">
        <w:r>
          <w:rPr>
            <w:rStyle w:val="30"/>
          </w:rPr>
          <w:delText>文</w:delText>
        </w:r>
      </w:del>
      <w:r>
        <w:rPr>
          <w:rStyle w:val="30"/>
        </w:rPr>
        <w:t>主要</w:t>
      </w:r>
      <w:ins w:id="57" w:author="微软用户" w:date="2022-03-19T17:33:00Z">
        <w:r>
          <w:rPr>
            <w:rStyle w:val="30"/>
            <w:rFonts w:hint="eastAsia"/>
          </w:rPr>
          <w:t>工</w:t>
        </w:r>
      </w:ins>
      <w:ins w:id="58" w:author="微软用户" w:date="2022-03-19T17:33:00Z">
        <w:r>
          <w:rPr>
            <w:rStyle w:val="30"/>
          </w:rPr>
          <w:t>作总结</w:t>
        </w:r>
      </w:ins>
      <w:del w:id="59" w:author="微软用户" w:date="2022-03-19T17:33:00Z">
        <w:r>
          <w:rPr>
            <w:rStyle w:val="30"/>
          </w:rPr>
          <w:delText>内容及结论</w:delText>
        </w:r>
      </w:del>
      <w:r>
        <w:tab/>
      </w:r>
      <w:r>
        <w:fldChar w:fldCharType="begin"/>
      </w:r>
      <w:r>
        <w:instrText xml:space="preserve"> PAGEREF _Toc97905715 \h </w:instrText>
      </w:r>
      <w:r>
        <w:fldChar w:fldCharType="separate"/>
      </w:r>
      <w:r>
        <w:t>41</w:t>
      </w:r>
      <w:r>
        <w:fldChar w:fldCharType="end"/>
      </w:r>
      <w:r>
        <w:fldChar w:fldCharType="end"/>
      </w:r>
    </w:p>
    <w:p>
      <w:pPr>
        <w:pStyle w:val="37"/>
        <w:rPr>
          <w:rFonts w:eastAsiaTheme="minorEastAsia" w:cstheme="minorBidi"/>
          <w:smallCaps w:val="0"/>
          <w:sz w:val="21"/>
          <w:szCs w:val="22"/>
        </w:rPr>
      </w:pPr>
      <w:r>
        <w:rPr>
          <w:rStyle w:val="30"/>
        </w:rPr>
        <w:fldChar w:fldCharType="begin"/>
      </w:r>
      <w:r>
        <w:rPr>
          <w:rStyle w:val="30"/>
        </w:rPr>
        <w:instrText xml:space="preserve"> HYPERLINK \l "_Toc97905716" </w:instrText>
      </w:r>
      <w:r>
        <w:rPr>
          <w:rStyle w:val="30"/>
        </w:rPr>
        <w:fldChar w:fldCharType="separate"/>
      </w:r>
      <w:r>
        <w:rPr>
          <w:rStyle w:val="30"/>
        </w:rPr>
        <w:t>5.2</w:t>
      </w:r>
      <w:r>
        <w:rPr>
          <w:rFonts w:eastAsiaTheme="minorEastAsia" w:cstheme="minorBidi"/>
          <w:smallCaps w:val="0"/>
          <w:sz w:val="21"/>
          <w:szCs w:val="22"/>
        </w:rPr>
        <w:tab/>
      </w:r>
      <w:del w:id="60" w:author="微软用户" w:date="2022-03-19T17:32:00Z">
        <w:r>
          <w:rPr>
            <w:rStyle w:val="30"/>
          </w:rPr>
          <w:delText>本文的</w:delText>
        </w:r>
      </w:del>
      <w:r>
        <w:rPr>
          <w:rStyle w:val="30"/>
        </w:rPr>
        <w:t>主要创新点</w:t>
      </w:r>
      <w:r>
        <w:tab/>
      </w:r>
      <w:r>
        <w:fldChar w:fldCharType="begin"/>
      </w:r>
      <w:r>
        <w:instrText xml:space="preserve"> PAGEREF _Toc97905716 \h </w:instrText>
      </w:r>
      <w:r>
        <w:fldChar w:fldCharType="separate"/>
      </w:r>
      <w:r>
        <w:t>41</w:t>
      </w:r>
      <w:r>
        <w:fldChar w:fldCharType="end"/>
      </w:r>
      <w:r>
        <w:fldChar w:fldCharType="end"/>
      </w:r>
    </w:p>
    <w:p>
      <w:pPr>
        <w:pStyle w:val="37"/>
        <w:rPr>
          <w:rFonts w:eastAsiaTheme="minorEastAsia" w:cstheme="minorBidi"/>
          <w:smallCaps w:val="0"/>
          <w:sz w:val="21"/>
          <w:szCs w:val="22"/>
        </w:rPr>
      </w:pPr>
      <w:r>
        <w:rPr>
          <w:rStyle w:val="30"/>
        </w:rPr>
        <w:fldChar w:fldCharType="begin"/>
      </w:r>
      <w:r>
        <w:rPr>
          <w:rStyle w:val="30"/>
        </w:rPr>
        <w:instrText xml:space="preserve"> HYPERLINK \l "_Toc97905717" </w:instrText>
      </w:r>
      <w:r>
        <w:rPr>
          <w:rStyle w:val="30"/>
        </w:rPr>
        <w:fldChar w:fldCharType="separate"/>
      </w:r>
      <w:r>
        <w:rPr>
          <w:rStyle w:val="30"/>
        </w:rPr>
        <w:t>5.3</w:t>
      </w:r>
      <w:r>
        <w:rPr>
          <w:rFonts w:eastAsiaTheme="minorEastAsia" w:cstheme="minorBidi"/>
          <w:smallCaps w:val="0"/>
          <w:sz w:val="21"/>
          <w:szCs w:val="22"/>
        </w:rPr>
        <w:tab/>
      </w:r>
      <w:ins w:id="61" w:author="微软用户" w:date="2022-03-19T17:33:00Z">
        <w:r>
          <w:rPr>
            <w:rFonts w:hint="eastAsia" w:eastAsiaTheme="minorEastAsia" w:cstheme="minorBidi"/>
            <w:smallCaps w:val="0"/>
            <w:sz w:val="21"/>
            <w:szCs w:val="22"/>
          </w:rPr>
          <w:t>未来</w:t>
        </w:r>
      </w:ins>
      <w:ins w:id="62" w:author="微软用户" w:date="2022-03-19T17:33:00Z">
        <w:r>
          <w:rPr>
            <w:rFonts w:eastAsiaTheme="minorEastAsia" w:cstheme="minorBidi"/>
            <w:smallCaps w:val="0"/>
            <w:sz w:val="21"/>
            <w:szCs w:val="22"/>
          </w:rPr>
          <w:t>工作</w:t>
        </w:r>
      </w:ins>
      <w:r>
        <w:rPr>
          <w:rStyle w:val="30"/>
        </w:rPr>
        <w:t>展望</w:t>
      </w:r>
      <w:r>
        <w:tab/>
      </w:r>
      <w:r>
        <w:fldChar w:fldCharType="begin"/>
      </w:r>
      <w:r>
        <w:instrText xml:space="preserve"> PAGEREF _Toc97905717 \h </w:instrText>
      </w:r>
      <w:r>
        <w:fldChar w:fldCharType="separate"/>
      </w:r>
      <w:r>
        <w:t>41</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"_Toc97905718" </w:instrText>
      </w:r>
      <w:r>
        <w:fldChar w:fldCharType="separate"/>
      </w:r>
      <w:r>
        <w:rPr>
          <w:rStyle w:val="30"/>
        </w:rPr>
        <w:t>致  谢</w:t>
      </w:r>
      <w:r>
        <w:tab/>
      </w:r>
      <w:r>
        <w:fldChar w:fldCharType="begin"/>
      </w:r>
      <w:r>
        <w:instrText xml:space="preserve"> PAGEREF _Toc97905718 \h </w:instrText>
      </w:r>
      <w:r>
        <w:fldChar w:fldCharType="separate"/>
      </w:r>
      <w:r>
        <w:t>42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"_Toc97905719" </w:instrText>
      </w:r>
      <w:r>
        <w:fldChar w:fldCharType="separate"/>
      </w:r>
      <w:r>
        <w:rPr>
          <w:rStyle w:val="30"/>
        </w:rPr>
        <w:t>参考文献</w:t>
      </w:r>
      <w:r>
        <w:tab/>
      </w:r>
      <w:r>
        <w:fldChar w:fldCharType="begin"/>
      </w:r>
      <w:r>
        <w:instrText xml:space="preserve"> PAGEREF _Toc97905719 \h </w:instrText>
      </w:r>
      <w:r>
        <w:fldChar w:fldCharType="separate"/>
      </w:r>
      <w:r>
        <w:t>43</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"_Toc97905720" </w:instrText>
      </w:r>
      <w:r>
        <w:fldChar w:fldCharType="separate"/>
      </w:r>
      <w:r>
        <w:rPr>
          <w:rStyle w:val="30"/>
        </w:rPr>
        <w:t>附录1  攻读硕士学位期间取得的研究成果</w:t>
      </w:r>
      <w:r>
        <w:tab/>
      </w:r>
      <w:r>
        <w:fldChar w:fldCharType="begin"/>
      </w:r>
      <w:r>
        <w:instrText xml:space="preserve"> PAGEREF _Toc97905720 \h </w:instrText>
      </w:r>
      <w:r>
        <w:fldChar w:fldCharType="separate"/>
      </w:r>
      <w:r>
        <w:t>49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"_Toc97905721" </w:instrText>
      </w:r>
      <w:r>
        <w:fldChar w:fldCharType="separate"/>
      </w:r>
      <w:r>
        <w:rPr>
          <w:rStyle w:val="30"/>
        </w:rPr>
        <w:t>附录2  攻读硕士学位期间参与的科研项目</w:t>
      </w:r>
      <w:r>
        <w:tab/>
      </w:r>
      <w:r>
        <w:fldChar w:fldCharType="begin"/>
      </w:r>
      <w:r>
        <w:instrText xml:space="preserve"> PAGEREF _Toc97905721 \h </w:instrText>
      </w:r>
      <w:r>
        <w:fldChar w:fldCharType="separate"/>
      </w:r>
      <w:r>
        <w:t>50</w:t>
      </w:r>
      <w:r>
        <w:fldChar w:fldCharType="end"/>
      </w:r>
      <w:r>
        <w:fldChar w:fldCharType="end"/>
      </w:r>
    </w:p>
    <w:p>
      <w:pPr>
        <w:spacing w:line="500" w:lineRule="exact"/>
        <w:rPr>
          <w:sz w:val="28"/>
          <w:szCs w:val="28"/>
        </w:rPr>
      </w:pPr>
      <w:r>
        <w:rPr>
          <w:sz w:val="28"/>
          <w:szCs w:val="28"/>
        </w:rPr>
        <w:fldChar w:fldCharType="end"/>
      </w:r>
    </w:p>
    <w:p>
      <w:pPr>
        <w:pStyle w:val="2"/>
        <w:ind w:left="578" w:hanging="578"/>
      </w:pPr>
      <w:bookmarkStart w:id="70" w:name="_Toc229915034"/>
      <w:bookmarkStart w:id="71" w:name="_Toc437362261"/>
      <w:bookmarkStart w:id="72" w:name="_Toc57189222"/>
      <w:bookmarkStart w:id="73" w:name="_Toc379915053"/>
      <w:bookmarkStart w:id="74" w:name="_Toc444250083"/>
      <w:bookmarkStart w:id="75" w:name="_Toc46962951"/>
      <w:bookmarkStart w:id="76" w:name="_Toc57978732"/>
      <w:bookmarkStart w:id="77" w:name="_Toc380663914"/>
      <w:bookmarkStart w:id="78" w:name="_Toc229791433"/>
      <w:bookmarkStart w:id="79" w:name="_Toc437362302"/>
      <w:bookmarkStart w:id="80" w:name="_Toc377235969"/>
      <w:bookmarkStart w:id="81" w:name="_Toc97905691"/>
      <w:r>
        <w:t>绪论</w:t>
      </w:r>
      <w:bookmarkEnd w:id="70"/>
      <w:bookmarkEnd w:id="71"/>
      <w:bookmarkEnd w:id="72"/>
      <w:bookmarkEnd w:id="73"/>
      <w:bookmarkEnd w:id="74"/>
      <w:bookmarkEnd w:id="75"/>
      <w:bookmarkEnd w:id="76"/>
      <w:bookmarkEnd w:id="77"/>
      <w:bookmarkEnd w:id="78"/>
      <w:bookmarkEnd w:id="79"/>
      <w:bookmarkEnd w:id="80"/>
      <w:bookmarkEnd w:id="81"/>
    </w:p>
    <w:p>
      <w:pPr>
        <w:pStyle w:val="3"/>
      </w:pPr>
      <w:bookmarkStart w:id="82" w:name="_Toc46962952"/>
      <w:bookmarkStart w:id="83" w:name="_Toc57189223"/>
      <w:bookmarkStart w:id="84" w:name="_Toc97905692"/>
      <w:bookmarkStart w:id="85" w:name="_Toc229915035"/>
      <w:bookmarkStart w:id="86" w:name="_Toc377235970"/>
      <w:bookmarkStart w:id="87" w:name="_Toc379915054"/>
      <w:bookmarkStart w:id="88" w:name="_Toc437362303"/>
      <w:bookmarkStart w:id="89" w:name="_Toc229791434"/>
      <w:r>
        <w:t>研究背景与意义</w:t>
      </w:r>
      <w:bookmarkEnd w:id="82"/>
      <w:bookmarkEnd w:id="83"/>
      <w:bookmarkEnd w:id="84"/>
    </w:p>
    <w:p>
      <w:pPr>
        <w:ind w:firstLine="480" w:firstLineChars="20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训练的神经网络常常既深又宽并且包含海量的参数，这使得他们难以应用在计算资源紧缺的场合(比如移动设备</w:t>
      </w:r>
      <w:r>
        <w:rPr>
          <w:rFonts w:hint="eastAsia"/>
        </w:rPr>
        <w:t>或</w:t>
      </w:r>
      <w:r>
        <w:t>嵌入式设备)。为了解决这个问题，Hinton等人</w:t>
      </w:r>
      <w:r>
        <w:rPr>
          <w:vertAlign w:val="superscript"/>
        </w:rPr>
        <w:fldChar w:fldCharType="begin"/>
      </w:r>
      <w:r>
        <w:rPr>
          <w:vertAlign w:val="superscript"/>
        </w:rPr>
        <w:instrText xml:space="preserve"> REF _Ref97400700 \r \h </w:instrText>
      </w:r>
      <w:r>
        <w:rPr>
          <w:vertAlign w:val="superscript"/>
        </w:rPr>
        <w:fldChar w:fldCharType="separate"/>
      </w:r>
      <w:r>
        <w:rPr>
          <w:vertAlign w:val="superscript"/>
        </w:rPr>
        <w:t>[4]</w:t>
      </w:r>
      <w:r>
        <w:rPr>
          <w:vertAlign w:val="superscript"/>
        </w:rPr>
        <w:fldChar w:fldCharType="end"/>
      </w:r>
      <w:r>
        <w:t>提出知识蒸馏技术，这种技术可以把知识从一个复杂的、预训练的教师模型迁移到一个轻量级的学生模型上。</w:t>
      </w:r>
    </w:p>
    <w:p>
      <w:pPr>
        <w:ind w:firstLine="480" w:firstLineChars="200"/>
      </w:pPr>
      <w:r>
        <w:t>受迁移学习</w:t>
      </w:r>
      <w:r>
        <w:rPr>
          <w:vertAlign w:val="superscript"/>
        </w:rPr>
        <w:fldChar w:fldCharType="begin"/>
      </w:r>
      <w:r>
        <w:rPr>
          <w:vertAlign w:val="superscript"/>
        </w:rPr>
        <w:instrText xml:space="preserve"> REF _Ref97401615 \r \h </w:instrText>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pPr>
        <w:ind w:firstLine="480" w:firstLineChars="200"/>
      </w:pPr>
      <w:r>
        <w:t>自知识蒸馏技术</w:t>
      </w:r>
      <w:r>
        <w:rPr>
          <w:vertAlign w:val="superscript"/>
        </w:rPr>
        <w:t>[6][7][8][9]</w:t>
      </w:r>
      <w:r>
        <w:t>使用神经网络中间层的信息来做知识蒸馏，以便免去使用额外教师模型的开销。然而，当前已有的自知识蒸馏模型也存在一些问题。其中，Zhang等人</w:t>
      </w:r>
      <w:r>
        <w:rPr>
          <w:vertAlign w:val="superscript"/>
        </w:rPr>
        <w:fldChar w:fldCharType="begin"/>
      </w:r>
      <w:r>
        <w:rPr>
          <w:vertAlign w:val="superscript"/>
        </w:rPr>
        <w:instrText xml:space="preserve"> REF _Ref97401804 \r \h </w:instrText>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pPr>
        <w:ind w:firstLine="480" w:firstLineChars="200"/>
      </w:pPr>
      <w:r>
        <w:t>为了解决这个问题，我们提出一种新的基于自注意力机制的自知识蒸馏框架。通过这个框架，我们可以计算出各个学生层的重要性差异，根据重要性的差异赋予它们不同的</w:t>
      </w:r>
      <w:r>
        <w:rPr>
          <w:rFonts w:hint="eastAsia"/>
        </w:rPr>
        <w:t>注意力分数</w:t>
      </w:r>
      <w:r>
        <w:t>。为了测试我们模型的泛化能力，我们使用当前流行的两种卷积神经网络在一些视觉数据集上做了实验。实验结果显示我们的方法比当前最好的基准还要好。</w:t>
      </w:r>
    </w:p>
    <w:p>
      <w:pPr>
        <w:pStyle w:val="3"/>
      </w:pPr>
      <w:bookmarkStart w:id="90" w:name="_Toc97905693"/>
      <w:bookmarkStart w:id="91" w:name="_Toc46962953"/>
      <w:bookmarkStart w:id="92" w:name="_Toc57189224"/>
      <w:bookmarkStart w:id="93" w:name="_Toc377235972"/>
      <w:bookmarkStart w:id="94" w:name="_Toc229791436"/>
      <w:bookmarkStart w:id="95" w:name="_Toc437362306"/>
      <w:bookmarkStart w:id="96" w:name="_Toc229915037"/>
      <w:bookmarkStart w:id="97" w:name="_Toc379915055"/>
      <w:bookmarkStart w:id="98" w:name="_Toc444250086"/>
      <w:bookmarkStart w:id="99" w:name="_Toc444250087"/>
      <w:bookmarkStart w:id="100" w:name="_Toc379915056"/>
      <w:bookmarkStart w:id="101" w:name="_Toc437362309"/>
      <w:r>
        <w:t>国内外研究现状</w:t>
      </w:r>
      <w:bookmarkEnd w:id="90"/>
      <w:bookmarkEnd w:id="91"/>
      <w:bookmarkEnd w:id="92"/>
    </w:p>
    <w:p>
      <w:pPr>
        <w:pStyle w:val="4"/>
      </w:pPr>
      <w:r>
        <w:t>知识蒸馏</w:t>
      </w:r>
    </w:p>
    <w:p>
      <w:pPr>
        <w:spacing w:line="400" w:lineRule="atLeast"/>
        <w:ind w:firstLine="480" w:firstLineChars="200"/>
      </w:pPr>
      <w:r>
        <w:t>在深度学习中，知识蒸馏是一种被广泛使用的有效的技术，用来将知识从一个</w:t>
      </w:r>
      <w:r>
        <w:rPr>
          <w:bCs/>
        </w:rPr>
        <w:t>神经网络</w:t>
      </w:r>
      <w:r>
        <w:t>迁移到另一个神经网络。知识蒸馏主要有两个用途： 模型压缩和知识迁移。对于模型压缩任务，我们训练一个小的模型来模仿一个预训练的大的模型。虽然</w:t>
      </w:r>
      <w:r>
        <w:rPr>
          <w:rFonts w:hint="eastAsia"/>
        </w:rPr>
        <w:t>根据不同的</w:t>
      </w:r>
      <w:r>
        <w:t>知识形式人们设计出不同的模型，知识蒸馏模型的共同特点可以归纳为学生-教师结构，其中提供知识的结构被称为教师</w:t>
      </w:r>
      <w:r>
        <w:rPr>
          <w:rFonts w:hint="eastAsia"/>
        </w:rPr>
        <w:t>模型</w:t>
      </w:r>
      <w:r>
        <w:t>，学习知识的结构被称为学生</w:t>
      </w:r>
      <w:r>
        <w:rPr>
          <w:rFonts w:hint="eastAsia"/>
        </w:rPr>
        <w:t>模型</w:t>
      </w:r>
      <w:r>
        <w:t>。Hinton等人</w:t>
      </w:r>
      <w:r>
        <w:rPr>
          <w:vertAlign w:val="superscript"/>
        </w:rPr>
        <w:t>[4]</w:t>
      </w:r>
      <w:r>
        <w:t>提出通过学习软化标签的类分布，将知识从教师模型迁移到学生模型。软化的标签通过引入温度缩放来提升低概率类别的概率。这个方法在图片分类任务上取得了令人惊喜的效果。Mangalam等</w:t>
      </w:r>
      <w:r>
        <w:rPr>
          <w:rFonts w:hint="eastAsia"/>
        </w:rPr>
        <w:t>人</w:t>
      </w:r>
      <w:r>
        <w:rPr>
          <w:rFonts w:hint="eastAsia"/>
          <w:vertAlign w:val="superscript"/>
        </w:rPr>
        <w:t>[</w:t>
      </w:r>
      <w:r>
        <w:rPr>
          <w:vertAlign w:val="superscript"/>
        </w:rPr>
        <w:t>10]</w:t>
      </w:r>
      <w:r>
        <w:t>提出一种特别的方法，通过重新计算类权重将神经网络压缩到一个更小的版本中</w:t>
      </w:r>
      <w:r>
        <w:rPr>
          <w:rFonts w:hint="eastAsia"/>
        </w:rPr>
        <w:t>；</w:t>
      </w:r>
      <w:r>
        <w:t>再计算类的权重，通过阻碍固有类的不平衡来软化标签的分布。Ding等人</w:t>
      </w:r>
      <w:r>
        <w:rPr>
          <w:vertAlign w:val="superscript"/>
        </w:rPr>
        <w:t>[11]</w:t>
      </w:r>
      <w:r>
        <w:t>提出</w:t>
      </w:r>
      <w:r>
        <w:rPr>
          <w:rFonts w:hint="eastAsia"/>
        </w:rPr>
        <w:t>利用</w:t>
      </w:r>
      <w:r>
        <w:t>残差标签和残差损失使学生模型使用训练过程中产生的错误经验，这可以减小过拟合并提高性能。类似的，Tian等人</w:t>
      </w:r>
      <w:r>
        <w:rPr>
          <w:vertAlign w:val="superscript"/>
        </w:rPr>
        <w:t>[12]</w:t>
      </w:r>
      <w:r>
        <w:t>将教师模型的知识视为结构性的知识，在训练学生的过程中通过对比学习来</w:t>
      </w:r>
      <w:r>
        <w:rPr>
          <w:rFonts w:hint="eastAsia"/>
        </w:rPr>
        <w:t>获取</w:t>
      </w:r>
      <w:r>
        <w:t>更多的交互性信息。Hegde等人</w:t>
      </w:r>
      <w:r>
        <w:rPr>
          <w:vertAlign w:val="superscript"/>
        </w:rPr>
        <w:t>[13]</w:t>
      </w:r>
      <w:r>
        <w:t>提出通过增加基于变分推断的稀疏正则化器来训练一个变化的学生</w:t>
      </w:r>
      <w:r>
        <w:rPr>
          <w:rFonts w:hint="eastAsia"/>
        </w:rPr>
        <w:t>模型</w:t>
      </w:r>
      <w:r>
        <w:t>。学生训练的稀疏性降低了过拟合并提升了分类准确率。Wen等人</w:t>
      </w:r>
      <w:r>
        <w:rPr>
          <w:vertAlign w:val="superscript"/>
        </w:rPr>
        <w:t>[14]</w:t>
      </w:r>
      <w:r>
        <w:t>注意到来自教师的信息是重要的，但是不确定的监督同样影响结果。因此，他们提出通过平滑正则来修正错误的预测，通过动态温度来避免不确定的监督。</w:t>
      </w:r>
    </w:p>
    <w:p>
      <w:pPr>
        <w:ind w:firstLine="480" w:firstLineChars="200"/>
      </w:pPr>
      <w:r>
        <w:t>也有一些工作通过尝试不同的正则化方法来避免过拟合和欠拟合。Cho等人</w:t>
      </w:r>
      <w:r>
        <w:rPr>
          <w:vertAlign w:val="superscript"/>
        </w:rPr>
        <w:t>[15]</w:t>
      </w:r>
      <w:r>
        <w:t>发现当教师模型的尺寸远远大于学生模型时，</w:t>
      </w:r>
      <w:r>
        <w:rPr>
          <w:rFonts w:hint="eastAsia"/>
        </w:rPr>
        <w:t>早</w:t>
      </w:r>
      <w:r>
        <w:t>早停止的教师模型可以训练出更好的学生</w:t>
      </w:r>
      <w:r>
        <w:rPr>
          <w:rFonts w:hint="eastAsia"/>
        </w:rPr>
        <w:t>模型</w:t>
      </w:r>
      <w:r>
        <w:t>。早早停止训练教师类似于给教师正则化，在收敛点停止知识蒸馏使学生更好地契合训练。Liu等人</w:t>
      </w:r>
      <w:r>
        <w:rPr>
          <w:vertAlign w:val="superscript"/>
        </w:rPr>
        <w:t>[16]</w:t>
      </w:r>
      <w:r>
        <w:t>提出将参数的分布建模为先验知识，即聚合来自教师神经网络的分布空间</w:t>
      </w:r>
      <w:r>
        <w:rPr>
          <w:rFonts w:hint="eastAsia"/>
        </w:rPr>
        <w:t>；</w:t>
      </w:r>
      <w:r>
        <w:t>然后用一个稀疏记录惩罚先验知识来限制学生</w:t>
      </w:r>
      <w:r>
        <w:rPr>
          <w:rFonts w:hint="eastAsia"/>
        </w:rPr>
        <w:t>，</w:t>
      </w:r>
      <w:r>
        <w:t>避免过正则化。Mishra等人</w:t>
      </w:r>
      <w:r>
        <w:rPr>
          <w:vertAlign w:val="superscript"/>
        </w:rPr>
        <w:t>[17]</w:t>
      </w:r>
      <w:r>
        <w:t>通过知识蒸馏将神经网络的量化和模型的压缩结合起来，</w:t>
      </w:r>
      <w:r>
        <w:rPr>
          <w:rFonts w:hint="eastAsia"/>
        </w:rPr>
        <w:t>他们</w:t>
      </w:r>
      <w:r>
        <w:t>发现低精度神经网络的性能可以通过蒸馏教师的logits得到显著提升。</w:t>
      </w:r>
    </w:p>
    <w:p>
      <w:pPr>
        <w:ind w:firstLine="480" w:firstLineChars="200"/>
      </w:pPr>
      <w:r>
        <w:t>也有一些方法从噪声标签中学习。在Li等人</w:t>
      </w:r>
      <w:r>
        <w:rPr>
          <w:vertAlign w:val="superscript"/>
        </w:rPr>
        <w:t>[18]</w:t>
      </w:r>
      <w:r>
        <w:t>的文章中，蒸馏的目的是使用大的有噪声的数据集</w:t>
      </w:r>
      <w:r>
        <w:rPr>
          <w:position w:val="-12"/>
        </w:rPr>
        <w:object>
          <v:shape id="_x0000_i1025" o:spt="75" type="#_x0000_t75" style="height:18.1pt;width:16.1pt;" o:ole="t" filled="f" o:preferrelative="t" stroked="f" coordsize="21600,21600">
            <v:path/>
            <v:fill on="f" focussize="0,0"/>
            <v:stroke on="f" joinstyle="miter"/>
            <v:imagedata r:id="rId20" o:title=""/>
            <o:lock v:ext="edit" aspectratio="t"/>
            <w10:wrap type="none"/>
            <w10:anchorlock/>
          </v:shape>
          <o:OLEObject Type="Embed" ProgID="Equation.3" ShapeID="_x0000_i1025" DrawAspect="Content" ObjectID="_1468075725" r:id="rId19">
            <o:LockedField>false</o:LockedField>
          </o:OLEObject>
        </w:object>
      </w:r>
      <w:r>
        <w:t>来增强小的干净的数据集</w:t>
      </w:r>
      <w:r>
        <w:rPr>
          <w:position w:val="-12"/>
        </w:rPr>
        <w:object>
          <v:shape id="_x0000_i1026" o:spt="75" type="#_x0000_t75" style="height:18.1pt;width:16.1pt;" o:ole="t" filled="f" o:preferrelative="t" stroked="f" coordsize="21600,21600">
            <v:path/>
            <v:fill on="f" focussize="0,0"/>
            <v:stroke on="f" joinstyle="miter"/>
            <v:imagedata r:id="rId22" o:title=""/>
            <o:lock v:ext="edit" aspectratio="t"/>
            <w10:wrap type="none"/>
            <w10:anchorlock/>
          </v:shape>
          <o:OLEObject Type="Embed" ProgID="Equation.3" ShapeID="_x0000_i1026" DrawAspect="Content" ObjectID="_1468075726" r:id="rId21">
            <o:LockedField>false</o:LockedField>
          </o:OLEObject>
        </w:object>
      </w:r>
      <w:r>
        <w:t>，以便学到更好的视觉表示</w:t>
      </w:r>
      <w:r>
        <w:rPr>
          <w:rFonts w:hint="eastAsia"/>
        </w:rPr>
        <w:t>，获得更好的</w:t>
      </w:r>
      <w:r>
        <w:t>分类效果。由于原始训练集往往太大很难整体上传到云端，Xu等人</w:t>
      </w:r>
      <w:r>
        <w:rPr>
          <w:vertAlign w:val="superscript"/>
        </w:rPr>
        <w:t>[19]</w:t>
      </w:r>
      <w:r>
        <w:t>提出一个正定的无标签的分类器来解决这个问题。Xie等人</w:t>
      </w:r>
      <w:r>
        <w:rPr>
          <w:vertAlign w:val="superscript"/>
        </w:rPr>
        <w:t>[20]</w:t>
      </w:r>
      <w:r>
        <w:t xml:space="preserve">通过三步训练一个噪声学生模型： </w:t>
      </w:r>
      <w:r>
        <w:rPr>
          <w:rFonts w:hint="eastAsia"/>
        </w:rPr>
        <w:t>第一步，</w:t>
      </w:r>
      <w:r>
        <w:t>用有标签的数据训练一个教师模型</w:t>
      </w:r>
      <w:r>
        <w:rPr>
          <w:rFonts w:hint="eastAsia"/>
        </w:rPr>
        <w:t>；第二步，</w:t>
      </w:r>
      <w:r>
        <w:t>利用教师模型在无标签图像上生成伪标签</w:t>
      </w:r>
      <w:r>
        <w:rPr>
          <w:rFonts w:hint="eastAsia"/>
        </w:rPr>
        <w:t>；第三步，</w:t>
      </w:r>
      <w:r>
        <w:t>利用有标签图像和伪标签图像来训练学生模型，同时给学生模型注入噪声以获得更好的泛化能力和稳定性。通过这种方法，学生模型可以比教师模型获得更好的泛化性能。类似的，Sarfraz等人</w:t>
      </w:r>
      <w:r>
        <w:rPr>
          <w:vertAlign w:val="superscript"/>
        </w:rPr>
        <w:t>[21]</w:t>
      </w:r>
      <w:r>
        <w:t>把对抗性扰动视为提升学生模型泛化性和稳定性的重要因素。基于人类学习的方法，人们提出两种教师-学生模型： 多变教师模型和软正则化。多变教师模型将教师模型的不确定性通过教师神经网络的Dropout</w:t>
      </w:r>
      <w:r>
        <w:rPr>
          <w:vertAlign w:val="superscript"/>
        </w:rPr>
        <w:t>[22]</w:t>
      </w:r>
      <w:r>
        <w:t>机制传递给学生。软正则化方法则是在知识蒸馏中添加高斯噪声来提升模型的对抗稳定性。</w:t>
      </w:r>
    </w:p>
    <w:p>
      <w:pPr>
        <w:ind w:firstLine="480" w:firstLineChars="200"/>
      </w:pPr>
      <w:r>
        <w:t>给蒸馏添加限制也是一种可行的思路。Yang等人</w:t>
      </w:r>
      <w:r>
        <w:rPr>
          <w:vertAlign w:val="superscript"/>
        </w:rPr>
        <w:t>[23]</w:t>
      </w:r>
      <w:r>
        <w:rPr>
          <w:rFonts w:hint="eastAsia"/>
        </w:rPr>
        <w:t>的方法</w:t>
      </w:r>
      <w:r>
        <w:t>给教师模型增加限制条件。Yang等人发现，除了学习正确的标签类别，学习高置信度的类别可以降低学生模型的过拟合风险。他们据此提出根据代际优化神经网络的方法，过程是由原始数据集监督训练出模型</w:t>
      </w:r>
      <w:r>
        <w:rPr>
          <w:position w:val="-4"/>
        </w:rPr>
        <w:object>
          <v:shape id="_x0000_i1027" o:spt="75" type="#_x0000_t75" style="height:15.3pt;width:20.1pt;" o:ole="t" filled="f" o:preferrelative="t" stroked="f" coordsize="21600,21600">
            <v:path/>
            <v:fill on="f" focussize="0,0"/>
            <v:stroke on="f" joinstyle="miter"/>
            <v:imagedata r:id="rId24" o:title=""/>
            <o:lock v:ext="edit" aspectratio="t"/>
            <w10:wrap type="none"/>
            <w10:anchorlock/>
          </v:shape>
          <o:OLEObject Type="Embed" ProgID="Equation.3" ShapeID="_x0000_i1027" DrawAspect="Content" ObjectID="_1468075727" r:id="rId23">
            <o:LockedField>false</o:LockedField>
          </o:OLEObject>
        </w:object>
      </w:r>
      <w:r>
        <w:t>，</w:t>
      </w:r>
      <w:r>
        <w:rPr>
          <w:rFonts w:hint="eastAsia"/>
        </w:rPr>
        <w:t>再</w:t>
      </w:r>
      <w:r>
        <w:t>以模型</w:t>
      </w:r>
      <w:r>
        <w:rPr>
          <w:position w:val="-4"/>
        </w:rPr>
        <w:object>
          <v:shape id="_x0000_i1028" o:spt="75" type="#_x0000_t75" style="height:15.3pt;width:20.1pt;" o:ole="t" filled="f" o:preferrelative="t" stroked="f" coordsize="21600,21600">
            <v:path/>
            <v:fill on="f" focussize="0,0"/>
            <v:stroke on="f" joinstyle="miter"/>
            <v:imagedata r:id="rId24" o:title=""/>
            <o:lock v:ext="edit" aspectratio="t"/>
            <w10:wrap type="none"/>
            <w10:anchorlock/>
          </v:shape>
          <o:OLEObject Type="Embed" ProgID="Equation.3" ShapeID="_x0000_i1028" DrawAspect="Content" ObjectID="_1468075728" r:id="rId25">
            <o:LockedField>false</o:LockedField>
          </o:OLEObject>
        </w:object>
      </w:r>
      <w:r>
        <w:t>作为教师监督训练出模型</w:t>
      </w:r>
      <w:r>
        <w:rPr>
          <w:position w:val="-4"/>
        </w:rPr>
        <w:object>
          <v:shape id="_x0000_i1029" o:spt="75" type="#_x0000_t75" style="height:15.3pt;width:18.9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29" r:id="rId26">
            <o:LockedField>false</o:LockedField>
          </o:OLEObject>
        </w:object>
      </w:r>
      <w:r>
        <w:t>，以此类推。Yu等人</w:t>
      </w:r>
      <w:r>
        <w:rPr>
          <w:vertAlign w:val="superscript"/>
        </w:rPr>
        <w:t>[24]</w:t>
      </w:r>
      <w:r>
        <w:t>将Hinton</w:t>
      </w:r>
      <w:r>
        <w:rPr>
          <w:rFonts w:hint="eastAsia"/>
        </w:rPr>
        <w:t>等人</w:t>
      </w:r>
      <w:r>
        <w:rPr>
          <w:vertAlign w:val="superscript"/>
        </w:rPr>
        <w:t>[4]</w:t>
      </w:r>
      <w:r>
        <w:t>的工作进一步扩展到度量学习中，通过嵌入神经网络将从图片中学到的信息投射到嵌入空间。嵌入</w:t>
      </w:r>
      <w:r>
        <w:rPr>
          <w:rFonts w:hint="eastAsia"/>
        </w:rPr>
        <w:t>坐标</w:t>
      </w:r>
      <w:r>
        <w:t>一般用来计算教师-学生数据对之间的距离。从这个观点来看，基于嵌入神经网络计算的知识就是真实的知识</w:t>
      </w:r>
      <w:r>
        <w:rPr>
          <w:rFonts w:hint="eastAsia"/>
        </w:rPr>
        <w:t>——</w:t>
      </w:r>
      <w:r>
        <w:t>因为它代表着数据分布。他们设计了两种不同的教师： 绝对的教师和相对的教师。绝对教师的目的是尽可能缩短教师嵌入坐标和学生嵌入坐标的距离，而相对教师的目的是迫使学生模型</w:t>
      </w:r>
      <w:r>
        <w:rPr>
          <w:rFonts w:hint="eastAsia"/>
        </w:rPr>
        <w:t>去</w:t>
      </w:r>
      <w:r>
        <w:t>学习数据点间类似距离的嵌入坐标。Arora等人</w:t>
      </w:r>
      <w:r>
        <w:rPr>
          <w:vertAlign w:val="superscript"/>
        </w:rPr>
        <w:t>[25]</w:t>
      </w:r>
      <w:r>
        <w:t>提出一个嵌入模型来为问答</w:t>
      </w:r>
      <w:r>
        <w:rPr>
          <w:rFonts w:hint="eastAsia"/>
        </w:rPr>
        <w:t>获取</w:t>
      </w:r>
      <w:r>
        <w:t>查询和文本信息之间的互动</w:t>
      </w:r>
      <w:r>
        <w:rPr>
          <w:rFonts w:hint="eastAsia"/>
        </w:rPr>
        <w:t>，其中</w:t>
      </w:r>
      <w:r>
        <w:t>输入表示的嵌入包含一个查询编码器、一个历史探测编码器、一个历史回复编码器和一个文本编码器。Zagoruyko等人</w:t>
      </w:r>
      <w:r>
        <w:rPr>
          <w:vertAlign w:val="superscript"/>
        </w:rPr>
        <w:t>[26]</w:t>
      </w:r>
      <w:r>
        <w:t>通过诱导学生</w:t>
      </w:r>
      <w:r>
        <w:rPr>
          <w:rFonts w:hint="eastAsia"/>
        </w:rPr>
        <w:t>模型</w:t>
      </w:r>
      <w:r>
        <w:t>模仿教师</w:t>
      </w:r>
      <w:r>
        <w:rPr>
          <w:rFonts w:hint="eastAsia"/>
        </w:rPr>
        <w:t>模型</w:t>
      </w:r>
      <w:r>
        <w:t>的注意力图提升了蒸馏的效果。</w:t>
      </w:r>
    </w:p>
    <w:p>
      <w:pPr>
        <w:pStyle w:val="4"/>
      </w:pPr>
      <w:r>
        <w:t>自知识蒸馏</w:t>
      </w:r>
    </w:p>
    <w:p>
      <w:pPr>
        <w:ind w:firstLine="480" w:firstLineChars="200"/>
      </w:pPr>
      <w:r>
        <w:t>虽然传统的知识蒸馏方法取得了很好的效果，但是它们还是有许多缺陷亟待解决。首先，</w:t>
      </w:r>
      <w:r>
        <w:rPr>
          <w:rFonts w:hint="eastAsia"/>
        </w:rPr>
        <w:t>传统的知识蒸馏</w:t>
      </w:r>
      <w:r>
        <w:t>方法效率低下，因为学生模型很少需要用到教师模型的全部知识。第二，设计和训练高容量的教师模型依然面临许多困难。第三，两阶段的蒸馏过程需要大量的计算和存储资源。为了解决这些问题，人们提出一些自知识蒸馏的方法。自知识蒸馏的目标是让学生模型蒸馏自己内部的知识，而不需要借助</w:t>
      </w:r>
      <w:r>
        <w:rPr>
          <w:rFonts w:hint="eastAsia"/>
        </w:rPr>
        <w:t>外部的教师</w:t>
      </w:r>
      <w:r>
        <w:t>模型。</w:t>
      </w:r>
    </w:p>
    <w:p>
      <w:pPr>
        <w:ind w:firstLine="480" w:firstLineChars="200"/>
      </w:pPr>
      <w:r>
        <w:t>Furlanello等人</w:t>
      </w:r>
      <w:r>
        <w:rPr>
          <w:vertAlign w:val="superscript"/>
        </w:rPr>
        <w:t>[27]</w:t>
      </w:r>
      <w:r>
        <w:t>第一次提出自知识蒸馏的概念。</w:t>
      </w:r>
      <w:r>
        <w:rPr>
          <w:rFonts w:hint="eastAsia"/>
        </w:rPr>
        <w:t>他们首先</w:t>
      </w:r>
      <w:r>
        <w:t>通过顺序教学，</w:t>
      </w:r>
      <w:r>
        <w:rPr>
          <w:rFonts w:hint="eastAsia"/>
        </w:rPr>
        <w:t>让</w:t>
      </w:r>
      <w:r>
        <w:t>学生神经网络持续性更新，在这一过程的最后部分，通过聚合多个学生神经网络的结果可以</w:t>
      </w:r>
      <w:r>
        <w:rPr>
          <w:rFonts w:hint="eastAsia"/>
        </w:rPr>
        <w:t>令最终结果</w:t>
      </w:r>
      <w:r>
        <w:t>获得更好的性能。Hahn等人</w:t>
      </w:r>
      <w:r>
        <w:rPr>
          <w:vertAlign w:val="superscript"/>
        </w:rPr>
        <w:t>[28]</w:t>
      </w:r>
      <w:r>
        <w:t>将重生蒸馏</w:t>
      </w:r>
      <w:r>
        <w:rPr>
          <w:vertAlign w:val="superscript"/>
        </w:rPr>
        <w:t>[27]</w:t>
      </w:r>
      <w:r>
        <w:t>应用到自然语言处理中。Yang等人</w:t>
      </w:r>
      <w:r>
        <w:rPr>
          <w:vertAlign w:val="superscript"/>
        </w:rPr>
        <w:t>[23]</w:t>
      </w:r>
      <w:r>
        <w:t>发现目前学生-教师模型优化的机制尚不清楚，因此他们选择给教师模型增加一些限制条件(比如说给交叉熵损失函数加上一个额外项)，这样学生模型可以更好地学习类之间的相似性，避免过拟合。Clark等人</w:t>
      </w:r>
      <w:r>
        <w:rPr>
          <w:vertAlign w:val="superscript"/>
        </w:rPr>
        <w:t>[29]</w:t>
      </w:r>
      <w:r>
        <w:t>将Furlanello方法</w:t>
      </w:r>
      <w:r>
        <w:rPr>
          <w:vertAlign w:val="superscript"/>
        </w:rPr>
        <w:t>[27]</w:t>
      </w:r>
      <w:r>
        <w:t>的单任务学习扩展到多任务学习，</w:t>
      </w:r>
      <w:r>
        <w:rPr>
          <w:rFonts w:hint="eastAsia"/>
        </w:rPr>
        <w:t>利用</w:t>
      </w:r>
      <w:r>
        <w:t>模型中的单任务模型依次训练去教导一个多任务模型。由于重生蒸馏的方法基于多步训练，它们比</w:t>
      </w:r>
      <w:r>
        <w:rPr>
          <w:rFonts w:hint="eastAsia"/>
        </w:rPr>
        <w:t>“</w:t>
      </w:r>
      <w:r>
        <w:t>深层教导</w:t>
      </w:r>
      <w:r>
        <w:rPr>
          <w:rFonts w:hint="eastAsia"/>
        </w:rPr>
        <w:t>”</w:t>
      </w:r>
      <w:r>
        <w:t>模型更加低效和耗时。</w:t>
      </w:r>
    </w:p>
    <w:p>
      <w:pPr>
        <w:ind w:firstLine="480" w:firstLineChars="200"/>
      </w:pPr>
      <w:r>
        <w:t>由于模型神经网络的深层比浅层包含更多有用的信息，深层部分可以用来向浅层部分蒸馏知识。在Hou等人</w:t>
      </w:r>
      <w:r>
        <w:rPr>
          <w:vertAlign w:val="superscript"/>
        </w:rPr>
        <w:t>[30]</w:t>
      </w:r>
      <w:r>
        <w:t>的工作中，相比于直接蒸馏特征，他们使用Zagoruyko等人</w:t>
      </w:r>
      <w:r>
        <w:rPr>
          <w:vertAlign w:val="superscript"/>
        </w:rPr>
        <w:t>[26]</w:t>
      </w:r>
      <w:r>
        <w:t>的基于注意力的方法来迫使神经网络浅层</w:t>
      </w:r>
      <w:r>
        <w:rPr>
          <w:rFonts w:hint="eastAsia"/>
        </w:rPr>
        <w:t>去</w:t>
      </w:r>
      <w:r>
        <w:t>模仿神经网络深层的注意力图。Luan等人</w:t>
      </w:r>
      <w:r>
        <w:rPr>
          <w:vertAlign w:val="superscript"/>
        </w:rPr>
        <w:t>[31]</w:t>
      </w:r>
      <w:r>
        <w:t>将每个层分支打造成一个分类器，他们用最深层的分类器的信息(特征图和logits)蒸馏到浅层分类器。</w:t>
      </w:r>
    </w:p>
    <w:p>
      <w:pPr>
        <w:ind w:firstLine="480" w:firstLineChars="200"/>
      </w:pPr>
      <w:r>
        <w:t>大多数方法把关注点放在如何更好地在自知识蒸馏过程中“教导监督”学生模型，用于训练学生的数据却没有被充分挖掘和利用。为此，Xu等人</w:t>
      </w:r>
      <w:r>
        <w:rPr>
          <w:vertAlign w:val="superscript"/>
        </w:rPr>
        <w:t>[32]</w:t>
      </w:r>
      <w:r>
        <w:t>和Lee等人</w:t>
      </w:r>
      <w:r>
        <w:rPr>
          <w:vertAlign w:val="superscript"/>
        </w:rPr>
        <w:t>[33]</w:t>
      </w:r>
      <w:r>
        <w:t>通过训练样本的数据增强来做知识蒸馏。这样的方法带来如下好处</w:t>
      </w:r>
      <w:r>
        <w:rPr>
          <w:rFonts w:hint="eastAsia"/>
        </w:rPr>
        <w:t>：</w:t>
      </w:r>
      <w:r>
        <w:t>首先，优化一个没有其他模型或分支的单个学生神经网络更加迅速和有效</w:t>
      </w:r>
      <w:r>
        <w:rPr>
          <w:rFonts w:hint="eastAsia"/>
        </w:rPr>
        <w:t>；</w:t>
      </w:r>
      <w:r>
        <w:t>第二，通过数据到数据的自提炼，学生模型可以学到更多固有的泛化表示</w:t>
      </w:r>
      <w:r>
        <w:rPr>
          <w:rFonts w:hint="eastAsia"/>
        </w:rPr>
        <w:t>；</w:t>
      </w:r>
      <w:r>
        <w:t>第三，在计算和存储成本相对较低的前提下，学生模型的性能能够显著提高。Xu等人</w:t>
      </w:r>
      <w:r>
        <w:rPr>
          <w:vertAlign w:val="superscript"/>
        </w:rPr>
        <w:t>[32]</w:t>
      </w:r>
      <w:r>
        <w:t>对训练数据中的图像批量使用随机镜像和裁剪。Lee等人</w:t>
      </w:r>
      <w:r>
        <w:rPr>
          <w:vertAlign w:val="superscript"/>
        </w:rPr>
        <w:t>[33]</w:t>
      </w:r>
      <w:r>
        <w:t>利用了两种类型的数据增强方式(图片旋转和颜色变化)，又用集成学习把学生模型的logits聚合到一起，再由学生模型进行自知识蒸馏。</w:t>
      </w:r>
    </w:p>
    <w:p>
      <w:pPr>
        <w:ind w:firstLine="480" w:firstLineChars="200"/>
      </w:pPr>
      <w:r>
        <w:rPr>
          <w:rFonts w:hint="eastAsia"/>
        </w:rPr>
        <w:t>还</w:t>
      </w:r>
      <w:r>
        <w:t>一种类型的自知识蒸馏是基于数据增强来实现。Xu等人</w:t>
      </w:r>
      <w:r>
        <w:rPr>
          <w:vertAlign w:val="superscript"/>
        </w:rPr>
        <w:t>[34]</w:t>
      </w:r>
      <w:r>
        <w:t>设计了一种通过数据失真实现自知识蒸馏的方法，即使用一种一致规则化损失函数来迫使输入和它的变种能够产生相似的预测结果。另有一种类型的自知识蒸馏是基于特征的自知识蒸馏，即通过在不同神经网络层之间添加额外的连接来实现利用中间层信息的目的。BYOT</w:t>
      </w:r>
      <w:r>
        <w:rPr>
          <w:vertAlign w:val="superscript"/>
        </w:rPr>
        <w:t>[6]</w:t>
      </w:r>
      <w:r>
        <w:t>就是一种这样的方法。它通过加入一系列辅助的神经网络层来进行自知识蒸馏，以便把信息从神经网络深层传递到神经网络浅层。</w:t>
      </w:r>
    </w:p>
    <w:p>
      <w:pPr>
        <w:pStyle w:val="4"/>
      </w:pPr>
      <w:r>
        <w:t>自注意力机制</w:t>
      </w:r>
    </w:p>
    <w:p>
      <w:pPr>
        <w:ind w:firstLine="480"/>
      </w:pPr>
      <w:r>
        <w:t>注意力机制最早由</w:t>
      </w:r>
      <w:r>
        <w:rPr>
          <w:color w:val="000000" w:themeColor="text1"/>
          <w14:textFill>
            <w14:solidFill>
              <w14:schemeClr w14:val="tx1"/>
            </w14:solidFill>
          </w14:textFill>
        </w:rPr>
        <w:t>Bahdanau等人</w:t>
      </w:r>
      <w:r>
        <w:rPr>
          <w:vertAlign w:val="superscript"/>
        </w:rPr>
        <w:t>[35]</w:t>
      </w:r>
      <w:r>
        <w:t>提出，现已变成神经网络中的一种流行的方法。注意力在人工智能的诸多方向已经有了广泛的应用，比如自然语言处理</w:t>
      </w:r>
      <w:r>
        <w:rPr>
          <w:vertAlign w:val="superscript"/>
        </w:rPr>
        <w:t>[36]</w:t>
      </w:r>
      <w:r>
        <w:t>，语音识别</w:t>
      </w:r>
      <w:r>
        <w:rPr>
          <w:vertAlign w:val="superscript"/>
        </w:rPr>
        <w:t>[37]</w:t>
      </w:r>
      <w:r>
        <w:t>和计算机视觉</w:t>
      </w:r>
      <w:r>
        <w:rPr>
          <w:vertAlign w:val="superscript"/>
        </w:rPr>
        <w:t>[38]</w:t>
      </w:r>
      <w:r>
        <w:t>。对注意力机制的直观理解可以用人类的生物学机制来解释。比如说，我们的人体视觉系统倾向于选择性地关注图片的某些部分，同时忽视其他不相关的信息</w:t>
      </w:r>
      <w:r>
        <w:rPr>
          <w:vertAlign w:val="superscript"/>
        </w:rPr>
        <w:t>[39]</w:t>
      </w:r>
      <w:r>
        <w:t>。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比如一张大熊猫的图片里，大熊猫只占图片的一部分)。注意力机制能够让模型重点关注输入的重点部分，从而使模型更加有效。</w:t>
      </w:r>
    </w:p>
    <w:p>
      <w:pPr>
        <w:ind w:firstLine="480"/>
      </w:pPr>
      <w:r>
        <w:t>Yang等人</w:t>
      </w:r>
      <w:r>
        <w:rPr>
          <w:vertAlign w:val="superscript"/>
        </w:rPr>
        <w:t>[40]</w:t>
      </w:r>
      <w:r>
        <w:t>提出层次注意力网络(HAN)来获取文档的结构。文档有一个层次结构： 单词组成句子，句子组成文档。文档中不同的单词和句子包含不同程度的信息。另外，某个单词或句子的重要性和上下文语境密切相关，当上下文不同时，相同的单词和句子在不同的上下文语境中重要性可能截然不同。为了解决这个问题，HAN</w:t>
      </w:r>
      <w:r>
        <w:rPr>
          <w:rFonts w:hint="eastAsia"/>
        </w:rPr>
        <w:t>使用了</w:t>
      </w:r>
      <w:r>
        <w:t>包含单词和句子两个层面的注意力机制，即让模型</w:t>
      </w:r>
      <w:r>
        <w:rPr>
          <w:rFonts w:hint="eastAsia"/>
        </w:rPr>
        <w:t>在</w:t>
      </w:r>
      <w:r>
        <w:t>构建文档的表示时赋予单词和句子不同的注意力权重。Xiong等人</w:t>
      </w:r>
      <w:r>
        <w:rPr>
          <w:vertAlign w:val="superscript"/>
        </w:rPr>
        <w:t>[41]</w:t>
      </w:r>
      <w:r>
        <w:t>创建了一个可以获取问题和文档互动方式的编码器。Ptr-Net</w:t>
      </w:r>
      <w:r>
        <w:rPr>
          <w:vertAlign w:val="superscript"/>
        </w:rPr>
        <w:t>[42]</w:t>
      </w:r>
      <w:r>
        <w:t>修改了基于RNN搜索的注意力机制来表示变长的字典</w:t>
      </w:r>
      <w:r>
        <w:rPr>
          <w:rFonts w:hint="eastAsia"/>
        </w:rPr>
        <w:t>，</w:t>
      </w:r>
      <w:r>
        <w:t>它把注意力机制作为指针使用。See等人</w:t>
      </w:r>
      <w:r>
        <w:rPr>
          <w:vertAlign w:val="superscript"/>
        </w:rPr>
        <w:t>[43]</w:t>
      </w:r>
      <w:r>
        <w:t>使用了一个经典序列到序列注意力模型和Ptr-Net</w:t>
      </w:r>
      <w:r>
        <w:rPr>
          <w:vertAlign w:val="superscript"/>
        </w:rPr>
        <w:t>[42]</w:t>
      </w:r>
      <w:r>
        <w:t>模型的混合模型来抽取文本摘要。混合指针产生器</w:t>
      </w:r>
      <w:r>
        <w:rPr>
          <w:vertAlign w:val="superscript"/>
        </w:rPr>
        <w:t>[43]</w:t>
      </w:r>
      <w:r>
        <w:t>利用指针将单词从文本中复制出来，这既可以保留通过生成器产生新单词的能力，又可以辅助信息复制的准确性。它追踪哪些信息已经被抽取，从而避免了重复</w:t>
      </w:r>
      <w:r>
        <w:rPr>
          <w:rFonts w:hint="eastAsia"/>
        </w:rPr>
        <w:t>抽取</w:t>
      </w:r>
      <w:r>
        <w:t>的问题。FusionNet</w:t>
      </w:r>
      <w:r>
        <w:rPr>
          <w:vertAlign w:val="superscript"/>
        </w:rPr>
        <w:t>[44]</w:t>
      </w:r>
      <w:r>
        <w:t>利用一个新的概念“单词历史”来特化注意力信息，</w:t>
      </w:r>
      <w:r>
        <w:rPr>
          <w:rFonts w:hint="eastAsia"/>
        </w:rPr>
        <w:t>包括</w:t>
      </w:r>
      <w:r>
        <w:t>从最底层的单词嵌入到最高层的语义表示。这个概念考虑到输入数据是逐步转化为更抽象的表示，在人的记忆流中逐步形成每个单词的历史。FusionNet使用了全感知多层次注意力机制和一个使用单词历史的注意力分数机制。Rocktäschel等人</w:t>
      </w:r>
      <w:r>
        <w:rPr>
          <w:vertAlign w:val="superscript"/>
        </w:rPr>
        <w:t>[45]</w:t>
      </w:r>
      <w:r>
        <w:rPr>
          <w:rFonts w:hint="eastAsia"/>
        </w:rPr>
        <w:t>使用</w:t>
      </w:r>
      <w:r>
        <w:t>了两点注意力来识别文本蕴含</w:t>
      </w:r>
      <w:r>
        <w:rPr>
          <w:rFonts w:hint="eastAsia"/>
        </w:rPr>
        <w:t>，</w:t>
      </w:r>
      <w:r>
        <w:t>这个机制使模型能够参加过去的输出向量。包含注意力的LSTM并不需要获取前提的全部语义，而是由注意力产生输出向量。Luong等人</w:t>
      </w:r>
      <w:r>
        <w:rPr>
          <w:vertAlign w:val="superscript"/>
        </w:rPr>
        <w:t>[46]</w:t>
      </w:r>
      <w:r>
        <w:t>提出基于全局和局部注意力的机器翻译。全局注意力机制类似于软注意力机制，而局部注意力则是对前者的一种提升使之可微分。</w:t>
      </w:r>
    </w:p>
    <w:p>
      <w:pPr>
        <w:ind w:firstLine="480"/>
      </w:pPr>
      <w:r>
        <w:t>自注意力机制是注意力机制的一种特例。</w:t>
      </w:r>
      <w:r>
        <w:rPr>
          <w:color w:val="000000" w:themeColor="text1"/>
          <w14:textFill>
            <w14:solidFill>
              <w14:schemeClr w14:val="tx1"/>
            </w14:solidFill>
          </w14:textFill>
        </w:rPr>
        <w:t>Parikh等人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利用自注意力机制将大问题分解成能够分而治之的几个子问题，从而增加处理问题的并行性。在表示学习领域，自注意力机制同样被用于发现不同神经网络层之间的隐含关系。Ji等人</w:t>
      </w:r>
      <w:r>
        <w:rPr>
          <w:vertAlign w:val="superscript"/>
        </w:rPr>
        <w:t>[48]</w:t>
      </w:r>
      <w:r>
        <w:t>首先将自注意力机制应用于知识蒸馏以便更加准确地抽取知识特征。然而，之前提到的方法都需要一个预先训练好的教师模型。由于教师模型大而复杂，需要大量的计算资源，所以很难被广泛地应用。有鉴于此，我们采用了一种修正后的自注意力机制来提高抽取知识的效率，避免使用</w:t>
      </w:r>
      <w:r>
        <w:rPr>
          <w:rFonts w:hint="eastAsia"/>
        </w:rPr>
        <w:t>外部的</w:t>
      </w:r>
      <w:r>
        <w:t>教师模型。</w:t>
      </w:r>
    </w:p>
    <w:p>
      <w:pPr>
        <w:pStyle w:val="4"/>
      </w:pPr>
      <w:r>
        <w:t>集成学习</w:t>
      </w:r>
    </w:p>
    <w:p>
      <w:pPr>
        <w:ind w:firstLine="480"/>
      </w:pPr>
      <w:r>
        <w:t>集成学习利用多个机器学习算法分别产生较弱的预测结果，再通过投票机制产生相对单个算法较好的性能。多项实验证明，随着模型复杂度的增加，模型的整体错误率先是逐步降低，到达最低点后再逐步升高。集成学习最早的研究可以追溯到上个世纪。Dasarathy等人</w:t>
      </w:r>
      <w:r>
        <w:rPr>
          <w:vertAlign w:val="superscript"/>
        </w:rPr>
        <w:t>[49]</w:t>
      </w:r>
      <w:r>
        <w:t>利用不同种类的分类器组成一个复合分类器，由此可以提升整体的分类准确率。Kearns等人</w:t>
      </w:r>
      <w:r>
        <w:rPr>
          <w:vertAlign w:val="superscript"/>
        </w:rPr>
        <w:t>[50]</w:t>
      </w:r>
      <w:r>
        <w:t>研究了弱学习算法和强学习算法在PCA模型中的关联性。Schapire等人</w:t>
      </w:r>
      <w:r>
        <w:rPr>
          <w:vertAlign w:val="superscript"/>
        </w:rPr>
        <w:t>[51]</w:t>
      </w:r>
      <w:r>
        <w:t>研究了将多个弱学习模型并入一个高精度模型的可行性。具体说来，集成学习致力于将多个不同的机器学习算法无缝集成到一个统一的框架中。因此，每个算法的互补信息可以被有效利用来获得整体模型更好的表现。从这个角度看，集成学习具有非常好的扩展性，因为它可以合并各种类型的机器学习算法(比如分类任务、聚类任务等)。总的说来，现有的集成学习方法可以被分为四类： 监督集成分类，半监督集成分类，集成聚类，半监督集成聚类。</w:t>
      </w:r>
    </w:p>
    <w:p>
      <w:pPr>
        <w:ind w:firstLine="480"/>
      </w:pPr>
      <w:r>
        <w:t>一个典型的集成分类模型包含两步： (1) 使用多个弱的分类器生成分类结果，(2) 集成多个结果到一个投票模块得到最终结果。广泛使用的集成分类方法包括 bagging</w:t>
      </w:r>
      <w:r>
        <w:rPr>
          <w:vertAlign w:val="superscript"/>
        </w:rPr>
        <w:t>[52]</w:t>
      </w:r>
      <w:r>
        <w:t>，AdaBoost</w:t>
      </w:r>
      <w:r>
        <w:rPr>
          <w:vertAlign w:val="superscript"/>
        </w:rPr>
        <w:t>[53]</w:t>
      </w:r>
      <w:r>
        <w:t>，随机森林</w:t>
      </w:r>
      <w:r>
        <w:rPr>
          <w:vertAlign w:val="superscript"/>
        </w:rPr>
        <w:t>[54]</w:t>
      </w:r>
      <w:r>
        <w:t>，随机子空间</w:t>
      </w:r>
      <w:r>
        <w:rPr>
          <w:vertAlign w:val="superscript"/>
        </w:rPr>
        <w:t>[55]</w:t>
      </w:r>
      <w:r>
        <w:t>，梯度提升</w:t>
      </w:r>
      <w:r>
        <w:rPr>
          <w:vertAlign w:val="superscript"/>
        </w:rPr>
        <w:t>[56]</w:t>
      </w:r>
      <w:r>
        <w:t>。Bagging通过从训练集中随机采样产生样本子集，然后利用这些</w:t>
      </w:r>
      <w:r>
        <w:rPr>
          <w:rFonts w:hint="eastAsia"/>
        </w:rPr>
        <w:t>样本</w:t>
      </w:r>
      <w:r>
        <w:t>子集来训练集成模型。Bagging模型中的训练是通过并行方式进行的。AdaBoost通过迭代调整样本的权重来处理错误分类的样本，由此提升模型的分类准确率。AdaBoost模型的训练是串行的而不是并行的。随机森林从两个角度训练多个决策树模型： 采样角度和特征角度。因此，它解决了投票集成多个决策树时易于出现的过拟合问题。随机森林中单个模型的训练是并行的，这一点和bagging颇为类似。随机子空间通过随机采样特征构造了一系列特征子空间，然后训练这些子空间中的基础分类器来产生多个结果</w:t>
      </w:r>
      <w:r>
        <w:rPr>
          <w:rFonts w:hint="eastAsia"/>
        </w:rPr>
        <w:t>，再</w:t>
      </w:r>
      <w:r>
        <w:t>集成到最终结果</w:t>
      </w:r>
      <w:r>
        <w:rPr>
          <w:rFonts w:hint="eastAsia"/>
        </w:rPr>
        <w:t>。</w:t>
      </w:r>
      <w:r>
        <w:t>随机子空间的基本模型是并行训练的。梯度上升算法通过随机采样得到样本子集，再构建和训练每一个学习者以降低前一个学习者产生的残差。因此，梯度上升算法可以使集成模型的最终残差之和足够小，从而迫使预测结果接近实际值。类似于AdaBoost方法，梯度提升中的基本模型以串联方式进行训练。</w:t>
      </w:r>
    </w:p>
    <w:p>
      <w:pPr>
        <w:ind w:firstLine="480"/>
      </w:pPr>
      <w:r>
        <w:t>我们的方法可以等价为bagging</w:t>
      </w:r>
      <w:r>
        <w:rPr>
          <w:vertAlign w:val="superscript"/>
        </w:rPr>
        <w:t>[52]</w:t>
      </w:r>
      <w:r>
        <w:t>的一种，即通过实现一系列同质的机器学习算法来降低泛化的差距。我们会在下面的章节证明SASD和bagging的等价性。</w:t>
      </w:r>
    </w:p>
    <w:bookmarkEnd w:id="93"/>
    <w:bookmarkEnd w:id="94"/>
    <w:bookmarkEnd w:id="95"/>
    <w:bookmarkEnd w:id="96"/>
    <w:bookmarkEnd w:id="97"/>
    <w:bookmarkEnd w:id="98"/>
    <w:p>
      <w:pPr>
        <w:pStyle w:val="3"/>
      </w:pPr>
      <w:bookmarkStart w:id="102" w:name="_Toc97905694"/>
      <w:bookmarkStart w:id="103" w:name="_Toc57189225"/>
      <w:bookmarkStart w:id="104" w:name="_Toc46962954"/>
      <w:r>
        <w:t>存在的问题</w:t>
      </w:r>
      <w:bookmarkEnd w:id="99"/>
      <w:bookmarkEnd w:id="100"/>
      <w:bookmarkEnd w:id="101"/>
      <w:bookmarkEnd w:id="102"/>
      <w:bookmarkEnd w:id="103"/>
      <w:bookmarkEnd w:id="104"/>
    </w:p>
    <w:p>
      <w:pPr>
        <w:ind w:firstLine="480" w:firstLineChars="200"/>
      </w:pPr>
      <w:r>
        <w:t>虽然BYOT提供了基于特征的自知识蒸馏方法，</w:t>
      </w:r>
      <w:r>
        <w:rPr>
          <w:rFonts w:hint="eastAsia"/>
        </w:rPr>
        <w:t>但是</w:t>
      </w:r>
      <w:r>
        <w:t>它把不同的学生神经网络层一视同仁，忽略了他们的不同贡献。为了提高自知识蒸馏的有效性，我们修正了BYOT模型，即通过加入一个自注意力机制模块来计算不同中间层(学生神经网络层)和最深层(教师神经网络层)特征的相关性。</w:t>
      </w:r>
    </w:p>
    <w:bookmarkEnd w:id="85"/>
    <w:bookmarkEnd w:id="86"/>
    <w:bookmarkEnd w:id="87"/>
    <w:bookmarkEnd w:id="88"/>
    <w:bookmarkEnd w:id="89"/>
    <w:p>
      <w:pPr>
        <w:pStyle w:val="3"/>
      </w:pPr>
      <w:bookmarkStart w:id="105" w:name="_Toc97905695"/>
      <w:r>
        <w:t>论文组织结构</w:t>
      </w:r>
      <w:bookmarkEnd w:id="105"/>
    </w:p>
    <w:p>
      <w:pPr>
        <w:ind w:firstLine="480" w:firstLineChars="200"/>
      </w:pPr>
      <w:r>
        <w:t>全文共分为4章。主要内容如下：</w:t>
      </w:r>
    </w:p>
    <w:p>
      <w:pPr>
        <w:ind w:firstLine="480" w:firstLineChars="200"/>
      </w:pPr>
      <w:r>
        <w:t>第一章 绪论：本论文研究背景是深度学习在诸多领域的广泛应用。接下来我们介绍了知识蒸馏、自知识蒸馏、自注意力机制、集成学习的国内外研究现状以及存在的问题，由此引出本文的主要研究内容。</w:t>
      </w:r>
    </w:p>
    <w:p>
      <w:pPr>
        <w:ind w:firstLine="480" w:firstLineChars="200"/>
      </w:pPr>
      <w:r>
        <w:rPr>
          <w:rFonts w:hint="eastAsia"/>
        </w:rPr>
        <w:t>第二章 需要用到的工具和技术：我们介绍本篇论文中需要用到的工具和技术，包括自知识蒸馏、注意力机制、集成学习中的bagging和残差网络。</w:t>
      </w:r>
    </w:p>
    <w:p>
      <w:pPr>
        <w:ind w:firstLine="480" w:firstLineChars="200"/>
      </w:pPr>
      <w:r>
        <w:t>第</w:t>
      </w:r>
      <w:r>
        <w:rPr>
          <w:rFonts w:hint="eastAsia"/>
        </w:rPr>
        <w:t>三</w:t>
      </w:r>
      <w:r>
        <w:t>章 理论和算法：我们在理论层面介绍了知识蒸馏和自知识蒸馏，把自知识蒸馏和自注意力机制结合起来，由此导出我们的算法。再证明我们方法和bagging的等价性。</w:t>
      </w:r>
    </w:p>
    <w:p>
      <w:pPr>
        <w:ind w:firstLine="480" w:firstLineChars="200"/>
      </w:pPr>
      <w:r>
        <w:t>第</w:t>
      </w:r>
      <w:r>
        <w:rPr>
          <w:rFonts w:hint="eastAsia"/>
        </w:rPr>
        <w:t>四</w:t>
      </w:r>
      <w:r>
        <w:t>章 实验过程：我们在CIFAR-100</w:t>
      </w:r>
      <w:r>
        <w:rPr>
          <w:vertAlign w:val="superscript"/>
        </w:rPr>
        <w:t>[57]</w:t>
      </w:r>
      <w:r>
        <w:t>等数据集上进行图像分类实验，发现我们方法的性能比其他已有的自知识蒸馏方法结果都要好。我们之后还做了消融研究。</w:t>
      </w:r>
    </w:p>
    <w:p>
      <w:pPr>
        <w:ind w:firstLine="480" w:firstLineChars="200"/>
      </w:pPr>
      <w:r>
        <w:t>第</w:t>
      </w:r>
      <w:r>
        <w:rPr>
          <w:rFonts w:hint="eastAsia"/>
        </w:rPr>
        <w:t>五</w:t>
      </w:r>
      <w:r>
        <w:t>章 总结与展望：我们的方法将自注意力机制和自知识蒸馏结合起来，获得了比其他已有的自知识蒸馏方法结果都要好的图像分类结果。我们证明了我们的方法和bagging的等价性。我们还进行了消融研究。</w:t>
      </w:r>
    </w:p>
    <w:p>
      <w:pPr>
        <w:pStyle w:val="2"/>
        <w:ind w:left="578" w:hanging="578"/>
      </w:pPr>
      <w:bookmarkStart w:id="106" w:name="_Toc97905696"/>
      <w:bookmarkStart w:id="107" w:name="_Toc46962964"/>
      <w:bookmarkStart w:id="108" w:name="_Toc57189235"/>
      <w:bookmarkStart w:id="109" w:name="_Toc57978744"/>
      <w:r>
        <w:t>需要用到的技术工具</w:t>
      </w:r>
      <w:bookmarkEnd w:id="106"/>
    </w:p>
    <w:p>
      <w:pPr>
        <w:ind w:firstLine="480" w:firstLineChars="200"/>
      </w:pPr>
      <w:r>
        <w:t>在这一章节，我们首先</w:t>
      </w:r>
      <w:r>
        <w:rPr>
          <w:rFonts w:hint="eastAsia"/>
        </w:rPr>
        <w:t>介绍</w:t>
      </w:r>
      <w:r>
        <w:t>知识蒸馏和自知识蒸馏的基本概念，介绍利用中间层知识的重要性然后利用中间层预测结果的集成学习来提高模型的有效性和可靠性。受到自注意力机制的启发我们提出基于自注意机制的自知识蒸馏(Self-Knowledge Distillation with Self-Attention，简称SKDSA)方法，并证明我们的方法可以被视为集成学习中的bagging。</w:t>
      </w:r>
    </w:p>
    <w:p>
      <w:pPr>
        <w:ind w:firstLine="480" w:firstLineChars="200"/>
      </w:pPr>
      <w:r>
        <w:t>本文中的记号。我们记</w:t>
      </w:r>
      <w:r>
        <w:rPr>
          <w:position w:val="-12"/>
        </w:rPr>
        <w:object>
          <v:shape id="_x0000_i1030" o:spt="75" type="#_x0000_t75" style="height:18.1pt;width:174.15pt;" o:ole="t" filled="f" o:preferrelative="t" stroked="f" coordsize="21600,21600">
            <v:path/>
            <v:fill on="f" focussize="0,0"/>
            <v:stroke on="f" joinstyle="miter"/>
            <v:imagedata r:id="rId29" o:title=""/>
            <o:lock v:ext="edit" aspectratio="t"/>
            <w10:wrap type="none"/>
            <w10:anchorlock/>
          </v:shape>
          <o:OLEObject Type="Embed" ProgID="Equation.3" ShapeID="_x0000_i1030" DrawAspect="Content" ObjectID="_1468075730" r:id="rId28">
            <o:LockedField>false</o:LockedField>
          </o:OLEObject>
        </w:object>
      </w:r>
      <w:r>
        <w:t>为一系列标签实例，其中N是标签的数量; 记</w:t>
      </w:r>
      <w:r>
        <w:rPr>
          <w:position w:val="-4"/>
        </w:rPr>
        <w:object>
          <v:shape id="_x0000_i1031" o:spt="75" type="#_x0000_t75" style="height:12.85pt;width:12.85pt;" o:ole="t" filled="f" o:preferrelative="t" stroked="f" coordsize="21600,21600">
            <v:path/>
            <v:fill on="f" focussize="0,0"/>
            <v:stroke on="f" joinstyle="miter"/>
            <v:imagedata r:id="rId31" o:title=""/>
            <o:lock v:ext="edit" aspectratio="t"/>
            <w10:wrap type="none"/>
            <w10:anchorlock/>
          </v:shape>
          <o:OLEObject Type="Embed" ProgID="Equation.3" ShapeID="_x0000_i1031" DrawAspect="Content" ObjectID="_1468075731" r:id="rId30">
            <o:LockedField>false</o:LockedField>
          </o:OLEObject>
        </w:object>
      </w:r>
      <w:r>
        <w:t>为最深层的特征，记</w:t>
      </w:r>
      <w:r>
        <w:rPr>
          <w:position w:val="-6"/>
        </w:rPr>
        <w:object>
          <v:shape id="_x0000_i1032" o:spt="75" type="#_x0000_t75" style="height:14.1pt;width:12.05pt;" o:ole="t" filled="f" o:preferrelative="t" stroked="f" coordsize="21600,21600">
            <v:path/>
            <v:fill on="f" focussize="0,0"/>
            <v:stroke on="f" joinstyle="miter"/>
            <v:imagedata r:id="rId33" o:title=""/>
            <o:lock v:ext="edit" aspectratio="t"/>
            <w10:wrap type="none"/>
            <w10:anchorlock/>
          </v:shape>
          <o:OLEObject Type="Embed" ProgID="Equation.3" ShapeID="_x0000_i1032" DrawAspect="Content" ObjectID="_1468075732" r:id="rId32">
            <o:LockedField>false</o:LockedField>
          </o:OLEObject>
        </w:object>
      </w:r>
      <w:r>
        <w:t>为最深层的输出。假设该模型有</w:t>
      </w:r>
      <w:r>
        <w:rPr>
          <w:position w:val="-4"/>
        </w:rPr>
        <w:object>
          <v:shape id="_x0000_i1033" o:spt="75" type="#_x0000_t75" style="height:12.85pt;width:10.85pt;" o:ole="t" filled="f" o:preferrelative="t" stroked="f" coordsize="21600,21600">
            <v:path/>
            <v:fill on="f" focussize="0,0"/>
            <v:stroke on="f" joinstyle="miter"/>
            <v:imagedata r:id="rId35" o:title=""/>
            <o:lock v:ext="edit" aspectratio="t"/>
            <w10:wrap type="none"/>
            <w10:anchorlock/>
          </v:shape>
          <o:OLEObject Type="Embed" ProgID="Equation.3" ShapeID="_x0000_i1033" DrawAspect="Content" ObjectID="_1468075733" r:id="rId34">
            <o:LockedField>false</o:LockedField>
          </o:OLEObject>
        </w:object>
      </w:r>
      <w:r>
        <w:t>个Block层，记</w:t>
      </w:r>
      <w:r>
        <w:rPr>
          <w:position w:val="-12"/>
        </w:rPr>
        <w:object>
          <v:shape id="_x0000_i1034" o:spt="75" type="#_x0000_t75" style="height:18.1pt;width:12.85pt;" o:ole="t" filled="f" o:preferrelative="t" stroked="f" coordsize="21600,21600">
            <v:path/>
            <v:fill on="f" focussize="0,0"/>
            <v:stroke on="f" joinstyle="miter"/>
            <v:imagedata r:id="rId37" o:title=""/>
            <o:lock v:ext="edit" aspectratio="t"/>
            <w10:wrap type="none"/>
            <w10:anchorlock/>
          </v:shape>
          <o:OLEObject Type="Embed" ProgID="Equation.3" ShapeID="_x0000_i1034" DrawAspect="Content" ObjectID="_1468075734" r:id="rId36">
            <o:LockedField>false</o:LockedField>
          </o:OLEObject>
        </w:object>
      </w:r>
      <w:r>
        <w:t>为第</w:t>
      </w:r>
      <w:r>
        <w:rPr>
          <w:position w:val="-6"/>
        </w:rPr>
        <w:object>
          <v:shape id="_x0000_i1035" o:spt="75" type="#_x0000_t75" style="height:14.1pt;width:7.25pt;" o:ole="t" filled="f" o:preferrelative="t" stroked="f" coordsize="21600,21600">
            <v:path/>
            <v:fill on="f" focussize="0,0"/>
            <v:stroke on="f" joinstyle="miter"/>
            <v:imagedata r:id="rId39" o:title=""/>
            <o:lock v:ext="edit" aspectratio="t"/>
            <w10:wrap type="none"/>
            <w10:anchorlock/>
          </v:shape>
          <o:OLEObject Type="Embed" ProgID="Equation.3" ShapeID="_x0000_i1035" DrawAspect="Content" ObjectID="_1468075735" r:id="rId38">
            <o:LockedField>false</o:LockedField>
          </o:OLEObject>
        </w:object>
      </w:r>
      <w:r>
        <w:t>个block层的特征，记</w:t>
      </w:r>
      <w:r>
        <w:rPr>
          <w:position w:val="-12"/>
        </w:rPr>
        <w:object>
          <v:shape id="_x0000_i1036" o:spt="75" type="#_x0000_t75" style="height:18.1pt;width:14.1pt;" o:ole="t" filled="f" o:preferrelative="t" stroked="f" coordsize="21600,21600">
            <v:path/>
            <v:fill on="f" focussize="0,0"/>
            <v:stroke on="f" joinstyle="miter"/>
            <v:imagedata r:id="rId41" o:title=""/>
            <o:lock v:ext="edit" aspectratio="t"/>
            <w10:wrap type="none"/>
            <w10:anchorlock/>
          </v:shape>
          <o:OLEObject Type="Embed" ProgID="Equation.3" ShapeID="_x0000_i1036" DrawAspect="Content" ObjectID="_1468075736" r:id="rId40">
            <o:LockedField>false</o:LockedField>
          </o:OLEObject>
        </w:object>
      </w:r>
      <w:r>
        <w:t>为第</w:t>
      </w:r>
      <w:r>
        <w:rPr>
          <w:position w:val="-6"/>
        </w:rPr>
        <w:object>
          <v:shape id="_x0000_i1037" o:spt="75" type="#_x0000_t75" style="height:14.1pt;width:7.25pt;" o:ole="t" filled="f" o:preferrelative="t" stroked="f" coordsize="21600,21600">
            <v:path/>
            <v:fill on="f" focussize="0,0"/>
            <v:stroke on="f" joinstyle="miter"/>
            <v:imagedata r:id="rId43" o:title=""/>
            <o:lock v:ext="edit" aspectratio="t"/>
            <w10:wrap type="none"/>
            <w10:anchorlock/>
          </v:shape>
          <o:OLEObject Type="Embed" ProgID="Equation.3" ShapeID="_x0000_i1037" DrawAspect="Content" ObjectID="_1468075737" r:id="rId42">
            <o:LockedField>false</o:LockedField>
          </o:OLEObject>
        </w:object>
      </w:r>
      <w:r>
        <w:t>个block层的输出(</w:t>
      </w:r>
      <w:r>
        <w:rPr>
          <w:position w:val="-6"/>
        </w:rPr>
        <w:object>
          <v:shape id="_x0000_i1038" o:spt="75" type="#_x0000_t75" style="height:14.1pt;width:7.25pt;" o:ole="t" filled="f" o:preferrelative="t" stroked="f" coordsize="21600,21600">
            <v:path/>
            <v:fill on="f" focussize="0,0"/>
            <v:stroke on="f" joinstyle="miter"/>
            <v:imagedata r:id="rId45" o:title=""/>
            <o:lock v:ext="edit" aspectratio="t"/>
            <w10:wrap type="none"/>
            <w10:anchorlock/>
          </v:shape>
          <o:OLEObject Type="Embed" ProgID="Equation.3" ShapeID="_x0000_i1038" DrawAspect="Content" ObjectID="_1468075738" r:id="rId44">
            <o:LockedField>false</o:LockedField>
          </o:OLEObject>
        </w:object>
      </w:r>
      <w:r>
        <w:t>的范围是从1到</w:t>
      </w:r>
      <w:r>
        <w:rPr>
          <w:position w:val="-4"/>
        </w:rPr>
        <w:object>
          <v:shape id="_x0000_i1039" o:spt="75" type="#_x0000_t75" style="height:12.85pt;width:10.85pt;" o:ole="t" filled="f" o:preferrelative="t" stroked="f" coordsize="21600,21600">
            <v:path/>
            <v:fill on="f" focussize="0,0"/>
            <v:stroke on="f" joinstyle="miter"/>
            <v:imagedata r:id="rId47" o:title=""/>
            <o:lock v:ext="edit" aspectratio="t"/>
            <w10:wrap type="none"/>
            <w10:anchorlock/>
          </v:shape>
          <o:OLEObject Type="Embed" ProgID="Equation.3" ShapeID="_x0000_i1039" DrawAspect="Content" ObjectID="_1468075739" r:id="rId46">
            <o:LockedField>false</o:LockedField>
          </o:OLEObject>
        </w:object>
      </w:r>
      <w:r>
        <w:t>)。</w:t>
      </w:r>
    </w:p>
    <w:p>
      <w:pPr>
        <w:pStyle w:val="3"/>
      </w:pPr>
      <w:bookmarkStart w:id="110" w:name="_Toc97905697"/>
      <w:r>
        <w:t>知识蒸馏</w:t>
      </w:r>
      <w:bookmarkEnd w:id="110"/>
    </w:p>
    <w:p>
      <w:pPr>
        <w:ind w:firstLine="480"/>
      </w:pPr>
      <w:r>
        <w:t>我们首先介绍传统知识蒸馏的概念。知识蒸馏是一项在大的教师模型的帮助下训练小的学生模型的技术。和其他神经网络压缩方式不同的是，知识蒸馏可以无视教师模型和学生模型结构上的不同。在Hinton等人</w:t>
      </w:r>
      <w:r>
        <w:rPr>
          <w:vertAlign w:val="superscript"/>
        </w:rPr>
        <w:t>[4]</w:t>
      </w:r>
      <w:r>
        <w:t>提出的模型中，知识由教师模型迁移到学生模型，通过最小化教师模型产生的logits和学生模型产生的logits的差异来实现。</w:t>
      </w:r>
    </w:p>
    <w:p>
      <w:pPr>
        <w:ind w:firstLine="480"/>
      </w:pPr>
      <w:r>
        <w:t>然而在许多情况下，教师模型logits的softmax的输出在正确类型上概率很高，在非正确类型上概率趋近于零。在这种情况下，除了数据集中已有的正确标签外，模型无法提供更多的信息。为了解决这个问题，Hinton</w:t>
      </w:r>
      <w:r>
        <w:rPr>
          <w:vertAlign w:val="superscript"/>
        </w:rPr>
        <w:t>[4]</w:t>
      </w:r>
      <w:r>
        <w:t>提出温度归一化的概念，即令标签软化。假定</w:t>
      </w:r>
      <w:r>
        <w:rPr>
          <w:position w:val="-10"/>
        </w:rPr>
        <w:object>
          <v:shape id="_x0000_i1040" o:spt="75" type="#_x0000_t75" style="height:16.9pt;width:110.2pt;" o:ole="t" filled="f" o:preferrelative="t" stroked="f" coordsize="21600,21600">
            <v:path/>
            <v:fill on="f" focussize="0,0"/>
            <v:stroke on="f" joinstyle="miter"/>
            <v:imagedata r:id="rId49" o:title=""/>
            <o:lock v:ext="edit" aspectratio="t"/>
            <w10:wrap type="none"/>
            <w10:anchorlock/>
          </v:shape>
          <o:OLEObject Type="Embed" ProgID="Equation.3" ShapeID="_x0000_i1040" DrawAspect="Content" ObjectID="_1468075740" r:id="rId48">
            <o:LockedField>false</o:LockedField>
          </o:OLEObject>
        </w:object>
      </w:r>
      <w:r>
        <w:t xml:space="preserve">代表由模型产生的logit向量，一张图片的某个类别概率为：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41" o:spt="75" type="#_x0000_t75" style="height:37pt;width:131.95pt;" o:ole="t" filled="f" o:preferrelative="t" stroked="f" coordsize="21600,21600">
                  <v:path/>
                  <v:fill on="f" focussize="0,0"/>
                  <v:stroke on="f" joinstyle="miter"/>
                  <v:imagedata r:id="rId51" o:title=""/>
                  <o:lock v:ext="edit" aspectratio="t"/>
                  <w10:wrap type="none"/>
                  <w10:anchorlock/>
                </v:shape>
                <o:OLEObject Type="Embed" ProgID="Equation.3" ShapeID="_x0000_i1041" DrawAspect="Content" ObjectID="_1468075741" r:id="rId50">
                  <o:LockedField>false</o:LockedField>
                </o:OLEObject>
              </w:object>
            </w:r>
          </w:p>
        </w:tc>
        <w:tc>
          <w:tcPr>
            <w:tcW w:w="2983" w:type="dxa"/>
          </w:tcPr>
          <w:p>
            <w:pPr>
              <w:jc w:val="right"/>
            </w:pPr>
            <w:r>
              <w:t>(2-1)</w:t>
            </w:r>
          </w:p>
        </w:tc>
      </w:tr>
    </w:tbl>
    <w:p>
      <w:pPr>
        <w:ind w:firstLine="480"/>
      </w:pPr>
      <w:r>
        <w:t>其中</w:t>
      </w:r>
      <w:r>
        <w:rPr>
          <w:position w:val="-6"/>
        </w:rPr>
        <w:object>
          <v:shape id="_x0000_i1042" o:spt="75" type="#_x0000_t75" style="height:10.85pt;width:10.05pt;" o:ole="t" filled="f" o:preferrelative="t" stroked="f" coordsize="21600,21600">
            <v:path/>
            <v:fill on="f" focussize="0,0"/>
            <v:stroke on="f" joinstyle="miter"/>
            <v:imagedata r:id="rId53" o:title=""/>
            <o:lock v:ext="edit" aspectratio="t"/>
            <w10:wrap type="none"/>
            <w10:anchorlock/>
          </v:shape>
          <o:OLEObject Type="Embed" ProgID="Equation.3" ShapeID="_x0000_i1042" DrawAspect="Content" ObjectID="_1468075742" r:id="rId52">
            <o:LockedField>false</o:LockedField>
          </o:OLEObject>
        </w:object>
      </w:r>
      <w:r>
        <w:t>是蒸馏温度参数，代表教师模型中标签软化的程度。当</w:t>
      </w:r>
      <w:r>
        <w:rPr>
          <w:position w:val="-6"/>
        </w:rPr>
        <w:object>
          <v:shape id="_x0000_i1043" o:spt="75" type="#_x0000_t75" style="height:14.1pt;width:24.95pt;" o:ole="t" filled="f" o:preferrelative="t" stroked="f" coordsize="21600,21600">
            <v:path/>
            <v:fill on="f" focussize="0,0"/>
            <v:stroke on="f" joinstyle="miter"/>
            <v:imagedata r:id="rId55" o:title=""/>
            <o:lock v:ext="edit" aspectratio="t"/>
            <w10:wrap type="none"/>
            <w10:anchorlock/>
          </v:shape>
          <o:OLEObject Type="Embed" ProgID="Equation.3" ShapeID="_x0000_i1043" DrawAspect="Content" ObjectID="_1468075743" r:id="rId54">
            <o:LockedField>false</o:LockedField>
          </o:OLEObject>
        </w:object>
      </w:r>
      <w:r>
        <w:t>时，我们可以得到正规的softmax公式(也就是没有蒸馏)。随着</w:t>
      </w:r>
      <w:r>
        <w:rPr>
          <w:position w:val="-6"/>
        </w:rPr>
        <w:object>
          <v:shape id="_x0000_i1044" o:spt="75" type="#_x0000_t75" style="height:10.85pt;width:10.05pt;" o:ole="t" filled="f" o:preferrelative="t" stroked="f" coordsize="21600,21600">
            <v:path/>
            <v:fill on="f" focussize="0,0"/>
            <v:stroke on="f" joinstyle="miter"/>
            <v:imagedata r:id="rId57" o:title=""/>
            <o:lock v:ext="edit" aspectratio="t"/>
            <w10:wrap type="none"/>
            <w10:anchorlock/>
          </v:shape>
          <o:OLEObject Type="Embed" ProgID="Equation.3" ShapeID="_x0000_i1044" DrawAspect="Content" ObjectID="_1468075744" r:id="rId56">
            <o:LockedField>false</o:LockedField>
          </o:OLEObject>
        </w:object>
      </w:r>
      <w:r>
        <w:t>增加，softmax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logits。对于有正确标签的图像，Hinton</w:t>
      </w:r>
      <w:r>
        <w:rPr>
          <w:vertAlign w:val="superscript"/>
        </w:rPr>
        <w:t>[4]</w:t>
      </w:r>
      <w:r>
        <w:t xml:space="preserve">指出训练学生模型时把正确标签和教师的软化标签放在一起训练更好。因此，学生模型的损失函数可以定义为学生模型预测出的标签和真实标签的差距。总损失函数由学生损失函数和蒸馏损失函数相加而成：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16"/>
        <w:gridCol w:w="4383"/>
        <w:gridCol w:w="2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6"/>
              </w:rPr>
              <w:object>
                <v:shape id="_x0000_i1045" o:spt="75" type="#_x0000_t75" style="height:51.9pt;width:208.35pt;" o:ole="t" filled="f" o:preferrelative="t" stroked="f" coordsize="21600,21600">
                  <v:path/>
                  <v:fill on="f" focussize="0,0"/>
                  <v:stroke on="f" joinstyle="miter"/>
                  <v:imagedata r:id="rId59" o:title=""/>
                  <o:lock v:ext="edit" aspectratio="t"/>
                  <w10:wrap type="none"/>
                  <w10:anchorlock/>
                </v:shape>
                <o:OLEObject Type="Embed" ProgID="Equation.3" ShapeID="_x0000_i1045" DrawAspect="Content" ObjectID="_1468075745" r:id="rId58">
                  <o:LockedField>false</o:LockedField>
                </o:OLEObject>
              </w:object>
            </w:r>
          </w:p>
        </w:tc>
        <w:tc>
          <w:tcPr>
            <w:tcW w:w="2983" w:type="dxa"/>
          </w:tcPr>
          <w:p>
            <w:pPr>
              <w:jc w:val="right"/>
            </w:pPr>
            <w:r>
              <w:t>(2-2)</w:t>
            </w:r>
          </w:p>
        </w:tc>
      </w:tr>
    </w:tbl>
    <w:p>
      <w:pPr>
        <w:ind w:firstLine="480"/>
      </w:pPr>
    </w:p>
    <w:p>
      <w:pPr>
        <w:ind w:firstLine="480"/>
      </w:pPr>
      <w:r>
        <w:t>其中函数</w:t>
      </w:r>
      <w:r>
        <w:rPr>
          <w:position w:val="-4"/>
        </w:rPr>
        <w:object>
          <v:shape id="_x0000_i1046" o:spt="75" type="#_x0000_t75" style="height:12.85pt;width:14.1pt;" o:ole="t" filled="f" o:preferrelative="t" stroked="f" coordsize="21600,21600">
            <v:path/>
            <v:fill on="f" focussize="0,0"/>
            <v:stroke on="f" joinstyle="miter"/>
            <v:imagedata r:id="rId61" o:title=""/>
            <o:lock v:ext="edit" aspectratio="t"/>
            <w10:wrap type="none"/>
            <w10:anchorlock/>
          </v:shape>
          <o:OLEObject Type="Embed" ProgID="Equation.3" ShapeID="_x0000_i1046" DrawAspect="Content" ObjectID="_1468075746" r:id="rId60">
            <o:LockedField>false</o:LockedField>
          </o:OLEObject>
        </w:object>
      </w:r>
      <w:r>
        <w:t>代表的是由软标签</w:t>
      </w:r>
      <w:r>
        <w:rPr>
          <w:position w:val="-12"/>
        </w:rPr>
        <w:object>
          <v:shape id="_x0000_i1047" o:spt="75" type="#_x0000_t75" style="height:18.1pt;width:12.05pt;" o:ole="t" filled="f" o:preferrelative="t" stroked="f" coordsize="21600,21600">
            <v:path/>
            <v:fill on="f" focussize="0,0"/>
            <v:stroke on="f" joinstyle="miter"/>
            <v:imagedata r:id="rId63" o:title=""/>
            <o:lock v:ext="edit" aspectratio="t"/>
            <w10:wrap type="none"/>
            <w10:anchorlock/>
          </v:shape>
          <o:OLEObject Type="Embed" ProgID="Equation.3" ShapeID="_x0000_i1047" DrawAspect="Content" ObjectID="_1468075747" r:id="rId62">
            <o:LockedField>false</o:LockedField>
          </o:OLEObject>
        </w:object>
      </w:r>
      <w:r>
        <w:t>和</w:t>
      </w:r>
      <w:r>
        <w:rPr>
          <w:position w:val="-12"/>
        </w:rPr>
        <w:object>
          <v:shape id="_x0000_i1048" o:spt="75" type="#_x0000_t75" style="height:18.1pt;width:12.85pt;" o:ole="t" filled="f" o:preferrelative="t" stroked="f" coordsize="21600,21600">
            <v:path/>
            <v:fill on="f" focussize="0,0"/>
            <v:stroke on="f" joinstyle="miter"/>
            <v:imagedata r:id="rId65" o:title=""/>
            <o:lock v:ext="edit" aspectratio="t"/>
            <w10:wrap type="none"/>
            <w10:anchorlock/>
          </v:shape>
          <o:OLEObject Type="Embed" ProgID="Equation.3" ShapeID="_x0000_i1048" DrawAspect="Content" ObjectID="_1468075748" r:id="rId64">
            <o:LockedField>false</o:LockedField>
          </o:OLEObject>
        </w:object>
      </w:r>
      <w:r>
        <w:t>计算出的交叉熵损失函数，</w:t>
      </w:r>
      <w:r>
        <w:rPr>
          <w:position w:val="-6"/>
        </w:rPr>
        <w:object>
          <v:shape id="_x0000_i1049" o:spt="75" type="#_x0000_t75" style="height:14.1pt;width:10.85pt;" o:ole="t" filled="f" o:preferrelative="t" stroked="f" coordsize="21600,21600">
            <v:path/>
            <v:fill on="f" focussize="0,0"/>
            <v:stroke on="f" joinstyle="miter"/>
            <v:imagedata r:id="rId67" o:title=""/>
            <o:lock v:ext="edit" aspectratio="t"/>
            <w10:wrap type="none"/>
            <w10:anchorlock/>
          </v:shape>
          <o:OLEObject Type="Embed" ProgID="Equation.3" ShapeID="_x0000_i1049" DrawAspect="Content" ObjectID="_1468075749" r:id="rId66">
            <o:LockedField>false</o:LockedField>
          </o:OLEObject>
        </w:object>
      </w:r>
      <w:r>
        <w:t>代表知识蒸馏的系数。</w:t>
      </w:r>
    </w:p>
    <w:p>
      <w:pPr>
        <w:pStyle w:val="3"/>
      </w:pPr>
      <w:bookmarkStart w:id="111" w:name="_Toc97905698"/>
      <w:r>
        <w:t>自知识蒸馏</w:t>
      </w:r>
      <w:bookmarkEnd w:id="111"/>
      <w:r>
        <w:rPr>
          <w:rFonts w:hint="eastAsia"/>
        </w:rPr>
        <w:t>的BYOT方法</w:t>
      </w:r>
    </w:p>
    <w:p>
      <w:pPr>
        <w:ind w:firstLine="480"/>
      </w:pPr>
      <w:r>
        <w:t>传统知识蒸馏方法非常直接，但是教师模型非常庞大复杂，训练起来很花时间。此外，由于教师模型和学生模型的容量差距巨大，所以学生模型重度依赖教师模型。 为了解决这个问题，人们提出许多自知识蒸馏(即利用模型自身的知识信息)的方法。特别地，Zhang等人</w:t>
      </w:r>
      <w:r>
        <w:rPr>
          <w:vertAlign w:val="superscript"/>
        </w:rPr>
        <w:t>[6]</w:t>
      </w:r>
      <w:r>
        <w:t xml:space="preserve">提出自知识蒸馏机制，方法是把模型的神经网络深层的信息蒸馏到模型的神经网络浅层。他们根据以下思维方式构建自知识蒸馏框架： 首先，目标卷积神经网络根据其深度分为几个浅层。例如，将ResNet50 根据 ResBlocks 分为 4 个部分。第二，在每个浅层之后设置一个分类器，结合一个瓶颈层和一个仅用于训练并且可以在推理中移除的全连接层。添加瓶颈层的主要考虑是减轻每个浅分类器之间的影响，并添加来自Block层信息的引导。在训练阶段，我们将所有具有相应分类器的block层视为学生模型，而将最深层视为教师模型。为了提高学生模型的性能，在训练过程中引入了三种损失函数： </w:t>
      </w:r>
    </w:p>
    <w:p>
      <w:pPr>
        <w:numPr>
          <w:ilvl w:val="0"/>
          <w:numId w:val="2"/>
        </w:numPr>
      </w:pPr>
      <w:r>
        <w:t>损失函数1： 真实标签与最深层分类器的交叉熵损失。它使用来自训练数据集的真实标签和最深层分类器的输出来计算。通过这种方法，我们把隐含在数据集中的知识从真实标签引入到最深层分类器。</w:t>
      </w:r>
    </w:p>
    <w:p>
      <w:pPr>
        <w:numPr>
          <w:ilvl w:val="0"/>
          <w:numId w:val="2"/>
        </w:numPr>
      </w:pPr>
      <w:r>
        <w:t xml:space="preserve"> 损失函数2： 老师指导下的KL（Kullback-Leibler）散度损失函数。KL散度使用学生和教师之间的softmax输出计算，并引入每个block层分类器的softmax层。通过引入 KL 散度，自知识蒸馏框架将教师神经网络(最深的神经网络)的影响传递到每个block层分类器。</w:t>
      </w:r>
    </w:p>
    <w:p>
      <w:pPr>
        <w:numPr>
          <w:ilvl w:val="0"/>
          <w:numId w:val="2"/>
        </w:numPr>
      </w:pPr>
      <w:r>
        <w:t>损失函数3： 特征图之间的L2损失函数。它可以通过计算最深层分类器和每个block层分类器的特征图之间的L2损失来获得。通过 L2 损失函数，模型将特征</w:t>
      </w:r>
    </w:p>
    <w:p>
      <w:pPr>
        <w:ind w:firstLine="480" w:firstLineChars="200"/>
      </w:pPr>
      <w:r>
        <w:t>图中的隐含知识引入每个block层分类器的瓶颈层，从而引导所有的分类器在其瓶颈层中的特征图拟合最深层分类器的特征图。</w:t>
      </w:r>
    </w:p>
    <w:p>
      <w:pPr>
        <w:ind w:firstLine="480"/>
      </w:pPr>
      <w:r>
        <w:t>需要说明的是，所有新添加的层(图2-1中ResBlock下方的部分)仅在训练期间应用。它们不对推理过程产生影响。</w:t>
      </w:r>
    </w:p>
    <w:p>
      <w:pPr>
        <w:ind w:firstLine="480"/>
      </w:pPr>
      <w:r>
        <w:t>损失函数1由式(2-3)表示。它由最深层的分类器输出</w:t>
      </w:r>
      <w:r>
        <w:rPr>
          <w:position w:val="-10"/>
        </w:rPr>
        <w:object>
          <v:shape id="_x0000_i1050" o:spt="75" type="#_x0000_t75" style="height:18.1pt;width:16.1pt;" o:ole="t" filled="f" o:preferrelative="t" stroked="f" coordsize="21600,21600">
            <v:path/>
            <v:fill on="f" focussize="0,0"/>
            <v:stroke on="f" joinstyle="miter"/>
            <v:imagedata r:id="rId69" o:title=""/>
            <o:lock v:ext="edit" aspectratio="t"/>
            <w10:wrap type="none"/>
            <w10:anchorlock/>
          </v:shape>
          <o:OLEObject Type="Embed" ProgID="Equation.3" ShapeID="_x0000_i1050" DrawAspect="Content" ObjectID="_1468075750" r:id="rId68">
            <o:LockedField>false</o:LockedField>
          </o:OLEObject>
        </w:object>
      </w:r>
      <w:r>
        <w:t>和真实标签</w:t>
      </w:r>
      <w:r>
        <w:rPr>
          <w:position w:val="-10"/>
        </w:rPr>
        <w:object>
          <v:shape id="_x0000_i1051" o:spt="75" type="#_x0000_t75" style="height:12.85pt;width:10.85pt;" o:ole="t" filled="f" o:preferrelative="t" stroked="f" coordsize="21600,21600">
            <v:path/>
            <v:fill on="f" focussize="0,0"/>
            <v:stroke on="f" joinstyle="miter"/>
            <v:imagedata r:id="rId71" o:title=""/>
            <o:lock v:ext="edit" aspectratio="t"/>
            <w10:wrap type="none"/>
            <w10:anchorlock/>
          </v:shape>
          <o:OLEObject Type="Embed" ProgID="Equation.3" ShapeID="_x0000_i1051" DrawAspect="Content" ObjectID="_1468075751" r:id="rId70">
            <o:LockedField>false</o:LockedField>
          </o:OLEObject>
        </w:object>
      </w:r>
      <w:r>
        <w:t xml:space="preserve">计算得出：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52" o:spt="75" type="#_x0000_t75" style="height:18.1pt;width:47.05pt;" o:ole="t" filled="f" o:preferrelative="t" stroked="f" coordsize="21600,21600">
                  <v:path/>
                  <v:fill on="f" focussize="0,0"/>
                  <v:stroke on="f" joinstyle="miter"/>
                  <v:imagedata r:id="rId73" o:title=""/>
                  <o:lock v:ext="edit" aspectratio="t"/>
                  <w10:wrap type="none"/>
                  <w10:anchorlock/>
                </v:shape>
                <o:OLEObject Type="Embed" ProgID="Equation.3" ShapeID="_x0000_i1052" DrawAspect="Content" ObjectID="_1468075752" r:id="rId72">
                  <o:LockedField>false</o:LockedField>
                </o:OLEObject>
              </w:object>
            </w:r>
          </w:p>
        </w:tc>
        <w:tc>
          <w:tcPr>
            <w:tcW w:w="2983" w:type="dxa"/>
          </w:tcPr>
          <w:p>
            <w:pPr>
              <w:jc w:val="right"/>
            </w:pPr>
            <w:r>
              <w:t>(2-3)</w:t>
            </w:r>
          </w:p>
        </w:tc>
      </w:tr>
    </w:tbl>
    <w:p/>
    <w:p>
      <w:pPr>
        <w:ind w:firstLine="480"/>
      </w:pPr>
      <w:r>
        <w:t>损失函数2由式(2-4)表示。它是</w:t>
      </w:r>
      <w:r>
        <w:rPr>
          <w:position w:val="-10"/>
        </w:rPr>
        <w:object>
          <v:shape id="_x0000_i1053" o:spt="75" type="#_x0000_t75" style="height:18.1pt;width:12.85pt;" o:ole="t" filled="f" o:preferrelative="t" stroked="f" coordsize="21600,21600">
            <v:path/>
            <v:fill on="f" focussize="0,0"/>
            <v:stroke on="f" joinstyle="miter"/>
            <v:imagedata r:id="rId75" o:title=""/>
            <o:lock v:ext="edit" aspectratio="t"/>
            <w10:wrap type="none"/>
            <w10:anchorlock/>
          </v:shape>
          <o:OLEObject Type="Embed" ProgID="Equation.3" ShapeID="_x0000_i1053" DrawAspect="Content" ObjectID="_1468075753" r:id="rId74">
            <o:LockedField>false</o:LockedField>
          </o:OLEObject>
        </w:object>
      </w:r>
      <w:r>
        <w:t>和</w:t>
      </w:r>
      <w:r>
        <w:rPr>
          <w:position w:val="-10"/>
        </w:rPr>
        <w:object>
          <v:shape id="_x0000_i1054" o:spt="75" type="#_x0000_t75" style="height:18.1pt;width:16.1pt;" o:ole="t" filled="f" o:preferrelative="t" stroked="f" coordsize="21600,21600">
            <v:path/>
            <v:fill on="f" focussize="0,0"/>
            <v:stroke on="f" joinstyle="miter"/>
            <v:imagedata r:id="rId77" o:title=""/>
            <o:lock v:ext="edit" aspectratio="t"/>
            <w10:wrap type="none"/>
            <w10:anchorlock/>
          </v:shape>
          <o:OLEObject Type="Embed" ProgID="Equation.3" ShapeID="_x0000_i1054" DrawAspect="Content" ObjectID="_1468075754" r:id="rId76">
            <o:LockedField>false</o:LockedField>
          </o:OLEObject>
        </w:object>
      </w:r>
      <w:r>
        <w:t>的KL散度，目的是让添加的block层分类器能够模拟最深层的预测结果，其中</w:t>
      </w:r>
      <w:r>
        <w:rPr>
          <w:position w:val="-10"/>
        </w:rPr>
        <w:object>
          <v:shape id="_x0000_i1055" o:spt="75" type="#_x0000_t75" style="height:18.1pt;width:12.85pt;" o:ole="t" filled="f" o:preferrelative="t" stroked="f" coordsize="21600,21600">
            <v:path/>
            <v:fill on="f" focussize="0,0"/>
            <v:stroke on="f" joinstyle="miter"/>
            <v:imagedata r:id="rId79" o:title=""/>
            <o:lock v:ext="edit" aspectratio="t"/>
            <w10:wrap type="none"/>
            <w10:anchorlock/>
          </v:shape>
          <o:OLEObject Type="Embed" ProgID="Equation.3" ShapeID="_x0000_i1055" DrawAspect="Content" ObjectID="_1468075755" r:id="rId78">
            <o:LockedField>false</o:LockedField>
          </o:OLEObject>
        </w:object>
      </w:r>
      <w:r>
        <w:t>代表第</w:t>
      </w:r>
      <w:r>
        <w:rPr>
          <w:position w:val="-6"/>
        </w:rPr>
        <w:object>
          <v:shape id="_x0000_i1056" o:spt="75" type="#_x0000_t75" style="height:14.1pt;width:7.25pt;" o:ole="t" filled="f" o:preferrelative="t" stroked="f" coordsize="21600,21600">
            <v:path/>
            <v:fill on="f" focussize="0,0"/>
            <v:stroke on="f" joinstyle="miter"/>
            <v:imagedata r:id="rId81" o:title=""/>
            <o:lock v:ext="edit" aspectratio="t"/>
            <w10:wrap type="none"/>
            <w10:anchorlock/>
          </v:shape>
          <o:OLEObject Type="Embed" ProgID="Equation.3" ShapeID="_x0000_i1056" DrawAspect="Content" ObjectID="_1468075756" r:id="rId80">
            <o:LockedField>false</o:LockedField>
          </o:OLEObject>
        </w:object>
      </w:r>
      <w:r>
        <w:t>个分类器经过softmax层的输出，</w:t>
      </w:r>
      <w:r>
        <w:rPr>
          <w:position w:val="-10"/>
        </w:rPr>
        <w:object>
          <v:shape id="_x0000_i1057" o:spt="75" type="#_x0000_t75" style="height:18.1pt;width:16.1pt;" o:ole="t" filled="f" o:preferrelative="t" stroked="f" coordsize="21600,21600">
            <v:path/>
            <v:fill on="f" focussize="0,0"/>
            <v:stroke on="f" joinstyle="miter"/>
            <v:imagedata r:id="rId83" o:title=""/>
            <o:lock v:ext="edit" aspectratio="t"/>
            <w10:wrap type="none"/>
            <w10:anchorlock/>
          </v:shape>
          <o:OLEObject Type="Embed" ProgID="Equation.3" ShapeID="_x0000_i1057" DrawAspect="Content" ObjectID="_1468075757" r:id="rId82">
            <o:LockedField>false</o:LockedField>
          </o:OLEObject>
        </w:object>
      </w:r>
      <w:r>
        <w:t>代表最深层分类器经过softmax层的输出，</w:t>
      </w:r>
      <w:r>
        <w:rPr>
          <w:position w:val="-6"/>
        </w:rPr>
        <w:object>
          <v:shape id="_x0000_i1058" o:spt="75" type="#_x0000_t75" style="height:10.85pt;width:10.05pt;" o:ole="t" filled="f" o:preferrelative="t" stroked="f" coordsize="21600,21600">
            <v:path/>
            <v:fill on="f" focussize="0,0"/>
            <v:stroke on="f" joinstyle="miter"/>
            <v:imagedata r:id="rId85" o:title=""/>
            <o:lock v:ext="edit" aspectratio="t"/>
            <w10:wrap type="none"/>
            <w10:anchorlock/>
          </v:shape>
          <o:OLEObject Type="Embed" ProgID="Equation.3" ShapeID="_x0000_i1058" DrawAspect="Content" ObjectID="_1468075758" r:id="rId84">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059" o:spt="75" type="#_x0000_t75" style="height:18.9pt;width:80.45pt;" o:ole="t" filled="f" o:preferrelative="t" stroked="f" coordsize="21600,21600">
                  <v:path/>
                  <v:fill on="f" focussize="0,0"/>
                  <v:stroke on="f" joinstyle="miter"/>
                  <v:imagedata r:id="rId87" o:title=""/>
                  <o:lock v:ext="edit" aspectratio="t"/>
                  <w10:wrap type="none"/>
                  <w10:anchorlock/>
                </v:shape>
                <o:OLEObject Type="Embed" ProgID="Equation.3" ShapeID="_x0000_i1059" DrawAspect="Content" ObjectID="_1468075759" r:id="rId86">
                  <o:LockedField>false</o:LockedField>
                </o:OLEObject>
              </w:object>
            </w:r>
          </w:p>
        </w:tc>
        <w:tc>
          <w:tcPr>
            <w:tcW w:w="2983" w:type="dxa"/>
          </w:tcPr>
          <w:p>
            <w:pPr>
              <w:jc w:val="right"/>
            </w:pPr>
            <w:r>
              <w:t>(2-4)</w:t>
            </w:r>
          </w:p>
        </w:tc>
      </w:tr>
    </w:tbl>
    <w:p>
      <w:pPr>
        <w:ind w:firstLine="480"/>
      </w:pPr>
    </w:p>
    <w:p>
      <w:pPr>
        <w:ind w:firstLine="480"/>
      </w:pPr>
      <w:r>
        <w:t>损失函数3由式(2-5)表示。它代表最深层分类器对浅层分类器的“提示”。我们将“提示”定义为教师模型隐藏层的输出，目的是指导学生模型的学习，如Romero等人</w:t>
      </w:r>
      <w:r>
        <w:rPr>
          <w:vertAlign w:val="superscript"/>
        </w:rPr>
        <w:t>[58]</w:t>
      </w:r>
      <w:r>
        <w:t>的工作一样。它的工作原理是缩短block层分类器的特征图和最深层分类器的特征图之间的距离。 然而，由于不同深度的分类器的特征图具有不同的大小，因此需要添加额外的神经网络层来对齐它们。我们没有像Romero等人</w:t>
      </w:r>
      <w:r>
        <w:rPr>
          <w:vertAlign w:val="superscript"/>
        </w:rPr>
        <w:t>[58]</w:t>
      </w:r>
      <w:r>
        <w:t>一样使用卷积层，而是使用了瓶颈架构，该架构能够更好地提升模型性能。式(2-5)中</w:t>
      </w:r>
      <w:r>
        <w:rPr>
          <w:position w:val="-12"/>
        </w:rPr>
        <w:object>
          <v:shape id="_x0000_i1060" o:spt="75" type="#_x0000_t75" style="height:18.1pt;width:12.85pt;" o:ole="t" filled="f" o:preferrelative="t" stroked="f" coordsize="21600,21600">
            <v:path/>
            <v:fill on="f" focussize="0,0"/>
            <v:stroke on="f" joinstyle="miter"/>
            <v:imagedata r:id="rId89" o:title=""/>
            <o:lock v:ext="edit" aspectratio="t"/>
            <w10:wrap type="none"/>
            <w10:anchorlock/>
          </v:shape>
          <o:OLEObject Type="Embed" ProgID="Equation.3" ShapeID="_x0000_i1060" DrawAspect="Content" ObjectID="_1468075760" r:id="rId88">
            <o:LockedField>false</o:LockedField>
          </o:OLEObject>
        </w:object>
      </w:r>
      <w:r>
        <w:t>表示第</w:t>
      </w:r>
      <w:r>
        <w:rPr>
          <w:position w:val="-6"/>
        </w:rPr>
        <w:object>
          <v:shape id="_x0000_i1061" o:spt="75" type="#_x0000_t75" style="height:14.1pt;width:7.25pt;" o:ole="t" filled="f" o:preferrelative="t" stroked="f" coordsize="21600,21600">
            <v:path/>
            <v:fill on="f" focussize="0,0"/>
            <v:stroke on="f" joinstyle="miter"/>
            <v:imagedata r:id="rId91" o:title=""/>
            <o:lock v:ext="edit" aspectratio="t"/>
            <w10:wrap type="none"/>
            <w10:anchorlock/>
          </v:shape>
          <o:OLEObject Type="Embed" ProgID="Equation.3" ShapeID="_x0000_i1061" DrawAspect="Content" ObjectID="_1468075761" r:id="rId90">
            <o:LockedField>false</o:LockedField>
          </o:OLEObject>
        </w:object>
      </w:r>
      <w:r>
        <w:t>个block层分类器的特征，</w:t>
      </w:r>
      <w:r>
        <w:rPr>
          <w:position w:val="-12"/>
        </w:rPr>
        <w:object>
          <v:shape id="_x0000_i1062" o:spt="75" type="#_x0000_t75" style="height:18.1pt;width:12.85pt;" o:ole="t" filled="f" o:preferrelative="t" stroked="f" coordsize="21600,21600">
            <v:path/>
            <v:fill on="f" focussize="0,0"/>
            <v:stroke on="f" joinstyle="miter"/>
            <v:imagedata r:id="rId89" o:title=""/>
            <o:lock v:ext="edit" aspectratio="t"/>
            <w10:wrap type="none"/>
            <w10:anchorlock/>
          </v:shape>
          <o:OLEObject Type="Embed" ProgID="Equation.3" ShapeID="_x0000_i1062" DrawAspect="Content" ObjectID="_1468075762" r:id="rId92">
            <o:LockedField>false</o:LockedField>
          </o:OLEObject>
        </w:object>
      </w:r>
      <w:r>
        <w:t>表示最深层分类器的特征。</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063" o:spt="75" type="#_x0000_t75" style="height:18.9pt;width:55.1pt;" o:ole="t" filled="f" o:preferrelative="t" stroked="f" coordsize="21600,21600">
                  <v:path/>
                  <v:fill on="f" focussize="0,0"/>
                  <v:stroke on="f" joinstyle="miter"/>
                  <v:imagedata r:id="rId94" o:title=""/>
                  <o:lock v:ext="edit" aspectratio="t"/>
                  <w10:wrap type="none"/>
                  <w10:anchorlock/>
                </v:shape>
                <o:OLEObject Type="Embed" ProgID="Equation.3" ShapeID="_x0000_i1063" DrawAspect="Content" ObjectID="_1468075763" r:id="rId93">
                  <o:LockedField>false</o:LockedField>
                </o:OLEObject>
              </w:object>
            </w:r>
          </w:p>
        </w:tc>
        <w:tc>
          <w:tcPr>
            <w:tcW w:w="2983" w:type="dxa"/>
          </w:tcPr>
          <w:p>
            <w:pPr>
              <w:jc w:val="right"/>
            </w:pPr>
            <w:r>
              <w:t>(2-5)</w:t>
            </w:r>
          </w:p>
        </w:tc>
      </w:tr>
    </w:tbl>
    <w:p>
      <w:pPr>
        <w:ind w:firstLine="480"/>
      </w:pPr>
    </w:p>
    <w:p>
      <w:pPr>
        <w:ind w:firstLine="480"/>
      </w:pPr>
      <w:r>
        <w:t xml:space="preserve">综合上述三种损失函数，也就是式(2-3)(2-4)(2-5)，神经网络整体的损失函数可以写成：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9"/>
        <w:gridCol w:w="4085"/>
        <w:gridCol w:w="2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8"/>
              </w:rPr>
              <w:object>
                <v:shape id="_x0000_i1064" o:spt="75" type="#_x0000_t75" style="height:53.9pt;width:193.45pt;" o:ole="t" filled="f" o:preferrelative="t" stroked="f" coordsize="21600,21600">
                  <v:path/>
                  <v:fill on="f" focussize="0,0"/>
                  <v:stroke on="f" joinstyle="miter"/>
                  <v:imagedata r:id="rId96" o:title=""/>
                  <o:lock v:ext="edit" aspectratio="t"/>
                  <w10:wrap type="none"/>
                  <w10:anchorlock/>
                </v:shape>
                <o:OLEObject Type="Embed" ProgID="Equation.3" ShapeID="_x0000_i1064" DrawAspect="Content" ObjectID="_1468075764" r:id="rId95">
                  <o:LockedField>false</o:LockedField>
                </o:OLEObject>
              </w:object>
            </w:r>
          </w:p>
        </w:tc>
        <w:tc>
          <w:tcPr>
            <w:tcW w:w="2983" w:type="dxa"/>
          </w:tcPr>
          <w:p>
            <w:pPr>
              <w:jc w:val="right"/>
            </w:pPr>
            <w:r>
              <w:t>(2-6)</w:t>
            </w:r>
          </w:p>
        </w:tc>
      </w:tr>
    </w:tbl>
    <w:p>
      <w:pPr>
        <w:ind w:firstLine="480"/>
      </w:pPr>
      <w:r>
        <w:t>我们使用两个超参数</w:t>
      </w:r>
      <w:r>
        <w:rPr>
          <w:position w:val="-6"/>
        </w:rPr>
        <w:object>
          <v:shape id="_x0000_i1065" o:spt="75" type="#_x0000_t75" style="height:14.1pt;width:10.85pt;" o:ole="t" filled="f" o:preferrelative="t" stroked="f" coordsize="21600,21600">
            <v:path/>
            <v:fill on="f" focussize="0,0"/>
            <v:stroke on="f" joinstyle="miter"/>
            <v:imagedata r:id="rId98" o:title=""/>
            <o:lock v:ext="edit" aspectratio="t"/>
            <w10:wrap type="none"/>
            <w10:anchorlock/>
          </v:shape>
          <o:OLEObject Type="Embed" ProgID="Equation.3" ShapeID="_x0000_i1065" DrawAspect="Content" ObjectID="_1468075765" r:id="rId97">
            <o:LockedField>false</o:LockedField>
          </o:OLEObject>
        </w:object>
      </w:r>
      <w:r>
        <w:t>和</w:t>
      </w:r>
      <w:r>
        <w:rPr>
          <w:position w:val="-10"/>
        </w:rPr>
        <w:object>
          <v:shape id="_x0000_i1066" o:spt="75" type="#_x0000_t75" style="height:16.1pt;width:12.05pt;" o:ole="t" filled="f" o:preferrelative="t" stroked="f" coordsize="21600,21600">
            <v:path/>
            <v:fill on="f" focussize="0,0"/>
            <v:stroke on="f" joinstyle="miter"/>
            <v:imagedata r:id="rId100" o:title=""/>
            <o:lock v:ext="edit" aspectratio="t"/>
            <w10:wrap type="none"/>
            <w10:anchorlock/>
          </v:shape>
          <o:OLEObject Type="Embed" ProgID="Equation.3" ShapeID="_x0000_i1066" DrawAspect="Content" ObjectID="_1468075766" r:id="rId99">
            <o:LockedField>false</o:LockedField>
          </o:OLEObject>
        </w:object>
      </w:r>
      <w:r>
        <w:t>来平衡式(2-3)(2-4)(2-5)。</w:t>
      </w:r>
    </w:p>
    <w:p>
      <w:pPr>
        <w:ind w:firstLine="480"/>
      </w:pPr>
    </w:p>
    <w:p>
      <w:pPr>
        <w:ind w:firstLine="480"/>
        <w:jc w:val="center"/>
      </w:pPr>
      <w:r>
        <w:drawing>
          <wp:inline distT="0" distB="0" distL="0" distR="0">
            <wp:extent cx="5544185" cy="22282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1"/>
                    <a:stretch>
                      <a:fillRect/>
                    </a:stretch>
                  </pic:blipFill>
                  <pic:spPr>
                    <a:xfrm>
                      <a:off x="0" y="0"/>
                      <a:ext cx="5544185" cy="2228215"/>
                    </a:xfrm>
                    <a:prstGeom prst="rect">
                      <a:avLst/>
                    </a:prstGeom>
                  </pic:spPr>
                </pic:pic>
              </a:graphicData>
            </a:graphic>
          </wp:inline>
        </w:drawing>
      </w:r>
    </w:p>
    <w:p>
      <w:pPr>
        <w:ind w:firstLine="480"/>
        <w:jc w:val="center"/>
        <w:rPr>
          <w:sz w:val="21"/>
          <w:szCs w:val="21"/>
        </w:rPr>
      </w:pPr>
      <w:r>
        <w:rPr>
          <w:sz w:val="21"/>
          <w:szCs w:val="21"/>
        </w:rPr>
        <w:t xml:space="preserve">图2-1  </w:t>
      </w:r>
      <w:r>
        <w:rPr>
          <w:rFonts w:hint="eastAsia"/>
          <w:sz w:val="21"/>
          <w:szCs w:val="21"/>
        </w:rPr>
        <w:t>BYOT</w:t>
      </w:r>
      <w:r>
        <w:rPr>
          <w:sz w:val="21"/>
          <w:szCs w:val="21"/>
        </w:rPr>
        <w:t>的框架图。</w:t>
      </w:r>
    </w:p>
    <w:p>
      <w:pPr>
        <w:pStyle w:val="3"/>
      </w:pPr>
      <w:bookmarkStart w:id="112" w:name="_Toc97905699"/>
      <w:r>
        <w:t>注意力机制</w:t>
      </w:r>
      <w:bookmarkEnd w:id="112"/>
    </w:p>
    <w:p>
      <w:pPr>
        <w:pStyle w:val="4"/>
      </w:pPr>
      <w:r>
        <w:t>注意力机制的提出</w:t>
      </w:r>
    </w:p>
    <w:p>
      <w:pPr>
        <w:ind w:firstLine="480"/>
      </w:pPr>
      <w:r>
        <w:t>在心理学中，注意力是选择性地专注于一件或几件事情而忽略其他事情的认知过程。比如，假设我们正在查看</w:t>
      </w:r>
      <w:r>
        <w:rPr>
          <w:rFonts w:hint="eastAsia"/>
        </w:rPr>
        <w:t>一张小学生</w:t>
      </w:r>
      <w:r>
        <w:t>的合影</w:t>
      </w:r>
      <w:r>
        <w:rPr>
          <w:rFonts w:hint="eastAsia"/>
        </w:rPr>
        <w:t>照</w:t>
      </w:r>
      <w:r>
        <w:t>。通常情况下，会有一群孩子坐在几排之间，而老师会坐在中间的某个地方。如果</w:t>
      </w:r>
      <w:r>
        <w:rPr>
          <w:rFonts w:hint="eastAsia"/>
        </w:rPr>
        <w:t>想要知道</w:t>
      </w:r>
      <w:r>
        <w:t>照片中有几个人，我们仅仅需要关注照片中有几个脑袋就可以了，而不需要在意照片中的其他事物。如果</w:t>
      </w:r>
      <w:r>
        <w:rPr>
          <w:rFonts w:hint="eastAsia"/>
        </w:rPr>
        <w:t>想要知道</w:t>
      </w:r>
      <w:r>
        <w:t>照片中的老师，我们就会去寻找照片中符合成年人特征的信息，而忽略了其他信息。这就是我们的大脑的“注意力”机制。</w:t>
      </w:r>
    </w:p>
    <w:p>
      <w:pPr>
        <w:ind w:firstLine="480"/>
      </w:pPr>
      <w:r>
        <w:t>深度学习中最早使用的注意力机制是对自然语言处理 (NLP) 中基于编码器</w:t>
      </w:r>
      <w:r>
        <w:rPr>
          <w:rFonts w:hint="eastAsia"/>
        </w:rPr>
        <w:t>-</w:t>
      </w:r>
      <w:r>
        <w:t>解码器的神经机器翻译系统的改进。后来，注意力机制及其变种被用于深度学习的其他领域，包括计算机视觉、语音处理等。</w:t>
      </w:r>
    </w:p>
    <w:p>
      <w:pPr>
        <w:ind w:firstLine="480"/>
      </w:pPr>
      <w:r>
        <w:t>在注意力机制被引入自然语言处理(NLP)之前，机器翻译主要使用基于RNN/LSTM的编码器-解码器机制。也就是说，编码器和解码器都是由一个个RNN/LSTM单元组成的。它的实现主要通过以下两步：</w:t>
      </w:r>
    </w:p>
    <w:p>
      <w:pPr>
        <w:pStyle w:val="80"/>
        <w:numPr>
          <w:ilvl w:val="0"/>
          <w:numId w:val="3"/>
        </w:numPr>
        <w:ind w:firstLineChars="0"/>
      </w:pPr>
      <w:r>
        <w:t>编码器 LSTM 用于处理整个输入句子并将其编码为上下文向量，这是 LSTM/RNN 的最后一个隐藏状态。我们可以将此视为对输入句子的一个很好的表征。编码器的所有中间状态都被忽略，最终状态就是解码器的初始隐藏状态。</w:t>
      </w:r>
    </w:p>
    <w:p>
      <w:pPr>
        <w:pStyle w:val="80"/>
        <w:numPr>
          <w:ilvl w:val="0"/>
          <w:numId w:val="3"/>
        </w:numPr>
        <w:ind w:firstLineChars="0"/>
      </w:pPr>
      <w:r>
        <w:t xml:space="preserve">解码器的LSTM或RNN 单元一个接一个地生成(翻译出)句子中的单词。 </w:t>
      </w:r>
    </w:p>
    <w:p>
      <w:pPr>
        <w:ind w:firstLine="480"/>
      </w:pPr>
      <w:r>
        <w:t>简而言之，有两套RNN/LSTM。 我们将第一套称之为编码器——它会读取输入句子并尝试理解它，然后再对其进行“总结”。它将摘要（上下文向量）传递给解码器(也就是第二套RNN/LSTM)，解码器通过查看输入句子来翻译它。</w:t>
      </w:r>
    </w:p>
    <w:p>
      <w:pPr>
        <w:ind w:firstLine="480"/>
      </w:pPr>
      <w:r>
        <w:t>这种方法的主要缺点是显而易见的。如果编码器对输入句子“总结”不好，翻译结果就会很糟糕。实验证实，编码器在尝试理解较长的句子时会创建一个糟糕的“总结”。这就是RNN机制面临的长距离依赖难题。RNN面临长距离依赖难题的原因是梯度消失和爆炸问题。随着输入句子长度的增加，基于RNN的编码器-解码器网络的性能会迅速下降。尽管 LSTM 比 RNN 更好地处理远程依赖问题，但在特定情况下它往往会变得健忘。另一个问题是，在翻译句子时，没有办法凸显不同单词重要性的差别。</w:t>
      </w:r>
    </w:p>
    <w:p>
      <w:pPr>
        <w:ind w:firstLine="480"/>
      </w:pPr>
      <w:r>
        <w:t>假设我们要做一个预测下文的任务。“尽管他在波兰出生，因为他是在日本长大的，所以他日语说得很好”。在这组句子中，如果我们要预测单词“日语”，单词“长大”和“日本”在预测时应该给予这两个更大的权重。虽然“波兰”也是一个地名，但是在预测时应该被忽略掉。</w:t>
      </w:r>
    </w:p>
    <w:p>
      <w:pPr>
        <w:ind w:firstLine="480"/>
      </w:pPr>
      <w:r>
        <w:t>那么有什么方法可以在创建上下文向量的同时保持输入句子中的所有相关信息完整无缺？Bahdanau 等人</w:t>
      </w:r>
      <w:r>
        <w:rPr>
          <w:vertAlign w:val="superscript"/>
        </w:rPr>
        <w:t>[35]</w:t>
      </w:r>
      <w:r>
        <w:t>提出了一个简单优雅的模型，此模型不仅可以在上下文向量中考虑所有输入词，还应该对每个输入词给予相对重要性。每当这个模型生成一个句子时，它都会在编码器隐藏状态中搜索最相关信息所在的位置。这个模型就是注意力机制。</w:t>
      </w:r>
    </w:p>
    <w:p>
      <w:pPr>
        <w:ind w:firstLine="480"/>
      </w:pPr>
      <w:r>
        <w:t>图2-2是 Bahdanau 等人</w:t>
      </w:r>
      <w:r>
        <w:rPr>
          <w:vertAlign w:val="superscript"/>
        </w:rPr>
        <w:t>[35]</w:t>
      </w:r>
      <w:r>
        <w:t>展示的注意力模型的示意图。图中使用的双向 LSTM 为每个输入句子生成一系列标注(</w:t>
      </w:r>
      <w:r>
        <w:rPr>
          <w:position w:val="-12"/>
        </w:rPr>
        <w:object>
          <v:shape id="_x0000_i1067" o:spt="75" type="#_x0000_t75" style="height:18.1pt;width:51.9pt;" o:ole="t" filled="f" o:preferrelative="t" stroked="f" coordsize="21600,21600">
            <v:path/>
            <v:fill on="f" focussize="0,0"/>
            <v:stroke on="f" joinstyle="miter"/>
            <v:imagedata r:id="rId103" o:title=""/>
            <o:lock v:ext="edit" aspectratio="t"/>
            <w10:wrap type="none"/>
            <w10:anchorlock/>
          </v:shape>
          <o:OLEObject Type="Embed" ProgID="Equation.3" ShapeID="_x0000_i1067" DrawAspect="Content" ObjectID="_1468075767" r:id="rId102">
            <o:LockedField>false</o:LockedField>
          </o:OLEObject>
        </w:object>
      </w:r>
      <w:r>
        <w:t xml:space="preserve">)。其中向量 </w:t>
      </w:r>
      <w:r>
        <w:rPr>
          <w:position w:val="-10"/>
        </w:rPr>
        <w:object>
          <v:shape id="_x0000_i1068" o:spt="75" type="#_x0000_t75" style="height:16.9pt;width:26.15pt;" o:ole="t" filled="f" o:preferrelative="t" stroked="f" coordsize="21600,21600">
            <v:path/>
            <v:fill on="f" focussize="0,0"/>
            <v:stroke on="f" joinstyle="miter"/>
            <v:imagedata r:id="rId105" o:title=""/>
            <o:lock v:ext="edit" aspectratio="t"/>
            <w10:wrap type="none"/>
            <w10:anchorlock/>
          </v:shape>
          <o:OLEObject Type="Embed" ProgID="Equation.3" ShapeID="_x0000_i1068" DrawAspect="Content" ObjectID="_1468075768" r:id="rId104">
            <o:LockedField>false</o:LockedField>
          </o:OLEObject>
        </w:object>
      </w:r>
      <w:r>
        <w:t xml:space="preserve">等是编码器中前向和后向隐藏状态的串联。 </w:t>
      </w:r>
    </w:p>
    <w:p>
      <w:pPr>
        <w:ind w:firstLine="480"/>
      </w:pPr>
    </w:p>
    <w:p>
      <w:pPr>
        <w:ind w:firstLine="480"/>
        <w:jc w:val="center"/>
      </w:pPr>
      <w:r>
        <w:drawing>
          <wp:inline distT="0" distB="0" distL="0" distR="0">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pPr>
        <w:ind w:firstLine="480"/>
        <w:jc w:val="center"/>
      </w:pPr>
      <w:r>
        <w:t>图2-2  基于注意力机制的翻译模型</w:t>
      </w:r>
    </w:p>
    <w:p>
      <w:pPr>
        <w:ind w:firstLine="480"/>
      </w:pPr>
    </w:p>
    <w:p>
      <w:pPr>
        <w:ind w:firstLine="480"/>
      </w:pPr>
      <w:r>
        <w:t xml:space="preserve">简单来说，所有的向量 </w:t>
      </w:r>
      <w:r>
        <w:rPr>
          <w:position w:val="-12"/>
        </w:rPr>
        <w:object>
          <v:shape id="_x0000_i1069" o:spt="75" type="#_x0000_t75" style="height:18.1pt;width:51.9pt;" o:ole="t" filled="f" o:preferrelative="t" stroked="f" coordsize="21600,21600">
            <v:path/>
            <v:fill on="f" focussize="0,0"/>
            <v:stroke on="f" joinstyle="miter"/>
            <v:imagedata r:id="rId103" o:title=""/>
            <o:lock v:ext="edit" aspectratio="t"/>
            <w10:wrap type="none"/>
            <w10:anchorlock/>
          </v:shape>
          <o:OLEObject Type="Embed" ProgID="Equation.3" ShapeID="_x0000_i1069" DrawAspect="Content" ObjectID="_1468075769" r:id="rId107">
            <o:LockedField>false</o:LockedField>
          </o:OLEObject>
        </w:object>
      </w:r>
      <w:r>
        <w:t>都是输入句子中</w:t>
      </w:r>
      <w:r>
        <w:rPr>
          <w:position w:val="-12"/>
        </w:rPr>
        <w:object>
          <v:shape id="_x0000_i1070" o:spt="75" type="#_x0000_t75" style="height:18.1pt;width:12.85pt;" o:ole="t" filled="f" o:preferrelative="t" stroked="f" coordsize="21600,21600">
            <v:path/>
            <v:fill on="f" focussize="0,0"/>
            <v:stroke on="f" joinstyle="miter"/>
            <v:imagedata r:id="rId109" o:title=""/>
            <o:lock v:ext="edit" aspectratio="t"/>
            <w10:wrap type="none"/>
            <w10:anchorlock/>
          </v:shape>
          <o:OLEObject Type="Embed" ProgID="Equation.3" ShapeID="_x0000_i1070" DrawAspect="Content" ObjectID="_1468075770" r:id="rId108">
            <o:LockedField>false</o:LockedField>
          </o:OLEObject>
        </w:object>
      </w:r>
      <w:r>
        <w:t>个单词的表示。在简单的编码器和解码器模型中，仅使用编码器 LSTM 的最后一个状态（在本例中为</w:t>
      </w:r>
      <w:r>
        <w:rPr>
          <w:position w:val="-12"/>
        </w:rPr>
        <w:object>
          <v:shape id="_x0000_i1071" o:spt="75" type="#_x0000_t75" style="height:18.1pt;width:16.1pt;" o:ole="t" filled="f" o:preferrelative="t" stroked="f" coordsize="21600,21600">
            <v:path/>
            <v:fill on="f" focussize="0,0"/>
            <v:stroke on="f" joinstyle="miter"/>
            <v:imagedata r:id="rId111" o:title=""/>
            <o:lock v:ext="edit" aspectratio="t"/>
            <w10:wrap type="none"/>
            <w10:anchorlock/>
          </v:shape>
          <o:OLEObject Type="Embed" ProgID="Equation.3" ShapeID="_x0000_i1071" DrawAspect="Content" ObjectID="_1468075771" r:id="rId110">
            <o:LockedField>false</o:LockedField>
          </o:OLEObject>
        </w:object>
      </w:r>
      <w:r>
        <w:t>）作为上下文向量。但是 Bahdanau 等人</w:t>
      </w:r>
      <w:r>
        <w:rPr>
          <w:vertAlign w:val="superscript"/>
        </w:rPr>
        <w:t>[35]</w:t>
      </w:r>
      <w:r>
        <w:t>在创建上下文向量时将重点放在输入的所有单词的嵌入（由隐藏状态表示）。他们通过对隐藏状态进行加权求和来做到这一点。</w:t>
      </w:r>
    </w:p>
    <w:p>
      <w:pPr>
        <w:ind w:firstLine="480"/>
      </w:pPr>
      <w:r>
        <w:t>现在的问题是如何计算加权求和所需要的权重？权重也是通过前馈神经网络学习的，我们在下面提到了它们的数学方程。</w:t>
      </w:r>
    </w:p>
    <w:p>
      <w:pPr>
        <w:ind w:firstLine="480"/>
      </w:pPr>
      <w:r>
        <w:t>输出词</w:t>
      </w:r>
      <w:r>
        <w:rPr>
          <w:position w:val="-12"/>
        </w:rPr>
        <w:object>
          <v:shape id="_x0000_i1072" o:spt="75" type="#_x0000_t75" style="height:18.1pt;width:12.85pt;" o:ole="t" filled="f" o:preferrelative="t" stroked="f" coordsize="21600,21600">
            <v:path/>
            <v:fill on="f" focussize="0,0"/>
            <v:stroke on="f" joinstyle="miter"/>
            <v:imagedata r:id="rId113" o:title=""/>
            <o:lock v:ext="edit" aspectratio="t"/>
            <w10:wrap type="none"/>
            <w10:anchorlock/>
          </v:shape>
          <o:OLEObject Type="Embed" ProgID="Equation.3" ShapeID="_x0000_i1072" DrawAspect="Content" ObjectID="_1468075772" r:id="rId112">
            <o:LockedField>false</o:LockedField>
          </o:OLEObject>
        </w:object>
      </w:r>
      <w:r>
        <w:t>的上下文向量</w:t>
      </w:r>
      <w:r>
        <w:rPr>
          <w:position w:val="-12"/>
        </w:rPr>
        <w:object>
          <v:shape id="_x0000_i1073" o:spt="75" type="#_x0000_t75" style="height:18.1pt;width:10.85pt;" o:ole="t" filled="f" o:preferrelative="t" stroked="f" coordsize="21600,21600">
            <v:path/>
            <v:fill on="f" focussize="0,0"/>
            <v:stroke on="f" joinstyle="miter"/>
            <v:imagedata r:id="rId115" o:title=""/>
            <o:lock v:ext="edit" aspectratio="t"/>
            <w10:wrap type="none"/>
            <w10:anchorlock/>
          </v:shape>
          <o:OLEObject Type="Embed" ProgID="Equation.3" ShapeID="_x0000_i1073" DrawAspect="Content" ObjectID="_1468075773" r:id="rId114">
            <o:LockedField>false</o:LockedField>
          </o:OLEObject>
        </w:object>
      </w:r>
      <w:r>
        <w:t>是使用标注的加权和生成的，如式2-7所示：</w:t>
      </w:r>
    </w:p>
    <w:p>
      <w:pPr>
        <w:ind w:firstLine="480"/>
      </w:pP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0"/>
              </w:rPr>
              <w:object>
                <v:shape id="_x0000_i1074" o:spt="75" type="#_x0000_t75" style="height:35pt;width:61.15pt;" o:ole="t" filled="f" o:preferrelative="t" stroked="f" coordsize="21600,21600">
                  <v:path/>
                  <v:fill on="f" focussize="0,0"/>
                  <v:stroke on="f" joinstyle="miter"/>
                  <v:imagedata r:id="rId117" o:title=""/>
                  <o:lock v:ext="edit" aspectratio="t"/>
                  <w10:wrap type="none"/>
                  <w10:anchorlock/>
                </v:shape>
                <o:OLEObject Type="Embed" ProgID="Equation.3" ShapeID="_x0000_i1074" DrawAspect="Content" ObjectID="_1468075774" r:id="rId116">
                  <o:LockedField>false</o:LockedField>
                </o:OLEObject>
              </w:object>
            </w:r>
          </w:p>
        </w:tc>
        <w:tc>
          <w:tcPr>
            <w:tcW w:w="2983" w:type="dxa"/>
          </w:tcPr>
          <w:p>
            <w:pPr>
              <w:jc w:val="right"/>
            </w:pPr>
            <w:r>
              <w:t>(2-7)</w:t>
            </w:r>
          </w:p>
        </w:tc>
      </w:tr>
    </w:tbl>
    <w:p>
      <w:pPr>
        <w:ind w:firstLine="480"/>
      </w:pPr>
    </w:p>
    <w:p>
      <w:pPr>
        <w:ind w:firstLine="480"/>
      </w:pPr>
      <w:r>
        <w:t>权重</w:t>
      </w:r>
      <w:r>
        <w:rPr>
          <w:position w:val="-14"/>
        </w:rPr>
        <w:object>
          <v:shape id="_x0000_i1075" o:spt="75" type="#_x0000_t75" style="height:18.9pt;width:16.1pt;" o:ole="t" filled="f" o:preferrelative="t" stroked="f" coordsize="21600,21600">
            <v:path/>
            <v:fill on="f" focussize="0,0"/>
            <v:stroke on="f" joinstyle="miter"/>
            <v:imagedata r:id="rId119" o:title=""/>
            <o:lock v:ext="edit" aspectratio="t"/>
            <w10:wrap type="none"/>
            <w10:anchorlock/>
          </v:shape>
          <o:OLEObject Type="Embed" ProgID="Equation.3" ShapeID="_x0000_i1075" DrawAspect="Content" ObjectID="_1468075775" r:id="rId118">
            <o:LockedField>false</o:LockedField>
          </o:OLEObject>
        </w:object>
      </w:r>
      <w:r>
        <w:t>由式2-8给出的 softmax 函数计算：</w:t>
      </w:r>
    </w:p>
    <w:p>
      <w:pPr>
        <w:ind w:firstLine="480"/>
      </w:pP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8"/>
              </w:rPr>
              <w:object>
                <v:shape id="_x0000_i1076" o:spt="75" type="#_x0000_t75" style="height:39.8pt;width:93.3pt;" o:ole="t" filled="f" o:preferrelative="t" stroked="f" coordsize="21600,21600">
                  <v:path/>
                  <v:fill on="f" focussize="0,0"/>
                  <v:stroke on="f" joinstyle="miter"/>
                  <v:imagedata r:id="rId121" o:title=""/>
                  <o:lock v:ext="edit" aspectratio="t"/>
                  <w10:wrap type="none"/>
                  <w10:anchorlock/>
                </v:shape>
                <o:OLEObject Type="Embed" ProgID="Equation.3" ShapeID="_x0000_i1076" DrawAspect="Content" ObjectID="_1468075776" r:id="rId120">
                  <o:LockedField>false</o:LockedField>
                </o:OLEObject>
              </w:object>
            </w:r>
          </w:p>
        </w:tc>
        <w:tc>
          <w:tcPr>
            <w:tcW w:w="2983" w:type="dxa"/>
          </w:tcPr>
          <w:p>
            <w:pPr>
              <w:jc w:val="right"/>
            </w:pPr>
            <w:r>
              <w:t>(2-8)</w:t>
            </w:r>
          </w:p>
        </w:tc>
      </w:tr>
    </w:tbl>
    <w:p>
      <w:pPr>
        <w:ind w:firstLine="480"/>
      </w:pPr>
    </w:p>
    <w:p>
      <w:pPr>
        <w:ind w:firstLine="480"/>
      </w:pPr>
      <w:r>
        <w:rPr>
          <w:position w:val="-14"/>
        </w:rPr>
        <w:object>
          <v:shape id="_x0000_i1077" o:spt="75" type="#_x0000_t75" style="height:18.9pt;width:12.85pt;" o:ole="t" filled="f" o:preferrelative="t" stroked="f" coordsize="21600,21600">
            <v:path/>
            <v:fill on="f" focussize="0,0"/>
            <v:stroke on="f" joinstyle="miter"/>
            <v:imagedata r:id="rId123" o:title=""/>
            <o:lock v:ext="edit" aspectratio="t"/>
            <w10:wrap type="none"/>
            <w10:anchorlock/>
          </v:shape>
          <o:OLEObject Type="Embed" ProgID="Equation.3" ShapeID="_x0000_i1077" DrawAspect="Content" ObjectID="_1468075777" r:id="rId122">
            <o:LockedField>false</o:LockedField>
          </o:OLEObject>
        </w:object>
      </w:r>
      <w:r>
        <w:t>是由函数 a 描述的前馈神经网络的输出分数，该函数试图捕获</w:t>
      </w:r>
      <w:r>
        <w:rPr>
          <w:position w:val="-10"/>
        </w:rPr>
        <w:object>
          <v:shape id="_x0000_i1078" o:spt="75" type="#_x0000_t75" style="height:15.3pt;width:10.05pt;" o:ole="t" filled="f" o:preferrelative="t" stroked="f" coordsize="21600,21600">
            <v:path/>
            <v:fill on="f" focussize="0,0"/>
            <v:stroke on="f" joinstyle="miter"/>
            <v:imagedata r:id="rId125" o:title=""/>
            <o:lock v:ext="edit" aspectratio="t"/>
            <w10:wrap type="none"/>
            <w10:anchorlock/>
          </v:shape>
          <o:OLEObject Type="Embed" ProgID="Equation.3" ShapeID="_x0000_i1078" DrawAspect="Content" ObjectID="_1468075778" r:id="rId124">
            <o:LockedField>false</o:LockedField>
          </o:OLEObject>
        </w:object>
      </w:r>
      <w:r>
        <w:t>处的输入和</w:t>
      </w:r>
      <w:r>
        <w:rPr>
          <w:position w:val="-6"/>
        </w:rPr>
        <w:object>
          <v:shape id="_x0000_i1079" o:spt="75" type="#_x0000_t75" style="height:12.85pt;width:7.25pt;" o:ole="t" filled="f" o:preferrelative="t" stroked="f" coordsize="21600,21600">
            <v:path/>
            <v:fill on="f" focussize="0,0"/>
            <v:stroke on="f" joinstyle="miter"/>
            <v:imagedata r:id="rId127" o:title=""/>
            <o:lock v:ext="edit" aspectratio="t"/>
            <w10:wrap type="none"/>
            <w10:anchorlock/>
          </v:shape>
          <o:OLEObject Type="Embed" ProgID="Equation.3" ShapeID="_x0000_i1079" DrawAspect="Content" ObjectID="_1468075779" r:id="rId126">
            <o:LockedField>false</o:LockedField>
          </o:OLEObject>
        </w:object>
      </w:r>
      <w:r>
        <w:t>处的输出之间的对齐。</w:t>
      </w:r>
    </w:p>
    <w:p>
      <w:pPr>
        <w:ind w:firstLine="480"/>
      </w:pP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4"/>
              </w:rPr>
              <w:object>
                <v:shape id="_x0000_i1080" o:spt="75" type="#_x0000_t75" style="height:18.9pt;width:71.2pt;" o:ole="t" filled="f" o:preferrelative="t" stroked="f" coordsize="21600,21600">
                  <v:path/>
                  <v:fill on="f" focussize="0,0"/>
                  <v:stroke on="f" joinstyle="miter"/>
                  <v:imagedata r:id="rId129" o:title=""/>
                  <o:lock v:ext="edit" aspectratio="t"/>
                  <w10:wrap type="none"/>
                  <w10:anchorlock/>
                </v:shape>
                <o:OLEObject Type="Embed" ProgID="Equation.3" ShapeID="_x0000_i1080" DrawAspect="Content" ObjectID="_1468075780" r:id="rId128">
                  <o:LockedField>false</o:LockedField>
                </o:OLEObject>
              </w:object>
            </w:r>
          </w:p>
        </w:tc>
        <w:tc>
          <w:tcPr>
            <w:tcW w:w="2983" w:type="dxa"/>
          </w:tcPr>
          <w:p>
            <w:pPr>
              <w:jc w:val="right"/>
            </w:pPr>
            <w:r>
              <w:t>(2-9)</w:t>
            </w:r>
          </w:p>
        </w:tc>
      </w:tr>
    </w:tbl>
    <w:p>
      <w:pPr>
        <w:ind w:firstLine="480"/>
      </w:pPr>
    </w:p>
    <w:p>
      <w:pPr>
        <w:ind w:firstLine="480"/>
      </w:pPr>
      <w:r>
        <w:t>一般而言，如果编码器产生</w:t>
      </w:r>
      <w:r>
        <w:rPr>
          <w:position w:val="-12"/>
        </w:rPr>
        <w:object>
          <v:shape id="_x0000_i1081" o:spt="75" type="#_x0000_t75" style="height:18.1pt;width:12.85pt;" o:ole="t" filled="f" o:preferrelative="t" stroked="f" coordsize="21600,21600">
            <v:path/>
            <v:fill on="f" focussize="0,0"/>
            <v:stroke on="f" joinstyle="miter"/>
            <v:imagedata r:id="rId131" o:title=""/>
            <o:lock v:ext="edit" aspectratio="t"/>
            <w10:wrap type="none"/>
            <w10:anchorlock/>
          </v:shape>
          <o:OLEObject Type="Embed" ProgID="Equation.3" ShapeID="_x0000_i1081" DrawAspect="Content" ObjectID="_1468075781" r:id="rId130">
            <o:LockedField>false</o:LockedField>
          </o:OLEObject>
        </w:object>
      </w:r>
      <w:r>
        <w:t>个“标注”（隐藏状态向量），每个具有维度</w:t>
      </w:r>
      <w:r>
        <w:rPr>
          <w:position w:val="-6"/>
        </w:rPr>
        <w:object>
          <v:shape id="_x0000_i1082" o:spt="75" type="#_x0000_t75" style="height:14.1pt;width:10.85pt;" o:ole="t" filled="f" o:preferrelative="t" stroked="f" coordsize="21600,21600">
            <v:path/>
            <v:fill on="f" focussize="0,0"/>
            <v:stroke on="f" joinstyle="miter"/>
            <v:imagedata r:id="rId133" o:title=""/>
            <o:lock v:ext="edit" aspectratio="t"/>
            <w10:wrap type="none"/>
            <w10:anchorlock/>
          </v:shape>
          <o:OLEObject Type="Embed" ProgID="Equation.3" ShapeID="_x0000_i1082" DrawAspect="Content" ObjectID="_1468075782" r:id="rId132">
            <o:LockedField>false</o:LockedField>
          </o:OLEObject>
        </w:object>
      </w:r>
      <w:r>
        <w:t>，则前馈网络的输入维度为</w:t>
      </w:r>
      <w:r>
        <w:rPr>
          <w:position w:val="-12"/>
        </w:rPr>
        <w:object>
          <v:shape id="_x0000_i1083" o:spt="75" type="#_x0000_t75" style="height:18.1pt;width:39pt;" o:ole="t" filled="f" o:preferrelative="t" stroked="f" coordsize="21600,21600">
            <v:path/>
            <v:fill on="f" focussize="0,0"/>
            <v:stroke on="f" joinstyle="miter"/>
            <v:imagedata r:id="rId135" o:title=""/>
            <o:lock v:ext="edit" aspectratio="t"/>
            <w10:wrap type="none"/>
            <w10:anchorlock/>
          </v:shape>
          <o:OLEObject Type="Embed" ProgID="Equation.3" ShapeID="_x0000_i1083" DrawAspect="Content" ObjectID="_1468075783" r:id="rId134">
            <o:LockedField>false</o:LockedField>
          </o:OLEObject>
        </w:object>
      </w:r>
      <w:r>
        <w:t>（假设解码器的先前状态也具有</w:t>
      </w:r>
      <w:r>
        <w:rPr>
          <w:position w:val="-6"/>
        </w:rPr>
        <w:object>
          <v:shape id="_x0000_i1084" o:spt="75" type="#_x0000_t75" style="height:14.1pt;width:10.85pt;" o:ole="t" filled="f" o:preferrelative="t" stroked="f" coordsize="21600,21600">
            <v:path/>
            <v:fill on="f" focussize="0,0"/>
            <v:stroke on="f" joinstyle="miter"/>
            <v:imagedata r:id="rId133" o:title=""/>
            <o:lock v:ext="edit" aspectratio="t"/>
            <w10:wrap type="none"/>
            <w10:anchorlock/>
          </v:shape>
          <o:OLEObject Type="Embed" ProgID="Equation.3" ShapeID="_x0000_i1084" DrawAspect="Content" ObjectID="_1468075784" r:id="rId136">
            <o:LockedField>false</o:LockedField>
          </o:OLEObject>
        </w:object>
      </w:r>
      <w:r>
        <w:t>维度且和这两个向量是连接的）。该输入与</w:t>
      </w:r>
      <w:r>
        <w:rPr>
          <w:position w:val="-10"/>
        </w:rPr>
        <w:object>
          <v:shape id="_x0000_i1085" o:spt="75" type="#_x0000_t75" style="height:16.1pt;width:32.2pt;" o:ole="t" filled="f" o:preferrelative="t" stroked="f" coordsize="21600,21600">
            <v:path/>
            <v:fill on="f" focussize="0,0"/>
            <v:stroke on="f" joinstyle="miter"/>
            <v:imagedata r:id="rId138" o:title=""/>
            <o:lock v:ext="edit" aspectratio="t"/>
            <w10:wrap type="none"/>
            <w10:anchorlock/>
          </v:shape>
          <o:OLEObject Type="Embed" ProgID="Equation.3" ShapeID="_x0000_i1085" DrawAspect="Content" ObjectID="_1468075785" r:id="rId137">
            <o:LockedField>false</o:LockedField>
          </o:OLEObject>
        </w:object>
      </w:r>
      <w:r>
        <w:t>维的矩阵</w:t>
      </w:r>
      <w:r>
        <w:rPr>
          <w:position w:val="-12"/>
        </w:rPr>
        <w:object>
          <v:shape id="_x0000_i1086" o:spt="75" type="#_x0000_t75" style="height:18.1pt;width:16.1pt;" o:ole="t" filled="f" o:preferrelative="t" stroked="f" coordsize="21600,21600">
            <v:path/>
            <v:fill on="f" focussize="0,0"/>
            <v:stroke on="f" joinstyle="miter"/>
            <v:imagedata r:id="rId140" o:title=""/>
            <o:lock v:ext="edit" aspectratio="t"/>
            <w10:wrap type="none"/>
            <w10:anchorlock/>
          </v:shape>
          <o:OLEObject Type="Embed" ProgID="Equation.3" ShapeID="_x0000_i1086" DrawAspect="Content" ObjectID="_1468075786" r:id="rId139">
            <o:LockedField>false</o:LockedField>
          </o:OLEObject>
        </w:object>
      </w:r>
      <w:r>
        <w:t>相乘（当然后面加上偏置项）以获得分数</w:t>
      </w:r>
      <w:r>
        <w:rPr>
          <w:position w:val="-14"/>
        </w:rPr>
        <w:object>
          <v:shape id="_x0000_i1087" o:spt="75" type="#_x0000_t75" style="height:18.9pt;width:12.85pt;" o:ole="t" filled="f" o:preferrelative="t" stroked="f" coordsize="21600,21600">
            <v:path/>
            <v:fill on="f" focussize="0,0"/>
            <v:stroke on="f" joinstyle="miter"/>
            <v:imagedata r:id="rId142" o:title=""/>
            <o:lock v:ext="edit" aspectratio="t"/>
            <w10:wrap type="none"/>
            <w10:anchorlock/>
          </v:shape>
          <o:OLEObject Type="Embed" ProgID="Equation.3" ShapeID="_x0000_i1087" DrawAspect="Content" ObjectID="_1468075787" r:id="rId141">
            <o:LockedField>false</o:LockedField>
          </o:OLEObject>
        </w:object>
      </w:r>
      <w:r>
        <w:t>(维数为 (Tx, 1))。</w:t>
      </w:r>
    </w:p>
    <w:p>
      <w:pPr>
        <w:ind w:firstLine="480"/>
      </w:pPr>
      <w:r>
        <w:t>在这些</w:t>
      </w:r>
      <w:r>
        <w:rPr>
          <w:position w:val="-14"/>
        </w:rPr>
        <w:object>
          <v:shape id="_x0000_i1088" o:spt="75" type="#_x0000_t75" style="height:18.9pt;width:12.85pt;" o:ole="t" filled="f" o:preferrelative="t" stroked="f" coordsize="21600,21600">
            <v:path/>
            <v:fill on="f" focussize="0,0"/>
            <v:stroke on="f" joinstyle="miter"/>
            <v:imagedata r:id="rId144" o:title=""/>
            <o:lock v:ext="edit" aspectratio="t"/>
            <w10:wrap type="none"/>
            <w10:anchorlock/>
          </v:shape>
          <o:OLEObject Type="Embed" ProgID="Equation.3" ShapeID="_x0000_i1088" DrawAspect="Content" ObjectID="_1468075788" r:id="rId143">
            <o:LockedField>false</o:LockedField>
          </o:OLEObject>
        </w:object>
      </w:r>
      <w:r>
        <w:t>分数的顶部，使用正切双曲函数，然后使用softmax函数以获得输出</w:t>
      </w:r>
      <w:r>
        <w:rPr>
          <w:position w:val="-10"/>
        </w:rPr>
        <w:object>
          <v:shape id="_x0000_i1089" o:spt="75" type="#_x0000_t75" style="height:15.3pt;width:10.05pt;" o:ole="t" filled="f" o:preferrelative="t" stroked="f" coordsize="21600,21600">
            <v:path/>
            <v:fill on="f" focussize="0,0"/>
            <v:stroke on="f" joinstyle="miter"/>
            <v:imagedata r:id="rId146" o:title=""/>
            <o:lock v:ext="edit" aspectratio="t"/>
            <w10:wrap type="none"/>
            <w10:anchorlock/>
          </v:shape>
          <o:OLEObject Type="Embed" ProgID="Equation.3" ShapeID="_x0000_i1089" DrawAspect="Content" ObjectID="_1468075789" r:id="rId145">
            <o:LockedField>false</o:LockedField>
          </o:OLEObject>
        </w:object>
      </w:r>
      <w:r>
        <w:t>的归一化对齐分数：</w:t>
      </w:r>
    </w:p>
    <w:p>
      <w:pPr>
        <w:ind w:firstLine="480"/>
      </w:pP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76"/>
        <w:gridCol w:w="3707"/>
        <w:gridCol w:w="2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2"/>
              </w:rPr>
              <w:object>
                <v:shape id="_x0000_i1090" o:spt="75" type="#_x0000_t75" style="height:51.1pt;width:174.55pt;" o:ole="t" filled="f" o:preferrelative="t" stroked="f" coordsize="21600,21600">
                  <v:path/>
                  <v:fill on="f" focussize="0,0"/>
                  <v:stroke on="f" joinstyle="miter"/>
                  <v:imagedata r:id="rId148" o:title=""/>
                  <o:lock v:ext="edit" aspectratio="t"/>
                  <w10:wrap type="none"/>
                  <w10:anchorlock/>
                </v:shape>
                <o:OLEObject Type="Embed" ProgID="Equation.3" ShapeID="_x0000_i1090" DrawAspect="Content" ObjectID="_1468075790" r:id="rId147">
                  <o:LockedField>false</o:LockedField>
                </o:OLEObject>
              </w:object>
            </w:r>
          </w:p>
        </w:tc>
        <w:tc>
          <w:tcPr>
            <w:tcW w:w="2983" w:type="dxa"/>
          </w:tcPr>
          <w:p>
            <w:pPr>
              <w:jc w:val="right"/>
            </w:pPr>
            <w:r>
              <w:t>(2-10)</w:t>
            </w:r>
          </w:p>
        </w:tc>
      </w:tr>
    </w:tbl>
    <w:p/>
    <w:p>
      <w:pPr>
        <w:ind w:firstLine="480"/>
      </w:pPr>
      <w:r>
        <w:t>因此，</w:t>
      </w:r>
      <w:r>
        <w:rPr>
          <w:position w:val="-6"/>
        </w:rPr>
        <w:object>
          <v:shape id="_x0000_i1091" o:spt="75" type="#_x0000_t75" style="height:10.85pt;width:12.05pt;" o:ole="t" filled="f" o:preferrelative="t" stroked="f" coordsize="21600,21600">
            <v:path/>
            <v:fill on="f" focussize="0,0"/>
            <v:stroke on="f" joinstyle="miter"/>
            <v:imagedata r:id="rId150" o:title=""/>
            <o:lock v:ext="edit" aspectratio="t"/>
            <w10:wrap type="none"/>
            <w10:anchorlock/>
          </v:shape>
          <o:OLEObject Type="Embed" ProgID="Equation.3" ShapeID="_x0000_i1091" DrawAspect="Content" ObjectID="_1468075791" r:id="rId149">
            <o:LockedField>false</o:LockedField>
          </o:OLEObject>
        </w:object>
      </w:r>
      <w:r>
        <w:t>是一个</w:t>
      </w:r>
      <w:r>
        <w:rPr>
          <w:position w:val="-12"/>
        </w:rPr>
        <w:object>
          <v:shape id="_x0000_i1092" o:spt="75" type="#_x0000_t75" style="height:18.1pt;width:28.95pt;" o:ole="t" filled="f" o:preferrelative="t" stroked="f" coordsize="21600,21600">
            <v:path/>
            <v:fill on="f" focussize="0,0"/>
            <v:stroke on="f" joinstyle="miter"/>
            <v:imagedata r:id="rId152" o:title=""/>
            <o:lock v:ext="edit" aspectratio="t"/>
            <w10:wrap type="none"/>
            <w10:anchorlock/>
          </v:shape>
          <o:OLEObject Type="Embed" ProgID="Equation.3" ShapeID="_x0000_i1092" DrawAspect="Content" ObjectID="_1468075792" r:id="rId151">
            <o:LockedField>false</o:LockedField>
          </o:OLEObject>
        </w:object>
      </w:r>
      <w:r>
        <w:t>维向量，它的元素依次对应于输入句子中每个单词的权重。</w:t>
      </w:r>
    </w:p>
    <w:p>
      <w:pPr>
        <w:pStyle w:val="4"/>
      </w:pPr>
      <w:r>
        <w:t>全局注意力机制和局部注意力机制</w:t>
      </w:r>
    </w:p>
    <w:p>
      <w:pPr>
        <w:ind w:firstLine="480"/>
      </w:pPr>
      <w:r>
        <w:t>术语“全局”注意力是指所有输入都被赋予了重要性。 最初，全局注意力与我们之前讨论的注意力概念有一些细微的差别。差别就在于它考虑了编码器 LSTM 和解码器 LSTM 的所有隐藏状态来计算“可变长度上下文向量</w:t>
      </w:r>
      <w:r>
        <w:rPr>
          <w:position w:val="-12"/>
        </w:rPr>
        <w:object>
          <v:shape id="_x0000_i1093" o:spt="75" type="#_x0000_t75" style="height:18.1pt;width:10.85pt;" o:ole="t" filled="f" o:preferrelative="t" stroked="f" coordsize="21600,21600">
            <v:path/>
            <v:fill on="f" focussize="0,0"/>
            <v:stroke on="f" joinstyle="miter"/>
            <v:imagedata r:id="rId154" o:title=""/>
            <o:lock v:ext="edit" aspectratio="t"/>
            <w10:wrap type="none"/>
            <w10:anchorlock/>
          </v:shape>
          <o:OLEObject Type="Embed" ProgID="Equation.3" ShapeID="_x0000_i1093" DrawAspect="Content" ObjectID="_1468075793" r:id="rId153">
            <o:LockedField>false</o:LockedField>
          </o:OLEObject>
        </w:object>
      </w:r>
      <w:r>
        <w:t>”，而 Bahdanau等人</w:t>
      </w:r>
      <w:r>
        <w:rPr>
          <w:vertAlign w:val="superscript"/>
        </w:rPr>
        <w:t>[35]</w:t>
      </w:r>
      <w:r>
        <w:t>提出的注意力机制则是使用编码器 LSTM 的所有隐藏状态和单向解码器 LSTM 的先前隐藏状态来计算上下文向量。在编码器-解码器架构中，分数通常是编码器和解码器隐藏状态的函数。 任何函数都是有效的，只要它捕捉到输入词相对于输出词的相对重要性。</w:t>
      </w:r>
    </w:p>
    <w:p>
      <w:pPr>
        <w:ind w:firstLine="480"/>
      </w:pPr>
      <w:r>
        <w:t>使用“全局”注意力层时需要大量计算。这是因为我们必须考虑所有隐藏状态，将其串联成一个矩阵，并乘以正确维度的权重矩阵，以获得前馈连接的最后一层。因此，随着输入大小的增加，矩阵大小也会增加。 简单来说，前馈连接中的节点数量增加了，因此增加了计算量。为了减小计算量，我们使用了局部注意力概念。</w:t>
      </w:r>
    </w:p>
    <w:p>
      <w:pPr>
        <w:ind w:firstLine="480"/>
      </w:pPr>
      <w:r>
        <w:t>直觉上，当我们试图从任何给定的信息中推断出某些东西时，我们的大脑往往会通过只接受最相关的输入来缩小搜索空间。全局和局部注意力的想法受到主要用于计算机视觉任务的软注意力和硬注意力概念的启发, 软注意力和硬注意力由Xu等人</w:t>
      </w:r>
      <w:r>
        <w:rPr>
          <w:vertAlign w:val="superscript"/>
        </w:rPr>
        <w:t>[59]</w:t>
      </w:r>
      <w:r>
        <w:t>在2015年提出。软注意力是全局注意力，其中所有图像块都被赋予了一定的权重；但在硬注意力中，一次只考虑一个图像块。</w:t>
      </w:r>
    </w:p>
    <w:p>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p>
    <w:p>
      <w:pPr>
        <w:ind w:firstLine="480"/>
      </w:pPr>
      <w:r>
        <w:t>那么如何实现这一目标？在这里，模型试图预测输入词嵌入序列中的位置</w:t>
      </w:r>
      <w:r>
        <w:rPr>
          <w:position w:val="-12"/>
        </w:rPr>
        <w:object>
          <v:shape id="_x0000_i1094" o:spt="75" type="#_x0000_t75" style="height:18.1pt;width:14.1pt;" o:ole="t" filled="f" o:preferrelative="t" stroked="f" coordsize="21600,21600">
            <v:path/>
            <v:fill on="f" focussize="0,0"/>
            <v:stroke on="f" joinstyle="miter"/>
            <v:imagedata r:id="rId156" o:title=""/>
            <o:lock v:ext="edit" aspectratio="t"/>
            <w10:wrap type="none"/>
            <w10:anchorlock/>
          </v:shape>
          <o:OLEObject Type="Embed" ProgID="Equation.3" ShapeID="_x0000_i1094" DrawAspect="Content" ObjectID="_1468075794" r:id="rId155">
            <o:LockedField>false</o:LockedField>
          </o:OLEObject>
        </w:object>
      </w:r>
      <w:r>
        <w:t>。在位置</w:t>
      </w:r>
      <w:r>
        <w:rPr>
          <w:position w:val="-12"/>
        </w:rPr>
        <w:object>
          <v:shape id="_x0000_i1095" o:spt="75" type="#_x0000_t75" style="height:18.1pt;width:14.1pt;" o:ole="t" filled="f" o:preferrelative="t" stroked="f" coordsize="21600,21600">
            <v:path/>
            <v:fill on="f" focussize="0,0"/>
            <v:stroke on="f" joinstyle="miter"/>
            <v:imagedata r:id="rId156" o:title=""/>
            <o:lock v:ext="edit" aspectratio="t"/>
            <w10:wrap type="none"/>
            <w10:anchorlock/>
          </v:shape>
          <o:OLEObject Type="Embed" ProgID="Equation.3" ShapeID="_x0000_i1095" DrawAspect="Content" ObjectID="_1468075795" r:id="rId157">
            <o:LockedField>false</o:LockedField>
          </o:OLEObject>
        </w:object>
      </w:r>
      <w:r>
        <w:t>周围，它考虑一个大小为</w:t>
      </w:r>
      <w:r>
        <w:rPr>
          <w:position w:val="-4"/>
        </w:rPr>
        <w:object>
          <v:shape id="_x0000_i1096" o:spt="75" type="#_x0000_t75" style="height:12.85pt;width:18.9pt;" o:ole="t" filled="f" o:preferrelative="t" stroked="f" coordsize="21600,21600">
            <v:path/>
            <v:fill on="f" focussize="0,0"/>
            <v:stroke on="f" joinstyle="miter"/>
            <v:imagedata r:id="rId159" o:title=""/>
            <o:lock v:ext="edit" aspectratio="t"/>
            <w10:wrap type="none"/>
            <w10:anchorlock/>
          </v:shape>
          <o:OLEObject Type="Embed" ProgID="Equation.3" ShapeID="_x0000_i1096" DrawAspect="Content" ObjectID="_1468075796" r:id="rId158">
            <o:LockedField>false</o:LockedField>
          </o:OLEObject>
        </w:object>
      </w:r>
      <w:r>
        <w:t>的窗口。因此，上下文向量生成为位置</w:t>
      </w:r>
      <w:r>
        <w:rPr>
          <w:position w:val="-12"/>
        </w:rPr>
        <w:object>
          <v:shape id="_x0000_i1097" o:spt="75" type="#_x0000_t75" style="height:18.1pt;width:76.85pt;" o:ole="t" filled="f" o:preferrelative="t" stroked="f" coordsize="21600,21600">
            <v:path/>
            <v:fill on="f" focussize="0,0"/>
            <v:stroke on="f" joinstyle="miter"/>
            <v:imagedata r:id="rId161" o:title=""/>
            <o:lock v:ext="edit" aspectratio="t"/>
            <w10:wrap type="none"/>
            <w10:anchorlock/>
          </v:shape>
          <o:OLEObject Type="Embed" ProgID="Equation.3" ShapeID="_x0000_i1097" DrawAspect="Content" ObjectID="_1468075797" r:id="rId160">
            <o:LockedField>false</o:LockedField>
          </o:OLEObject>
        </w:object>
      </w:r>
      <w:r>
        <w:t>中输入的加权平均值，其中</w:t>
      </w:r>
      <w:r>
        <w:rPr>
          <w:position w:val="-4"/>
        </w:rPr>
        <w:object>
          <v:shape id="_x0000_i1098" o:spt="75" type="#_x0000_t75" style="height:12.85pt;width:12.85pt;" o:ole="t" filled="f" o:preferrelative="t" stroked="f" coordsize="21600,21600">
            <v:path/>
            <v:fill on="f" focussize="0,0"/>
            <v:stroke on="f" joinstyle="miter"/>
            <v:imagedata r:id="rId163" o:title=""/>
            <o:lock v:ext="edit" aspectratio="t"/>
            <w10:wrap type="none"/>
            <w10:anchorlock/>
          </v:shape>
          <o:OLEObject Type="Embed" ProgID="Equation.3" ShapeID="_x0000_i1098" DrawAspect="Content" ObjectID="_1468075798" r:id="rId162">
            <o:LockedField>false</o:LockedField>
          </o:OLEObject>
        </w:object>
      </w:r>
      <w:r>
        <w:t>是根据经验选择的。</w:t>
      </w:r>
    </w:p>
    <w:p>
      <w:pPr>
        <w:ind w:firstLine="480"/>
      </w:pPr>
      <w:r>
        <w:t>此外，可以有两种类型的“对应”方式：</w:t>
      </w:r>
    </w:p>
    <w:p>
      <w:pPr>
        <w:numPr>
          <w:ilvl w:val="0"/>
          <w:numId w:val="4"/>
        </w:numPr>
        <w:ind w:firstLine="480"/>
      </w:pPr>
      <w:r>
        <w:t>单调对应，其中</w:t>
      </w:r>
      <w:r>
        <w:rPr>
          <w:position w:val="-12"/>
        </w:rPr>
        <w:object>
          <v:shape id="_x0000_i1099" o:spt="75" type="#_x0000_t75" style="height:18.1pt;width:14.1pt;" o:ole="t" filled="f" o:preferrelative="t" stroked="f" coordsize="21600,21600">
            <v:path/>
            <v:fill on="f" focussize="0,0"/>
            <v:stroke on="f" joinstyle="miter"/>
            <v:imagedata r:id="rId156" o:title=""/>
            <o:lock v:ext="edit" aspectratio="t"/>
            <w10:wrap type="none"/>
            <w10:anchorlock/>
          </v:shape>
          <o:OLEObject Type="Embed" ProgID="Equation.3" ShapeID="_x0000_i1099" DrawAspect="Content" ObjectID="_1468075799" r:id="rId164">
            <o:LockedField>false</o:LockedField>
          </o:OLEObject>
        </w:object>
      </w:r>
      <w:r>
        <w:t>设置为</w:t>
      </w:r>
      <w:r>
        <w:rPr>
          <w:position w:val="-6"/>
        </w:rPr>
        <w:object>
          <v:shape id="_x0000_i1100" o:spt="75" type="#_x0000_t75" style="height:12.05pt;width:7.25pt;" o:ole="t" filled="f" o:preferrelative="t" stroked="f" coordsize="21600,21600">
            <v:path/>
            <v:fill on="f" focussize="0,0"/>
            <v:stroke on="f" joinstyle="miter"/>
            <v:imagedata r:id="rId166" o:title=""/>
            <o:lock v:ext="edit" aspectratio="t"/>
            <w10:wrap type="none"/>
            <w10:anchorlock/>
          </v:shape>
          <o:OLEObject Type="Embed" ProgID="Equation.3" ShapeID="_x0000_i1100" DrawAspect="Content" ObjectID="_1468075800" r:id="rId165">
            <o:LockedField>false</o:LockedField>
          </o:OLEObject>
        </w:object>
      </w:r>
      <w:r>
        <w:t>，假设在时间</w:t>
      </w:r>
      <w:r>
        <w:rPr>
          <w:position w:val="-6"/>
        </w:rPr>
        <w:object>
          <v:shape id="_x0000_i1101" o:spt="75" type="#_x0000_t75" style="height:12.05pt;width:7.25pt;" o:ole="t" filled="f" o:preferrelative="t" stroked="f" coordsize="21600,21600">
            <v:path/>
            <v:fill on="f" focussize="0,0"/>
            <v:stroke on="f" joinstyle="miter"/>
            <v:imagedata r:id="rId166" o:title=""/>
            <o:lock v:ext="edit" aspectratio="t"/>
            <w10:wrap type="none"/>
            <w10:anchorlock/>
          </v:shape>
          <o:OLEObject Type="Embed" ProgID="Equation.3" ShapeID="_x0000_i1101" DrawAspect="Content" ObjectID="_1468075801" r:id="rId167">
            <o:LockedField>false</o:LockedField>
          </o:OLEObject>
        </w:object>
      </w:r>
      <w:r>
        <w:t>，只有</w:t>
      </w:r>
      <w:r>
        <w:rPr>
          <w:position w:val="-6"/>
        </w:rPr>
        <w:object>
          <v:shape id="_x0000_i1102" o:spt="75" type="#_x0000_t75" style="height:12.05pt;width:7.25pt;" o:ole="t" filled="f" o:preferrelative="t" stroked="f" coordsize="21600,21600">
            <v:path/>
            <v:fill on="f" focussize="0,0"/>
            <v:stroke on="f" joinstyle="miter"/>
            <v:imagedata r:id="rId166" o:title=""/>
            <o:lock v:ext="edit" aspectratio="t"/>
            <w10:wrap type="none"/>
            <w10:anchorlock/>
          </v:shape>
          <o:OLEObject Type="Embed" ProgID="Equation.3" ShapeID="_x0000_i1102" DrawAspect="Content" ObjectID="_1468075802" r:id="rId168">
            <o:LockedField>false</o:LockedField>
          </o:OLEObject>
        </w:object>
      </w:r>
      <w:r>
        <w:t>附近的信息很重要。</w:t>
      </w:r>
    </w:p>
    <w:p>
      <w:pPr>
        <w:numPr>
          <w:ilvl w:val="0"/>
          <w:numId w:val="4"/>
        </w:numPr>
        <w:ind w:firstLine="480"/>
      </w:pPr>
      <w:r>
        <w:t>预测对齐，其中模型本身预测对齐位置式2-7所示：</w:t>
      </w:r>
    </w:p>
    <w:p>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0"/>
        <w:gridCol w:w="3289"/>
        <w:gridCol w:w="2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4"/>
              </w:rPr>
              <w:object>
                <v:shape id="_x0000_i1103" o:spt="75" type="#_x0000_t75" style="height:20.1pt;width:153.65pt;" o:ole="t" filled="f" o:preferrelative="t" stroked="f" coordsize="21600,21600">
                  <v:path/>
                  <v:fill on="f" focussize="0,0"/>
                  <v:stroke on="f" joinstyle="miter"/>
                  <v:imagedata r:id="rId170" o:title=""/>
                  <o:lock v:ext="edit" aspectratio="t"/>
                  <w10:wrap type="none"/>
                  <w10:anchorlock/>
                </v:shape>
                <o:OLEObject Type="Embed" ProgID="Equation.3" ShapeID="_x0000_i1103" DrawAspect="Content" ObjectID="_1468075803" r:id="rId169">
                  <o:LockedField>false</o:LockedField>
                </o:OLEObject>
              </w:object>
            </w:r>
          </w:p>
        </w:tc>
        <w:tc>
          <w:tcPr>
            <w:tcW w:w="2983" w:type="dxa"/>
          </w:tcPr>
          <w:p>
            <w:pPr>
              <w:jc w:val="right"/>
            </w:pPr>
            <w:r>
              <w:t>(2-11)</w:t>
            </w:r>
          </w:p>
        </w:tc>
      </w:tr>
    </w:tbl>
    <w:p/>
    <w:p>
      <w:pPr>
        <w:ind w:firstLine="480"/>
      </w:pPr>
      <w:r>
        <w:t>其中</w:t>
      </w:r>
      <w:r>
        <w:rPr>
          <w:position w:val="-14"/>
        </w:rPr>
        <w:object>
          <v:shape id="_x0000_i1104" o:spt="75" type="#_x0000_t75" style="height:18.9pt;width:15.3pt;" o:ole="t" filled="f" o:preferrelative="t" stroked="f" coordsize="21600,21600">
            <v:path/>
            <v:fill on="f" focussize="0,0"/>
            <v:stroke on="f" joinstyle="miter"/>
            <v:imagedata r:id="rId172" o:title=""/>
            <o:lock v:ext="edit" aspectratio="t"/>
            <w10:wrap type="none"/>
            <w10:anchorlock/>
          </v:shape>
          <o:OLEObject Type="Embed" ProgID="Equation.3" ShapeID="_x0000_i1104" DrawAspect="Content" ObjectID="_1468075804" r:id="rId171">
            <o:LockedField>false</o:LockedField>
          </o:OLEObject>
        </w:object>
      </w:r>
      <w:r>
        <w:t>和</w:t>
      </w:r>
      <w:r>
        <w:rPr>
          <w:position w:val="-14"/>
        </w:rPr>
        <w:object>
          <v:shape id="_x0000_i1105" o:spt="75" type="#_x0000_t75" style="height:18.9pt;width:16.9pt;" o:ole="t" filled="f" o:preferrelative="t" stroked="f" coordsize="21600,21600">
            <v:path/>
            <v:fill on="f" focussize="0,0"/>
            <v:stroke on="f" joinstyle="miter"/>
            <v:imagedata r:id="rId174" o:title=""/>
            <o:lock v:ext="edit" aspectratio="t"/>
            <w10:wrap type="none"/>
            <w10:anchorlock/>
          </v:shape>
          <o:OLEObject Type="Embed" ProgID="Equation.3" ShapeID="_x0000_i1105" DrawAspect="Content" ObjectID="_1468075805" r:id="rId173">
            <o:LockedField>false</o:LockedField>
          </o:OLEObject>
        </w:object>
      </w:r>
      <w:r>
        <w:t>是训练期间学习的模型参数，</w:t>
      </w:r>
      <w:r>
        <w:rPr>
          <w:position w:val="-6"/>
        </w:rPr>
        <w:object>
          <v:shape id="_x0000_i1106" o:spt="75" type="#_x0000_t75" style="height:14.1pt;width:10.85pt;" o:ole="t" filled="f" o:preferrelative="t" stroked="f" coordsize="21600,21600">
            <v:path/>
            <v:fill on="f" focussize="0,0"/>
            <v:stroke on="f" joinstyle="miter"/>
            <v:imagedata r:id="rId176" o:title=""/>
            <o:lock v:ext="edit" aspectratio="t"/>
            <w10:wrap type="none"/>
            <w10:anchorlock/>
          </v:shape>
          <o:OLEObject Type="Embed" ProgID="Equation.3" ShapeID="_x0000_i1106" DrawAspect="Content" ObjectID="_1468075806" r:id="rId175">
            <o:LockedField>false</o:LockedField>
          </o:OLEObject>
        </w:object>
      </w:r>
      <w:r>
        <w:t>是输入句子长度。显然，</w:t>
      </w:r>
      <w:r>
        <w:rPr>
          <w:position w:val="-12"/>
        </w:rPr>
        <w:object>
          <v:shape id="_x0000_i1107" o:spt="75" type="#_x0000_t75" style="height:18.1pt;width:14.1pt;" o:ole="t" filled="f" o:preferrelative="t" stroked="f" coordsize="21600,21600">
            <v:path/>
            <v:fill on="f" focussize="0,0"/>
            <v:stroke on="f" joinstyle="miter"/>
            <v:imagedata r:id="rId156" o:title=""/>
            <o:lock v:ext="edit" aspectratio="t"/>
            <w10:wrap type="none"/>
            <w10:anchorlock/>
          </v:shape>
          <o:OLEObject Type="Embed" ProgID="Equation.3" ShapeID="_x0000_i1107" DrawAspect="Content" ObjectID="_1468075807" r:id="rId177">
            <o:LockedField>false</o:LockedField>
          </o:OLEObject>
        </w:object>
      </w:r>
      <w:r>
        <w:t>范围在</w:t>
      </w:r>
      <w:r>
        <w:rPr>
          <w:position w:val="-10"/>
        </w:rPr>
        <w:object>
          <v:shape id="_x0000_i1108" o:spt="75" type="#_x0000_t75" style="height:16.1pt;width:27.75pt;" o:ole="t" filled="f" o:preferrelative="t" stroked="f" coordsize="21600,21600">
            <v:path/>
            <v:fill on="f" focussize="0,0"/>
            <v:stroke on="f" joinstyle="miter"/>
            <v:imagedata r:id="rId179" o:title=""/>
            <o:lock v:ext="edit" aspectratio="t"/>
            <w10:wrap type="none"/>
            <w10:anchorlock/>
          </v:shape>
          <o:OLEObject Type="Embed" ProgID="Equation.3" ShapeID="_x0000_i1108" DrawAspect="Content" ObjectID="_1468075808" r:id="rId178">
            <o:LockedField>false</o:LockedField>
          </o:OLEObject>
        </w:object>
      </w:r>
      <w:r>
        <w:t>。</w:t>
      </w:r>
    </w:p>
    <w:p>
      <w:pPr>
        <w:ind w:firstLine="480"/>
      </w:pPr>
      <w:r>
        <w:t xml:space="preserve">图2-3展示了全局注意力机制和局部注意力机制之间的区别。全局注意考虑所有隐藏状态（蓝色），而局部注意只考虑一个子集： </w:t>
      </w:r>
    </w:p>
    <w:p>
      <w:pPr>
        <w:ind w:firstLine="480"/>
      </w:pPr>
    </w:p>
    <w:p>
      <w:pPr>
        <w:ind w:firstLine="480"/>
        <w:jc w:val="center"/>
      </w:pPr>
      <w:r>
        <w:drawing>
          <wp:inline distT="0" distB="0" distL="114300" distR="114300">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80"/>
                    <a:stretch>
                      <a:fillRect/>
                    </a:stretch>
                  </pic:blipFill>
                  <pic:spPr>
                    <a:xfrm>
                      <a:off x="0" y="0"/>
                      <a:ext cx="4053205" cy="1944370"/>
                    </a:xfrm>
                    <a:prstGeom prst="rect">
                      <a:avLst/>
                    </a:prstGeom>
                    <a:noFill/>
                    <a:ln>
                      <a:noFill/>
                    </a:ln>
                  </pic:spPr>
                </pic:pic>
              </a:graphicData>
            </a:graphic>
          </wp:inline>
        </w:drawing>
      </w:r>
    </w:p>
    <w:p>
      <w:pPr>
        <w:ind w:firstLine="480"/>
        <w:jc w:val="center"/>
        <w:rPr>
          <w:sz w:val="21"/>
          <w:szCs w:val="21"/>
        </w:rPr>
      </w:pPr>
      <w:r>
        <w:rPr>
          <w:sz w:val="21"/>
          <w:szCs w:val="21"/>
        </w:rPr>
        <w:t>图2-3  全局注意力模型和局部注意力模型</w:t>
      </w:r>
    </w:p>
    <w:p>
      <w:pPr>
        <w:pStyle w:val="4"/>
      </w:pPr>
      <w:r>
        <w:t>Transformer</w:t>
      </w:r>
    </w:p>
    <w:p>
      <w:pPr>
        <w:ind w:firstLine="480"/>
      </w:pPr>
      <w:r>
        <w:t>Vaswani 等人</w:t>
      </w:r>
      <w:r>
        <w:rPr>
          <w:vertAlign w:val="superscript"/>
        </w:rPr>
        <w:t>[60]</w:t>
      </w:r>
      <w:r>
        <w:t>的名为“Attention is All You Need”的论文是迄今为止对 Attention 最重要的贡献之一。他们重新定义了注意力机制，即基于键、查询和值提供了一个非常通用和广泛的注意力定义。他们引用了另一个称为多头注意力的概念。</w:t>
      </w:r>
    </w:p>
    <w:p>
      <w:pPr>
        <w:ind w:firstLine="480"/>
      </w:pPr>
      <w:r>
        <w:t>首先，让我们定义什么是“自注意力”。Cheng 等人</w:t>
      </w:r>
      <w:r>
        <w:rPr>
          <w:vertAlign w:val="superscript"/>
        </w:rPr>
        <w:t>[61]</w:t>
      </w:r>
      <w:r>
        <w:t>在他们名为“Long Short-Term Memory-Networks for Machine Reading”的论文中，将 self-Attention 定义为关联单个句子的不同位置以获得更好的表示的机制。</w:t>
      </w:r>
    </w:p>
    <w:p>
      <w:pPr>
        <w:ind w:firstLine="480"/>
      </w:pPr>
      <w:r>
        <w:t>机器阅读器是一种算法，可以自动理解提供给它的文本。如图2-4所示，红色字是当前瞬间读取或处理的，蓝色字是“记忆”。不同的阴影代表“记忆”激活的程度。</w:t>
      </w:r>
    </w:p>
    <w:p>
      <w:pPr>
        <w:ind w:firstLine="480"/>
      </w:pPr>
      <w:r>
        <w:t xml:space="preserve">当我们逐字阅读或处理句子时，先前看到的单词也会被注意到，并从阴影中推断出来，这正是机器阅读器中的自注意力所做的。 </w:t>
      </w:r>
    </w:p>
    <w:p>
      <w:pPr>
        <w:ind w:firstLine="480"/>
      </w:pPr>
    </w:p>
    <w:p>
      <w:pPr>
        <w:ind w:firstLine="480"/>
        <w:jc w:val="center"/>
      </w:pPr>
      <w:r>
        <w:drawing>
          <wp:inline distT="0" distB="0" distL="114300" distR="114300">
            <wp:extent cx="4231640" cy="2425700"/>
            <wp:effectExtent l="0" t="0" r="5080" b="12700"/>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81"/>
                    <a:stretch>
                      <a:fillRect/>
                    </a:stretch>
                  </pic:blipFill>
                  <pic:spPr>
                    <a:xfrm>
                      <a:off x="0" y="0"/>
                      <a:ext cx="4231640" cy="2425700"/>
                    </a:xfrm>
                    <a:prstGeom prst="rect">
                      <a:avLst/>
                    </a:prstGeom>
                    <a:noFill/>
                    <a:ln w="9525">
                      <a:noFill/>
                    </a:ln>
                  </pic:spPr>
                </pic:pic>
              </a:graphicData>
            </a:graphic>
          </wp:inline>
        </w:drawing>
      </w:r>
    </w:p>
    <w:p>
      <w:pPr>
        <w:ind w:firstLine="480"/>
        <w:jc w:val="center"/>
        <w:rPr>
          <w:sz w:val="21"/>
          <w:szCs w:val="21"/>
        </w:rPr>
      </w:pPr>
      <w:r>
        <w:rPr>
          <w:sz w:val="21"/>
          <w:szCs w:val="21"/>
        </w:rPr>
        <w:t>图2-4  自注意力机制</w:t>
      </w:r>
    </w:p>
    <w:p>
      <w:pPr>
        <w:ind w:firstLine="480"/>
        <w:jc w:val="center"/>
      </w:pPr>
    </w:p>
    <w:p>
      <w:pPr>
        <w:ind w:firstLine="480"/>
      </w:pPr>
      <w:r>
        <w:t>以前，要计算句子中单词的注意力分数，计算的机制是使用点积或单词的其他函数与先前看到单词的隐藏状态表示。Cheng等人</w:t>
      </w:r>
      <w:r>
        <w:rPr>
          <w:vertAlign w:val="superscript"/>
        </w:rPr>
        <w:t>[61]</w:t>
      </w:r>
      <w:r>
        <w:t>提出了一个基本相同但更通用的概念。假设我们要计算“chasing”这个词的注意力。该机制将计算嵌入“chasing”与嵌入每个先前看到的单词（如“The”、“FBI”和“is”）的点积。现在，根据广义注意力的定义，每个词的embedding应该有对应的三个不同的向量，分别是键、查询和值。我们可以使用矩阵乘法计算出这些向量。</w:t>
      </w:r>
    </w:p>
    <w:p>
      <w:pPr>
        <w:ind w:firstLine="480"/>
      </w:pPr>
      <w:r>
        <w:t>每当我们需要计算目标词相对于输入嵌入的注意力时，我们应该使用目标的查询和输入的键来计算匹配分数，然后这些匹配分数作为权重求和过程中的值向量。其中键、查询和值向量是不同子空间中嵌入向量的抽象。可以这样理解：你提出一个问题；查询命中输入向量的键。键可以与读取的记忆位置进行比较，值就是要从记忆位置读取的值。</w:t>
      </w:r>
    </w:p>
    <w:p>
      <w:pPr>
        <w:ind w:firstLine="480"/>
      </w:pPr>
      <w:r>
        <w:t>如果嵌入的维度是</w:t>
      </w:r>
      <w:r>
        <w:rPr>
          <w:position w:val="-4"/>
        </w:rPr>
        <w:object>
          <v:shape id="_x0000_i1109" o:spt="75" type="#_x0000_t75" style="height:12.85pt;width:26.15pt;" o:ole="t" filled="f" o:preferrelative="t" stroked="f" coordsize="21600,21600">
            <v:path/>
            <v:fill on="f" focussize="0,0"/>
            <v:stroke on="f" joinstyle="miter"/>
            <v:imagedata r:id="rId183" o:title=""/>
            <o:lock v:ext="edit" aspectratio="t"/>
            <w10:wrap type="none"/>
            <w10:anchorlock/>
          </v:shape>
          <o:OLEObject Type="Embed" ProgID="Equation.3" ShapeID="_x0000_i1109" DrawAspect="Content" ObjectID="_1468075809" r:id="rId182">
            <o:LockedField>false</o:LockedField>
          </o:OLEObject>
        </w:object>
      </w:r>
      <w:r>
        <w:t>并且我们想要维度</w:t>
      </w:r>
      <w:r>
        <w:rPr>
          <w:position w:val="-24"/>
        </w:rPr>
        <w:object>
          <v:shape id="_x0000_i1110" o:spt="75" type="#_x0000_t75" style="height:30.95pt;width:27.75pt;" o:ole="t" filled="f" o:preferrelative="t" stroked="f" coordsize="21600,21600">
            <v:path/>
            <v:fill on="f" focussize="0,0"/>
            <v:stroke on="f" joinstyle="miter"/>
            <v:imagedata r:id="rId185" o:title=""/>
            <o:lock v:ext="edit" aspectratio="t"/>
            <w10:wrap type="none"/>
            <w10:anchorlock/>
          </v:shape>
          <o:OLEObject Type="Embed" ProgID="Equation.3" ShapeID="_x0000_i1110" DrawAspect="Content" ObjectID="_1468075810" r:id="rId184">
            <o:LockedField>false</o:LockedField>
          </o:OLEObject>
        </w:object>
      </w:r>
      <w:r>
        <w:t>的键向量，我们必须将嵌入乘以维度</w:t>
      </w:r>
      <w:r>
        <w:rPr>
          <w:position w:val="-24"/>
        </w:rPr>
        <w:object>
          <v:shape id="_x0000_i1111" o:spt="75" type="#_x0000_t75" style="height:30.95pt;width:33.8pt;" o:ole="t" filled="f" o:preferrelative="t" stroked="f" coordsize="21600,21600">
            <v:path/>
            <v:fill on="f" focussize="0,0"/>
            <v:stroke on="f" joinstyle="miter"/>
            <v:imagedata r:id="rId187" o:title=""/>
            <o:lock v:ext="edit" aspectratio="t"/>
            <w10:wrap type="none"/>
            <w10:anchorlock/>
          </v:shape>
          <o:OLEObject Type="Embed" ProgID="Equation.3" ShapeID="_x0000_i1111" DrawAspect="Content" ObjectID="_1468075811" r:id="rId186">
            <o:LockedField>false</o:LockedField>
          </o:OLEObject>
        </w:object>
      </w:r>
      <w:r>
        <w:t>的矩阵</w:t>
      </w:r>
      <w:r>
        <w:rPr>
          <w:position w:val="-12"/>
        </w:rPr>
        <w:object>
          <v:shape id="_x0000_i1112" o:spt="75" type="#_x0000_t75" style="height:18.1pt;width:16.1pt;" o:ole="t" filled="f" o:preferrelative="t" stroked="f" coordsize="21600,21600">
            <v:path/>
            <v:fill on="f" focussize="0,0"/>
            <v:stroke on="f" joinstyle="miter"/>
            <v:imagedata r:id="rId189" o:title=""/>
            <o:lock v:ext="edit" aspectratio="t"/>
            <w10:wrap type="none"/>
            <w10:anchorlock/>
          </v:shape>
          <o:OLEObject Type="Embed" ProgID="Equation.3" ShapeID="_x0000_i1112" DrawAspect="Content" ObjectID="_1468075812" r:id="rId188">
            <o:LockedField>false</o:LockedField>
          </o:OLEObject>
        </w:object>
      </w:r>
      <w:r>
        <w:t>。所以，键向量</w:t>
      </w:r>
      <w:r>
        <w:rPr>
          <w:position w:val="-12"/>
        </w:rPr>
        <w:object>
          <v:shape id="_x0000_i1113" o:spt="75" type="#_x0000_t75" style="height:18.1pt;width:57.1pt;" o:ole="t" filled="f" o:preferrelative="t" stroked="f" coordsize="21600,21600">
            <v:path/>
            <v:fill on="f" focussize="0,0"/>
            <v:stroke on="f" joinstyle="miter"/>
            <v:imagedata r:id="rId191" o:title=""/>
            <o:lock v:ext="edit" aspectratio="t"/>
            <w10:wrap type="none"/>
            <w10:anchorlock/>
          </v:shape>
          <o:OLEObject Type="Embed" ProgID="Equation.3" ShapeID="_x0000_i1113" DrawAspect="Content" ObjectID="_1468075813" r:id="rId190">
            <o:LockedField>false</o:LockedField>
          </o:OLEObject>
        </w:object>
      </w:r>
      <w:r>
        <w:t>。 类似地，对于查询和值向量，等式将是</w:t>
      </w:r>
      <w:r>
        <w:rPr>
          <w:position w:val="-14"/>
        </w:rPr>
        <w:object>
          <v:shape id="_x0000_i1114" o:spt="75" type="#_x0000_t75" style="height:18.9pt;width:56.3pt;" o:ole="t" filled="f" o:preferrelative="t" stroked="f" coordsize="21600,21600">
            <v:path/>
            <v:fill on="f" focussize="0,0"/>
            <v:stroke on="f" joinstyle="miter"/>
            <v:imagedata r:id="rId193" o:title=""/>
            <o:lock v:ext="edit" aspectratio="t"/>
            <w10:wrap type="none"/>
            <w10:anchorlock/>
          </v:shape>
          <o:OLEObject Type="Embed" ProgID="Equation.3" ShapeID="_x0000_i1114" DrawAspect="Content" ObjectID="_1468075814" r:id="rId192">
            <o:LockedField>false</o:LockedField>
          </o:OLEObject>
        </w:object>
      </w:r>
      <w:r>
        <w:t>，</w:t>
      </w:r>
      <w:r>
        <w:rPr>
          <w:position w:val="-12"/>
        </w:rPr>
        <w:object>
          <v:shape id="_x0000_i1115" o:spt="75" type="#_x0000_t75" style="height:18.1pt;width:55.1pt;" o:ole="t" filled="f" o:preferrelative="t" stroked="f" coordsize="21600,21600">
            <v:path/>
            <v:fill on="f" focussize="0,0"/>
            <v:stroke on="f" joinstyle="miter"/>
            <v:imagedata r:id="rId195" o:title=""/>
            <o:lock v:ext="edit" aspectratio="t"/>
            <w10:wrap type="none"/>
            <w10:anchorlock/>
          </v:shape>
          <o:OLEObject Type="Embed" ProgID="Equation.3" ShapeID="_x0000_i1115" DrawAspect="Content" ObjectID="_1468075815" r:id="rId194">
            <o:LockedField>false</o:LockedField>
          </o:OLEObject>
        </w:object>
      </w:r>
      <w:r>
        <w:t>（E 是任意单词的嵌入向量）。</w:t>
      </w:r>
    </w:p>
    <w:p>
      <w:pPr>
        <w:ind w:firstLine="480"/>
      </w:pPr>
      <w:r>
        <w:t xml:space="preserve">现在，为了计算单词“chasing”的注意力，我们需要将“chasing”嵌入的查询向量与之前每个单词的键向量进行点积，对应的键向量单词依次为“The”、“FBI”和“is”。然后再将这些值除以 </w:t>
      </w:r>
      <w:r>
        <w:rPr>
          <w:position w:val="-4"/>
        </w:rPr>
        <w:object>
          <v:shape id="_x0000_i1116" o:spt="75" type="#_x0000_t75" style="height:12.85pt;width:12.85pt;" o:ole="t" filled="f" o:preferrelative="t" stroked="f" coordsize="21600,21600">
            <v:path/>
            <v:fill on="f" focussize="0,0"/>
            <v:stroke on="f" joinstyle="miter"/>
            <v:imagedata r:id="rId197" o:title=""/>
            <o:lock v:ext="edit" aspectratio="t"/>
            <w10:wrap type="none"/>
            <w10:anchorlock/>
          </v:shape>
          <o:OLEObject Type="Embed" ProgID="Equation.3" ShapeID="_x0000_i1116" DrawAspect="Content" ObjectID="_1468075816" r:id="rId196">
            <o:LockedField>false</o:LockedField>
          </o:OLEObject>
        </w:object>
      </w:r>
      <w:r>
        <w:t>（嵌入的维度），加之以softmax函数。所以，过程如下所示：</w:t>
      </w:r>
    </w:p>
    <w:p>
      <w:pPr>
        <w:ind w:firstLine="480"/>
      </w:pP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117" o:spt="75" type="#_x0000_t75" style="height:33.8pt;width:80.45pt;" o:ole="t" filled="f" o:preferrelative="t" stroked="f" coordsize="21600,21600">
                  <v:path/>
                  <v:fill on="f" focussize="0,0"/>
                  <v:stroke on="f" joinstyle="miter"/>
                  <v:imagedata r:id="rId199" o:title=""/>
                  <o:lock v:ext="edit" aspectratio="t"/>
                  <w10:wrap type="none"/>
                  <w10:anchorlock/>
                </v:shape>
                <o:OLEObject Type="Embed" ProgID="Equation.3" ShapeID="_x0000_i1117" DrawAspect="Content" ObjectID="_1468075817" r:id="rId198">
                  <o:LockedField>false</o:LockedField>
                </o:OLEObject>
              </w:object>
            </w:r>
          </w:p>
        </w:tc>
        <w:tc>
          <w:tcPr>
            <w:tcW w:w="2983" w:type="dxa"/>
          </w:tcPr>
          <w:p>
            <w:pPr>
              <w:jc w:val="right"/>
            </w:pPr>
            <w:r>
              <w:t>(2-12)</w:t>
            </w:r>
          </w:p>
        </w:tc>
      </w:tr>
    </w:tbl>
    <w:p>
      <w:pPr>
        <w:ind w:firstLine="480"/>
      </w:pPr>
    </w:p>
    <w:p>
      <w:pPr>
        <w:ind w:firstLine="480"/>
      </w:pPr>
    </w:p>
    <w:p>
      <w:pPr>
        <w:ind w:firstLine="480"/>
      </w:pPr>
      <w:r>
        <w:t xml:space="preserve">基本上，这是目标词的查询向量和输入嵌入的关键向量的函数 </w:t>
      </w:r>
      <w:r>
        <w:rPr>
          <w:position w:val="-14"/>
        </w:rPr>
        <w:object>
          <v:shape id="_x0000_i1118" o:spt="75" type="#_x0000_t75" style="height:18.9pt;width:76pt;" o:ole="t" filled="f" o:preferrelative="t" stroked="f" coordsize="21600,21600">
            <v:path/>
            <v:fill on="f" focussize="0,0"/>
            <v:stroke on="f" joinstyle="miter"/>
            <v:imagedata r:id="rId201" o:title=""/>
            <o:lock v:ext="edit" aspectratio="t"/>
            <w10:wrap type="none"/>
            <w10:anchorlock/>
          </v:shape>
          <o:OLEObject Type="Embed" ProgID="Equation.3" ShapeID="_x0000_i1118" DrawAspect="Content" ObjectID="_1468075818" r:id="rId200">
            <o:LockedField>false</o:LockedField>
          </o:OLEObject>
        </w:object>
      </w:r>
      <w:r>
        <w:t>。它不一定是</w:t>
      </w:r>
      <w:r>
        <w:rPr>
          <w:position w:val="-10"/>
        </w:rPr>
        <w:object>
          <v:shape id="_x0000_i1119" o:spt="75" type="#_x0000_t75" style="height:16.1pt;width:12.05pt;" o:ole="t" filled="f" o:preferrelative="t" stroked="f" coordsize="21600,21600">
            <v:path/>
            <v:fill on="f" focussize="0,0"/>
            <v:stroke on="f" joinstyle="miter"/>
            <v:imagedata r:id="rId203" o:title=""/>
            <o:lock v:ext="edit" aspectratio="t"/>
            <w10:wrap type="none"/>
            <w10:anchorlock/>
          </v:shape>
          <o:OLEObject Type="Embed" ProgID="Equation.3" ShapeID="_x0000_i1119" DrawAspect="Content" ObjectID="_1468075819" r:id="rId202">
            <o:LockedField>false</o:LockedField>
          </o:OLEObject>
        </w:object>
      </w:r>
      <w:r>
        <w:t>和</w:t>
      </w:r>
      <w:r>
        <w:rPr>
          <w:position w:val="-4"/>
        </w:rPr>
        <w:object>
          <v:shape id="_x0000_i1120" o:spt="75" type="#_x0000_t75" style="height:12.85pt;width:12.85pt;" o:ole="t" filled="f" o:preferrelative="t" stroked="f" coordsize="21600,21600">
            <v:path/>
            <v:fill on="f" focussize="0,0"/>
            <v:stroke on="f" joinstyle="miter"/>
            <v:imagedata r:id="rId205" o:title=""/>
            <o:lock v:ext="edit" aspectratio="t"/>
            <w10:wrap type="none"/>
            <w10:anchorlock/>
          </v:shape>
          <o:OLEObject Type="Embed" ProgID="Equation.3" ShapeID="_x0000_i1120" DrawAspect="Content" ObjectID="_1468075820" r:id="rId204">
            <o:LockedField>false</o:LockedField>
          </o:OLEObject>
        </w:object>
      </w:r>
      <w:r>
        <w:t>的点积。任何人都可以根据需要选择函数。</w:t>
      </w:r>
    </w:p>
    <w:p>
      <w:pPr>
        <w:ind w:firstLine="480"/>
      </w:pPr>
      <w:r>
        <w:t>实际上，将所有嵌入的输入向量组合在一个矩阵</w:t>
      </w:r>
      <w:r>
        <w:rPr>
          <w:position w:val="-4"/>
        </w:rPr>
        <w:object>
          <v:shape id="_x0000_i1121" o:spt="75" type="#_x0000_t75" style="height:12.85pt;width:14.1pt;" o:ole="t" filled="f" o:preferrelative="t" stroked="f" coordsize="21600,21600">
            <v:path/>
            <v:fill on="f" focussize="0,0"/>
            <v:stroke on="f" joinstyle="miter"/>
            <v:imagedata r:id="rId207" o:title=""/>
            <o:lock v:ext="edit" aspectratio="t"/>
            <w10:wrap type="none"/>
            <w10:anchorlock/>
          </v:shape>
          <o:OLEObject Type="Embed" ProgID="Equation.3" ShapeID="_x0000_i1121" DrawAspect="Content" ObjectID="_1468075821" r:id="rId206">
            <o:LockedField>false</o:LockedField>
          </o:OLEObject>
        </w:object>
      </w:r>
      <w:r>
        <w:t>中，然后将其与常见的权重矩阵</w:t>
      </w:r>
      <w:r>
        <w:rPr>
          <w:position w:val="-12"/>
        </w:rPr>
        <w:object>
          <v:shape id="_x0000_i1122" o:spt="75" type="#_x0000_t75" style="height:18.1pt;width:16.1pt;" o:ole="t" filled="f" o:preferrelative="t" stroked="f" coordsize="21600,21600">
            <v:path/>
            <v:fill on="f" focussize="0,0"/>
            <v:stroke on="f" joinstyle="miter"/>
            <v:imagedata r:id="rId209" o:title=""/>
            <o:lock v:ext="edit" aspectratio="t"/>
            <w10:wrap type="none"/>
            <w10:anchorlock/>
          </v:shape>
          <o:OLEObject Type="Embed" ProgID="Equation.3" ShapeID="_x0000_i1122" DrawAspect="Content" ObjectID="_1468075822" r:id="rId208">
            <o:LockedField>false</o:LockedField>
          </o:OLEObject>
        </w:object>
      </w:r>
      <w:r>
        <w:t>、</w:t>
      </w:r>
      <w:r>
        <w:rPr>
          <w:position w:val="-14"/>
        </w:rPr>
        <w:object>
          <v:shape id="_x0000_i1123" o:spt="75" type="#_x0000_t75" style="height:18.9pt;width:16.1pt;" o:ole="t" filled="f" o:preferrelative="t" stroked="f" coordsize="21600,21600">
            <v:path/>
            <v:fill on="f" focussize="0,0"/>
            <v:stroke on="f" joinstyle="miter"/>
            <v:imagedata r:id="rId211" o:title=""/>
            <o:lock v:ext="edit" aspectratio="t"/>
            <w10:wrap type="none"/>
            <w10:anchorlock/>
          </v:shape>
          <o:OLEObject Type="Embed" ProgID="Equation.3" ShapeID="_x0000_i1123" DrawAspect="Content" ObjectID="_1468075823" r:id="rId210">
            <o:LockedField>false</o:LockedField>
          </o:OLEObject>
        </w:object>
      </w:r>
      <w:r>
        <w:t>、</w:t>
      </w:r>
      <w:r>
        <w:rPr>
          <w:position w:val="-12"/>
        </w:rPr>
        <w:object>
          <v:shape id="_x0000_i1124" o:spt="75" type="#_x0000_t75" style="height:18.1pt;width:16.1pt;" o:ole="t" filled="f" o:preferrelative="t" stroked="f" coordsize="21600,21600">
            <v:path/>
            <v:fill on="f" focussize="0,0"/>
            <v:stroke on="f" joinstyle="miter"/>
            <v:imagedata r:id="rId213" o:title=""/>
            <o:lock v:ext="edit" aspectratio="t"/>
            <w10:wrap type="none"/>
            <w10:anchorlock/>
          </v:shape>
          <o:OLEObject Type="Embed" ProgID="Equation.3" ShapeID="_x0000_i1124" DrawAspect="Content" ObjectID="_1468075824" r:id="rId212">
            <o:LockedField>false</o:LockedField>
          </o:OLEObject>
        </w:object>
      </w:r>
      <w:r>
        <w:t>相乘，分别得到</w:t>
      </w:r>
      <w:r>
        <w:rPr>
          <w:position w:val="-4"/>
        </w:rPr>
        <w:object>
          <v:shape id="_x0000_i1125" o:spt="75" type="#_x0000_t75" style="height:12.85pt;width:12.85pt;" o:ole="t" filled="f" o:preferrelative="t" stroked="f" coordsize="21600,21600">
            <v:path/>
            <v:fill on="f" focussize="0,0"/>
            <v:stroke on="f" joinstyle="miter"/>
            <v:imagedata r:id="rId215" o:title=""/>
            <o:lock v:ext="edit" aspectratio="t"/>
            <w10:wrap type="none"/>
            <w10:anchorlock/>
          </v:shape>
          <o:OLEObject Type="Embed" ProgID="Equation.3" ShapeID="_x0000_i1125" DrawAspect="Content" ObjectID="_1468075825" r:id="rId214">
            <o:LockedField>false</o:LockedField>
          </o:OLEObject>
        </w:object>
      </w:r>
      <w:r>
        <w:t>、</w:t>
      </w:r>
      <w:r>
        <w:rPr>
          <w:position w:val="-10"/>
        </w:rPr>
        <w:object>
          <v:shape id="_x0000_i1126" o:spt="75" type="#_x0000_t75" style="height:16.1pt;width:12.05pt;" o:ole="t" filled="f" o:preferrelative="t" stroked="f" coordsize="21600,21600">
            <v:path/>
            <v:fill on="f" focussize="0,0"/>
            <v:stroke on="f" joinstyle="miter"/>
            <v:imagedata r:id="rId217" o:title=""/>
            <o:lock v:ext="edit" aspectratio="t"/>
            <w10:wrap type="none"/>
            <w10:anchorlock/>
          </v:shape>
          <o:OLEObject Type="Embed" ProgID="Equation.3" ShapeID="_x0000_i1126" DrawAspect="Content" ObjectID="_1468075826" r:id="rId216">
            <o:LockedField>false</o:LockedField>
          </o:OLEObject>
        </w:object>
      </w:r>
      <w:r>
        <w:t>和</w:t>
      </w:r>
      <w:r>
        <w:rPr>
          <w:position w:val="-6"/>
        </w:rPr>
        <w:object>
          <v:shape id="_x0000_i1127" o:spt="75" type="#_x0000_t75" style="height:14.1pt;width:12.05pt;" o:ole="t" filled="f" o:preferrelative="t" stroked="f" coordsize="21600,21600">
            <v:path/>
            <v:fill on="f" focussize="0,0"/>
            <v:stroke on="f" joinstyle="miter"/>
            <v:imagedata r:id="rId219" o:title=""/>
            <o:lock v:ext="edit" aspectratio="t"/>
            <w10:wrap type="none"/>
            <w10:anchorlock/>
          </v:shape>
          <o:OLEObject Type="Embed" ProgID="Equation.3" ShapeID="_x0000_i1127" DrawAspect="Content" ObjectID="_1468075827" r:id="rId218">
            <o:LockedField>false</o:LockedField>
          </o:OLEObject>
        </w:object>
      </w:r>
      <w:r>
        <w:t>矩阵。所以结合后的方程变为：</w:t>
      </w:r>
    </w:p>
    <w:p>
      <w:pPr>
        <w:ind w:firstLine="480"/>
      </w:pP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2"/>
              </w:rPr>
              <w:object>
                <v:shape id="_x0000_i1128" o:spt="75" type="#_x0000_t75" style="height:38.2pt;width:115.85pt;" o:ole="t" filled="f" o:preferrelative="t" stroked="f" coordsize="21600,21600">
                  <v:path/>
                  <v:fill on="f" focussize="0,0"/>
                  <v:stroke on="f" joinstyle="miter"/>
                  <v:imagedata r:id="rId221" o:title=""/>
                  <o:lock v:ext="edit" aspectratio="t"/>
                  <w10:wrap type="none"/>
                  <w10:anchorlock/>
                </v:shape>
                <o:OLEObject Type="Embed" ProgID="Equation.3" ShapeID="_x0000_i1128" DrawAspect="Content" ObjectID="_1468075828" r:id="rId220">
                  <o:LockedField>false</o:LockedField>
                </o:OLEObject>
              </w:object>
            </w:r>
          </w:p>
        </w:tc>
        <w:tc>
          <w:tcPr>
            <w:tcW w:w="2983" w:type="dxa"/>
          </w:tcPr>
          <w:p>
            <w:pPr>
              <w:jc w:val="right"/>
            </w:pPr>
            <w:r>
              <w:t>(2-13)</w:t>
            </w:r>
          </w:p>
        </w:tc>
      </w:tr>
    </w:tbl>
    <w:p>
      <w:pPr>
        <w:ind w:firstLine="480"/>
      </w:pPr>
    </w:p>
    <w:p>
      <w:pPr>
        <w:ind w:firstLine="480"/>
      </w:pPr>
      <w:r>
        <w:t>因此，上下文向量是键、查询和值的函数</w:t>
      </w:r>
      <w:r>
        <w:rPr>
          <w:position w:val="-10"/>
        </w:rPr>
        <w:object>
          <v:shape id="_x0000_i1129" o:spt="75" type="#_x0000_t75" style="height:16.1pt;width:56.3pt;" o:ole="t" filled="f" o:preferrelative="t" stroked="f" coordsize="21600,21600">
            <v:path/>
            <v:fill on="f" focussize="0,0"/>
            <v:stroke on="f" joinstyle="miter"/>
            <v:imagedata r:id="rId223" o:title=""/>
            <o:lock v:ext="edit" aspectratio="t"/>
            <w10:wrap type="none"/>
            <w10:anchorlock/>
          </v:shape>
          <o:OLEObject Type="Embed" ProgID="Equation.3" ShapeID="_x0000_i1129" DrawAspect="Content" ObjectID="_1468075829" r:id="rId222">
            <o:LockedField>false</o:LockedField>
          </o:OLEObject>
        </w:object>
      </w:r>
      <w:r>
        <w:t>。Bahdanau等人</w:t>
      </w:r>
      <w:r>
        <w:rPr>
          <w:vertAlign w:val="superscript"/>
        </w:rPr>
        <w:t>[35]</w:t>
      </w:r>
      <w:r>
        <w:t>的注意力是这里描述的注意力机制的特例，其中突出的特点是单个嵌入向量同时用作键、查询和值向量。</w:t>
      </w:r>
    </w:p>
    <w:p>
      <w:pPr>
        <w:ind w:firstLine="480"/>
      </w:pPr>
      <w:r>
        <w:t>在多头注意力机制中，矩阵</w:t>
      </w:r>
      <w:r>
        <w:rPr>
          <w:position w:val="-4"/>
        </w:rPr>
        <w:object>
          <v:shape id="_x0000_i1130" o:spt="75" type="#_x0000_t75" style="height:12.85pt;width:14.1pt;" o:ole="t" filled="f" o:preferrelative="t" stroked="f" coordsize="21600,21600">
            <v:path/>
            <v:fill on="f" focussize="0,0"/>
            <v:stroke on="f" joinstyle="miter"/>
            <v:imagedata r:id="rId225" o:title=""/>
            <o:lock v:ext="edit" aspectratio="t"/>
            <w10:wrap type="none"/>
            <w10:anchorlock/>
          </v:shape>
          <o:OLEObject Type="Embed" ProgID="Equation.3" ShapeID="_x0000_i1130" DrawAspect="Content" ObjectID="_1468075830" r:id="rId224">
            <o:LockedField>false</o:LockedField>
          </o:OLEObject>
        </w:object>
      </w:r>
      <w:r>
        <w:t>与不同的</w:t>
      </w:r>
      <w:r>
        <w:rPr>
          <w:position w:val="-12"/>
        </w:rPr>
        <w:object>
          <v:shape id="_x0000_i1131" o:spt="75" type="#_x0000_t75" style="height:18.1pt;width:16.1pt;" o:ole="t" filled="f" o:preferrelative="t" stroked="f" coordsize="21600,21600">
            <v:path/>
            <v:fill on="f" focussize="0,0"/>
            <v:stroke on="f" joinstyle="miter"/>
            <v:imagedata r:id="rId227" o:title=""/>
            <o:lock v:ext="edit" aspectratio="t"/>
            <w10:wrap type="none"/>
            <w10:anchorlock/>
          </v:shape>
          <o:OLEObject Type="Embed" ProgID="Equation.3" ShapeID="_x0000_i1131" DrawAspect="Content" ObjectID="_1468075831" r:id="rId226">
            <o:LockedField>false</o:LockedField>
          </o:OLEObject>
        </w:object>
      </w:r>
      <w:r>
        <w:t>、</w:t>
      </w:r>
      <w:r>
        <w:rPr>
          <w:position w:val="-14"/>
        </w:rPr>
        <w:object>
          <v:shape id="_x0000_i1132" o:spt="75" type="#_x0000_t75" style="height:18.9pt;width:16.1pt;" o:ole="t" filled="f" o:preferrelative="t" stroked="f" coordsize="21600,21600">
            <v:path/>
            <v:fill on="f" focussize="0,0"/>
            <v:stroke on="f" joinstyle="miter"/>
            <v:imagedata r:id="rId229" o:title=""/>
            <o:lock v:ext="edit" aspectratio="t"/>
            <w10:wrap type="none"/>
            <w10:anchorlock/>
          </v:shape>
          <o:OLEObject Type="Embed" ProgID="Equation.3" ShapeID="_x0000_i1132" DrawAspect="Content" ObjectID="_1468075832" r:id="rId228">
            <o:LockedField>false</o:LockedField>
          </o:OLEObject>
        </w:object>
      </w:r>
      <w:r>
        <w:t>和</w:t>
      </w:r>
      <w:r>
        <w:rPr>
          <w:position w:val="-12"/>
        </w:rPr>
        <w:object>
          <v:shape id="_x0000_i1133" o:spt="75" type="#_x0000_t75" style="height:18.1pt;width:16.1pt;" o:ole="t" filled="f" o:preferrelative="t" stroked="f" coordsize="21600,21600">
            <v:path/>
            <v:fill on="f" focussize="0,0"/>
            <v:stroke on="f" joinstyle="miter"/>
            <v:imagedata r:id="rId231" o:title=""/>
            <o:lock v:ext="edit" aspectratio="t"/>
            <w10:wrap type="none"/>
            <w10:anchorlock/>
          </v:shape>
          <o:OLEObject Type="Embed" ProgID="Equation.3" ShapeID="_x0000_i1133" DrawAspect="Content" ObjectID="_1468075833" r:id="rId230">
            <o:LockedField>false</o:LockedField>
          </o:OLEObject>
        </w:object>
      </w:r>
      <w:r>
        <w:t>矩阵相乘，分别得到不同的</w:t>
      </w:r>
      <w:r>
        <w:rPr>
          <w:position w:val="-4"/>
        </w:rPr>
        <w:object>
          <v:shape id="_x0000_i1134" o:spt="75" type="#_x0000_t75" style="height:12.85pt;width:12.85pt;" o:ole="t" filled="f" o:preferrelative="t" stroked="f" coordsize="21600,21600">
            <v:path/>
            <v:fill on="f" focussize="0,0"/>
            <v:stroke on="f" joinstyle="miter"/>
            <v:imagedata r:id="rId233" o:title=""/>
            <o:lock v:ext="edit" aspectratio="t"/>
            <w10:wrap type="none"/>
            <w10:anchorlock/>
          </v:shape>
          <o:OLEObject Type="Embed" ProgID="Equation.3" ShapeID="_x0000_i1134" DrawAspect="Content" ObjectID="_1468075834" r:id="rId232">
            <o:LockedField>false</o:LockedField>
          </o:OLEObject>
        </w:object>
      </w:r>
      <w:r>
        <w:t>、Q和</w:t>
      </w:r>
      <w:r>
        <w:rPr>
          <w:position w:val="-6"/>
        </w:rPr>
        <w:object>
          <v:shape id="_x0000_i1135" o:spt="75" type="#_x0000_t75" style="height:14.1pt;width:12.05pt;" o:ole="t" filled="f" o:preferrelative="t" stroked="f" coordsize="21600,21600">
            <v:path/>
            <v:fill on="f" focussize="0,0"/>
            <v:stroke on="f" joinstyle="miter"/>
            <v:imagedata r:id="rId235" o:title=""/>
            <o:lock v:ext="edit" aspectratio="t"/>
            <w10:wrap type="none"/>
            <w10:anchorlock/>
          </v:shape>
          <o:OLEObject Type="Embed" ProgID="Equation.3" ShapeID="_x0000_i1135" DrawAspect="Content" ObjectID="_1468075835" r:id="rId234">
            <o:LockedField>false</o:LockedField>
          </o:OLEObject>
        </w:object>
      </w:r>
      <w:r>
        <w:t>矩阵。我们最终得到不同的</w:t>
      </w:r>
      <w:r>
        <w:rPr>
          <w:position w:val="-4"/>
        </w:rPr>
        <w:object>
          <v:shape id="_x0000_i1136" o:spt="75" type="#_x0000_t75" style="height:12.85pt;width:12.05pt;" o:ole="t" filled="f" o:preferrelative="t" stroked="f" coordsize="21600,21600">
            <v:path/>
            <v:fill on="f" focussize="0,0"/>
            <v:stroke on="f" joinstyle="miter"/>
            <v:imagedata r:id="rId237" o:title=""/>
            <o:lock v:ext="edit" aspectratio="t"/>
            <w10:wrap type="none"/>
            <w10:anchorlock/>
          </v:shape>
          <o:OLEObject Type="Embed" ProgID="Equation.3" ShapeID="_x0000_i1136" DrawAspect="Content" ObjectID="_1468075836" r:id="rId236">
            <o:LockedField>false</o:LockedField>
          </o:OLEObject>
        </w:object>
      </w:r>
      <w:r>
        <w:t>矩阵，即每个输入词的嵌入被投影到不同的“表示子空间”中。</w:t>
      </w:r>
    </w:p>
    <w:p>
      <w:pPr>
        <w:ind w:firstLine="480"/>
      </w:pPr>
      <w:r>
        <w:t>例如，在三头自注意力中，对应于“chasing”这个词，将有 3 个不同的</w:t>
      </w:r>
      <w:r>
        <w:rPr>
          <w:position w:val="-4"/>
        </w:rPr>
        <w:object>
          <v:shape id="_x0000_i1137" o:spt="75" type="#_x0000_t75" style="height:12.85pt;width:12.05pt;" o:ole="t" filled="f" o:preferrelative="t" stroked="f" coordsize="21600,21600">
            <v:path/>
            <v:fill on="f" focussize="0,0"/>
            <v:stroke on="f" joinstyle="miter"/>
            <v:imagedata r:id="rId239" o:title=""/>
            <o:lock v:ext="edit" aspectratio="t"/>
            <w10:wrap type="none"/>
            <w10:anchorlock/>
          </v:shape>
          <o:OLEObject Type="Embed" ProgID="Equation.3" ShapeID="_x0000_i1137" DrawAspect="Content" ObjectID="_1468075837" r:id="rId238">
            <o:LockedField>false</o:LockedField>
          </o:OLEObject>
        </w:object>
      </w:r>
      <w:r>
        <w:t>矩阵，也称为“注意头”。这些注意力头被连接起来并与单个权重矩阵相乘，得到一个注意力头，该注意力头头将捕获来自所有注意力头的信息。图2-5展示了多头注意力机制。可以看到，不同的</w:t>
      </w:r>
      <w:r>
        <w:rPr>
          <w:position w:val="-6"/>
        </w:rPr>
        <w:object>
          <v:shape id="_x0000_i1138" o:spt="75" type="#_x0000_t75" style="height:14.1pt;width:12.05pt;" o:ole="t" filled="f" o:preferrelative="t" stroked="f" coordsize="21600,21600">
            <v:path/>
            <v:fill on="f" focussize="0,0"/>
            <v:stroke on="f" joinstyle="miter"/>
            <v:imagedata r:id="rId241" o:title=""/>
            <o:lock v:ext="edit" aspectratio="t"/>
            <w10:wrap type="none"/>
            <w10:anchorlock/>
          </v:shape>
          <o:OLEObject Type="Embed" ProgID="Equation.3" ShapeID="_x0000_i1138" DrawAspect="Content" ObjectID="_1468075838" r:id="rId240">
            <o:LockedField>false</o:LockedField>
          </o:OLEObject>
        </w:object>
      </w:r>
      <w:r>
        <w:t>、</w:t>
      </w:r>
      <w:r>
        <w:rPr>
          <w:position w:val="-4"/>
        </w:rPr>
        <w:object>
          <v:shape id="_x0000_i1139" o:spt="75" type="#_x0000_t75" style="height:12.85pt;width:12.85pt;" o:ole="t" filled="f" o:preferrelative="t" stroked="f" coordsize="21600,21600">
            <v:path/>
            <v:fill on="f" focussize="0,0"/>
            <v:stroke on="f" joinstyle="miter"/>
            <v:imagedata r:id="rId243" o:title=""/>
            <o:lock v:ext="edit" aspectratio="t"/>
            <w10:wrap type="none"/>
            <w10:anchorlock/>
          </v:shape>
          <o:OLEObject Type="Embed" ProgID="Equation.3" ShapeID="_x0000_i1139" DrawAspect="Content" ObjectID="_1468075839" r:id="rId242">
            <o:LockedField>false</o:LockedField>
          </o:OLEObject>
        </w:object>
      </w:r>
      <w:r>
        <w:t>、</w:t>
      </w:r>
      <w:r>
        <w:rPr>
          <w:position w:val="-10"/>
        </w:rPr>
        <w:object>
          <v:shape id="_x0000_i1140" o:spt="75" type="#_x0000_t75" style="height:16.1pt;width:12.05pt;" o:ole="t" filled="f" o:preferrelative="t" stroked="f" coordsize="21600,21600">
            <v:path/>
            <v:fill on="f" focussize="0,0"/>
            <v:stroke on="f" joinstyle="miter"/>
            <v:imagedata r:id="rId245" o:title=""/>
            <o:lock v:ext="edit" aspectratio="t"/>
            <w10:wrap type="none"/>
            <w10:anchorlock/>
          </v:shape>
          <o:OLEObject Type="Embed" ProgID="Equation.3" ShapeID="_x0000_i1140" DrawAspect="Content" ObjectID="_1468075840" r:id="rId244">
            <o:LockedField>false</o:LockedField>
          </o:OLEObject>
        </w:object>
      </w:r>
      <w:r>
        <w:t>向量产生了多个注意力头，它们是串联的。</w:t>
      </w:r>
    </w:p>
    <w:p>
      <w:pPr>
        <w:ind w:firstLine="480"/>
      </w:pPr>
    </w:p>
    <w:p>
      <w:pPr>
        <w:ind w:firstLine="480"/>
        <w:jc w:val="center"/>
      </w:pPr>
      <w:r>
        <w:drawing>
          <wp:inline distT="0" distB="0" distL="114300" distR="114300">
            <wp:extent cx="3987165" cy="2662555"/>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46"/>
                    <a:stretch>
                      <a:fillRect/>
                    </a:stretch>
                  </pic:blipFill>
                  <pic:spPr>
                    <a:xfrm>
                      <a:off x="0" y="0"/>
                      <a:ext cx="3995156" cy="2667696"/>
                    </a:xfrm>
                    <a:prstGeom prst="rect">
                      <a:avLst/>
                    </a:prstGeom>
                    <a:noFill/>
                    <a:ln w="9525">
                      <a:noFill/>
                    </a:ln>
                  </pic:spPr>
                </pic:pic>
              </a:graphicData>
            </a:graphic>
          </wp:inline>
        </w:drawing>
      </w:r>
    </w:p>
    <w:p>
      <w:pPr>
        <w:ind w:firstLine="480"/>
        <w:jc w:val="center"/>
        <w:rPr>
          <w:sz w:val="21"/>
          <w:szCs w:val="21"/>
        </w:rPr>
      </w:pPr>
      <w:r>
        <w:rPr>
          <w:sz w:val="21"/>
          <w:szCs w:val="21"/>
        </w:rPr>
        <w:t>图2-5  多头注意力机制包含几个并行的注意力层</w:t>
      </w:r>
    </w:p>
    <w:p/>
    <w:p>
      <w:pPr>
        <w:ind w:firstLine="480" w:firstLineChars="200"/>
      </w:pPr>
      <w:r>
        <w:t>图2-6展示了transformer的结构。我们看到已经使用了一种称为“位置编码”的东西，并添加了在编码器和解码器中的输入嵌入。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pPr>
        <w:ind w:firstLine="480"/>
        <w:jc w:val="center"/>
      </w:pPr>
      <w:r>
        <w:drawing>
          <wp:inline distT="0" distB="0" distL="114300" distR="114300">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47"/>
                    <a:stretch>
                      <a:fillRect/>
                    </a:stretch>
                  </pic:blipFill>
                  <pic:spPr>
                    <a:xfrm>
                      <a:off x="0" y="0"/>
                      <a:ext cx="4472940" cy="4001135"/>
                    </a:xfrm>
                    <a:prstGeom prst="rect">
                      <a:avLst/>
                    </a:prstGeom>
                    <a:noFill/>
                    <a:ln w="9525">
                      <a:noFill/>
                    </a:ln>
                  </pic:spPr>
                </pic:pic>
              </a:graphicData>
            </a:graphic>
          </wp:inline>
        </w:drawing>
      </w:r>
    </w:p>
    <w:p>
      <w:pPr>
        <w:ind w:firstLine="480"/>
        <w:jc w:val="center"/>
        <w:rPr>
          <w:sz w:val="21"/>
          <w:szCs w:val="21"/>
        </w:rPr>
      </w:pPr>
      <w:r>
        <w:rPr>
          <w:sz w:val="21"/>
          <w:szCs w:val="21"/>
        </w:rPr>
        <w:t>图2-6  Transformer模型的架构</w:t>
      </w:r>
    </w:p>
    <w:p/>
    <w:p>
      <w:pPr>
        <w:ind w:firstLine="480"/>
      </w:pPr>
      <w:r>
        <w:t>如图</w:t>
      </w:r>
      <w:r>
        <w:rPr>
          <w:rFonts w:hint="eastAsia"/>
        </w:rPr>
        <w:t>2-6</w:t>
      </w:r>
      <w:r>
        <w:t>所示，在这个位置编码+输入嵌入层之上，还有两个子层：在第一个子层中，有一个多头自注意力层。从位置编码的输出到多头自注意力的输出之间存在一个附加的残差连接，在此之上他们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pPr>
        <w:ind w:firstLine="480"/>
      </w:pPr>
      <w:r>
        <w:t>在解码器方面，除了上述两层之外，还有另一层在编码器</w:t>
      </w:r>
      <w:r>
        <w:rPr>
          <w:rFonts w:hint="eastAsia"/>
        </w:rPr>
        <w:t>结构的</w:t>
      </w:r>
      <w:r>
        <w:t>顶部</w:t>
      </w:r>
      <w:r>
        <w:rPr>
          <w:rFonts w:hint="eastAsia"/>
        </w:rPr>
        <w:t>使用</w:t>
      </w:r>
      <w:r>
        <w:t>多头注意力。然后，在一个子层之后是一个线性层和一个softmax层，我们得到了解码器的输出概率。</w:t>
      </w:r>
    </w:p>
    <w:p>
      <w:pPr>
        <w:pStyle w:val="3"/>
      </w:pPr>
      <w:bookmarkStart w:id="113" w:name="_Toc97905700"/>
      <w:r>
        <w:t>集成学习中的bagging</w:t>
      </w:r>
      <w:bookmarkEnd w:id="113"/>
    </w:p>
    <w:p>
      <w:pPr>
        <w:ind w:firstLine="480"/>
      </w:pPr>
      <w:r>
        <w:t>在训练模型时，无论我们处理的是分类问题还是回归问题，我们都会获得一个函数，该函数接受输入，返回输出，并根据训练数据集进行定义。由于训练数据集的理论差异（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：如果观察到另一个数据集，我们将获得不同的模型。</w:t>
      </w:r>
    </w:p>
    <w:p>
      <w:pPr>
        <w:ind w:firstLine="480"/>
      </w:pPr>
      <w:r>
        <w:rPr>
          <w:rFonts w:hint="eastAsia"/>
        </w:rPr>
        <w:t>B</w:t>
      </w:r>
      <w:r>
        <w:t>agging的</w:t>
      </w:r>
      <w:r>
        <w:rPr>
          <w:rFonts w:hint="eastAsia"/>
        </w:rPr>
        <w:t>思路</w:t>
      </w:r>
      <w:r>
        <w:t>很简单：我们想要拟合几个独立的模型并“平均”它们的预测，以获得具有较低方差的模型。然而，在实践中，我们不能拟合完全独立的模型，因为它需要太多的数据。 因此，我们依靠引导样本的良好“近似属性”（代表性和独立性）来拟合几乎独立的模型。</w:t>
      </w:r>
    </w:p>
    <w:p>
      <w:pPr>
        <w:ind w:firstLine="480"/>
      </w:pPr>
      <w:r>
        <w:t>首先，我们创建多个 bootstrap 样本，以便每个新的 bootstrap 样本将充当另一个（几乎）独立的数据集，该数据集来自真实分布。然后，我们可以为每个样本拟合一个弱学习器，最后聚合它们，这样我们就可以“平均”它们的输出，从而获得一个方差小于</w:t>
      </w:r>
      <w:r>
        <w:rPr>
          <w:rFonts w:hint="eastAsia"/>
        </w:rPr>
        <w:t>单个弱学习器</w:t>
      </w:r>
      <w:r>
        <w:t>的集成模型。粗略地说，由于 bootstrap 样本是近似独立且同分布（i.i.d.）的，因此学习的基本模型也是如此。然后，“平均”弱学习器输出不会改变预期答案，但会减少其方差（就像平均 i.i.d. 随机变量保留预期值但减少方差一样）。</w:t>
      </w:r>
    </w:p>
    <w:p>
      <w:pPr>
        <w:ind w:firstLine="480"/>
      </w:pPr>
      <w:r>
        <w:t>因此，假设我们有 L 个大小为 B 的引导样本（L 个独立数据集的近似值），表示为</w:t>
      </w:r>
      <w:r>
        <w:rPr>
          <w:position w:val="-10"/>
        </w:rPr>
        <w:object>
          <v:shape id="_x0000_i1141" o:spt="75" type="#_x0000_t75" style="height:18.1pt;width:215.2pt;" o:ole="t" filled="f" o:preferrelative="t" stroked="f" coordsize="21600,21600">
            <v:path/>
            <v:fill on="f" focussize="0,0"/>
            <v:stroke on="f" joinstyle="miter"/>
            <v:imagedata r:id="rId249" o:title=""/>
            <o:lock v:ext="edit" aspectratio="t"/>
            <w10:wrap type="none"/>
            <w10:anchorlock/>
          </v:shape>
          <o:OLEObject Type="Embed" ProgID="Equation.3" ShapeID="_x0000_i1141" DrawAspect="Content" ObjectID="_1468075841" r:id="rId248">
            <o:LockedField>false</o:LockedField>
          </o:OLEObject>
        </w:object>
      </w:r>
      <w:r>
        <w:rPr>
          <w:rFonts w:hint="eastAsia"/>
        </w:rPr>
        <w:t>，我们可以拟合 L 个几乎独立的弱学习器</w:t>
      </w:r>
      <w:r>
        <w:rPr>
          <w:rFonts w:hint="eastAsia"/>
          <w:position w:val="-10"/>
        </w:rPr>
        <w:object>
          <v:shape id="_x0000_i1142" o:spt="75" type="#_x0000_t75" style="height:16.9pt;width:92.1pt;" o:ole="t" filled="f" o:preferrelative="t" stroked="f" coordsize="21600,21600">
            <v:path/>
            <v:fill on="f" focussize="0,0"/>
            <v:stroke on="f" joinstyle="miter"/>
            <v:imagedata r:id="rId251" o:title=""/>
            <o:lock v:ext="edit" aspectratio="t"/>
            <w10:wrap type="none"/>
            <w10:anchorlock/>
          </v:shape>
          <o:OLEObject Type="Embed" ProgID="Equation.3" ShapeID="_x0000_i1142" DrawAspect="Content" ObjectID="_1468075842" r:id="rId250">
            <o:LockedField>false</o:LockedField>
          </o:OLEObject>
        </w:object>
      </w:r>
      <w:r>
        <w:rPr>
          <w:rFonts w:hint="eastAsia"/>
        </w:rPr>
        <w:t xml:space="preserve">。然后将它们聚合到某种平均过程中，以获得具有较低方差的集成模型。 </w:t>
      </w:r>
    </w:p>
    <w:p>
      <w:pPr>
        <w:ind w:firstLine="480"/>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问题，我们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p>
    <w:p>
      <w:pPr>
        <w:pStyle w:val="3"/>
      </w:pPr>
      <w:bookmarkStart w:id="114" w:name="_Toc97905701"/>
      <w:r>
        <w:t>网络模型</w:t>
      </w:r>
      <w:bookmarkEnd w:id="114"/>
    </w:p>
    <w:p>
      <w:r>
        <w:rPr>
          <w:rFonts w:hint="eastAsia"/>
        </w:rPr>
        <w:t xml:space="preserve"> </w:t>
      </w:r>
      <w:r>
        <w:t xml:space="preserve">   </w:t>
      </w:r>
      <w:r>
        <w:rPr>
          <w:rFonts w:hint="eastAsia"/>
        </w:rPr>
        <w:t>为了搭建我们的神经网络，我们使用一种名为残差网络的模型。</w:t>
      </w:r>
    </w:p>
    <w:p>
      <w:pPr>
        <w:pStyle w:val="4"/>
      </w:pPr>
      <w:r>
        <w:t>残差神经网络(ResNet)</w:t>
      </w:r>
    </w:p>
    <w:p>
      <w:pPr>
        <w:ind w:firstLine="480" w:firstLineChars="200"/>
      </w:pPr>
      <w:r>
        <w:t>残差神经网络（ResNet）</w:t>
      </w:r>
      <w:r>
        <w:rPr>
          <w:vertAlign w:val="superscript"/>
        </w:rPr>
        <w:t>[62]</w:t>
      </w:r>
      <w:r>
        <w:t>是一种人工神经网络。残差神经网络利用跳过连接或“抄近路”来跳过神经网络中的某些层。典型的 ResNet 模型是通过包含非线性 (ReLU) 和批归一化(BN)的双层或三层跳跃实现的。在残差神经网络的语境中，非残差神经网络可以描述为普通神经网络。</w:t>
      </w:r>
    </w:p>
    <w:p>
      <w:pPr>
        <w:ind w:firstLine="480"/>
      </w:pPr>
      <w:r>
        <w:t>添加跳跃连接有两个主要原因：(1) 避免梯度消失的问题，或缓解 Degradation（精度饱和）问题；(2) 在适当深度的模型中添加更多层会导致更高的训练错误。在最简单的情况下，仅调整相邻层连接的权重，而上游层没有明确的权重。当跨过单个非线性层或中间层都是线性时，这种方法效果最好。如果不是，那么应该为跳过的连接学习一个显式的权重矩阵。</w:t>
      </w:r>
    </w:p>
    <w:p>
      <w:pPr>
        <w:ind w:firstLine="480"/>
      </w:pPr>
      <w:r>
        <w:t>跳过有效地简化了神经网络，因为在初始训练阶段使用更少的层。同时由于减少了梯度消失的影响和传播的层数更少，神经网络学习速度更快。然后，神经网络在学习特征空间时逐步恢复之前跳过的层。在训练结束时，所有层都扩展，模型会更接近流形，因此可以学习得更快。如果神经网络没有残差部分，那么它就需要探索更多的特征空间，这使得它更容易受到导致其离开流形的扰动的影响，并且需要额外的训练数据来恢复。</w:t>
      </w:r>
    </w:p>
    <w:p>
      <w:pPr>
        <w:pStyle w:val="4"/>
      </w:pPr>
      <w:r>
        <w:t>宽残差神经网络(Wide ResNet)</w:t>
      </w:r>
    </w:p>
    <w:p>
      <w:r>
        <w:t xml:space="preserve">    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ide ResNet)</w:t>
      </w:r>
      <w:r>
        <w:rPr>
          <w:vertAlign w:val="superscript"/>
        </w:rPr>
        <w:t>[63]</w:t>
      </w:r>
      <w:r>
        <w:t>在残差神经网络块的架构的基础上，使用了一种减少深度和增加残差神经网络宽度的新架构。实验证实即使是一个简单的 16 层的宽残差神经网络在准确性和效率上也优于所有以前的残差神经网络在多个数据集上的结果。</w:t>
      </w:r>
    </w:p>
    <w:p>
      <w:pPr>
        <w:pStyle w:val="3"/>
      </w:pPr>
      <w:bookmarkStart w:id="115" w:name="_Toc97905702"/>
      <w:r>
        <w:t>本章小结</w:t>
      </w:r>
      <w:bookmarkEnd w:id="115"/>
    </w:p>
    <w:p>
      <w:r>
        <w:t xml:space="preserve">    本章我们介绍了本文需要用到的技术工具，分别是知识蒸馏，自知识蒸馏，注意力机制，自注意机制，集成学习中的bagging，以及我们实验中需要用到的网络模型(主要是残差神经网络和宽残差神经网络)。</w:t>
      </w:r>
    </w:p>
    <w:bookmarkEnd w:id="107"/>
    <w:bookmarkEnd w:id="108"/>
    <w:bookmarkEnd w:id="109"/>
    <w:p>
      <w:pPr>
        <w:pStyle w:val="2"/>
        <w:ind w:left="578" w:hanging="578"/>
      </w:pPr>
      <w:bookmarkStart w:id="116" w:name="_Toc97905703"/>
      <w:r>
        <w:t>基于自注意力机制的自知识蒸馏</w:t>
      </w:r>
      <w:bookmarkEnd w:id="116"/>
    </w:p>
    <w:p>
      <w:pPr>
        <w:pStyle w:val="3"/>
      </w:pPr>
      <w:bookmarkStart w:id="117" w:name="_Toc97905704"/>
      <w:r>
        <w:t>基于自注意力机制的自知识蒸馏</w:t>
      </w:r>
      <w:bookmarkEnd w:id="117"/>
    </w:p>
    <w:p>
      <w:pPr>
        <w:ind w:firstLine="480"/>
      </w:pPr>
      <w:r>
        <w:t>正如前文所提到的，一个自知识蒸馏模型的block层的特征图对于提升模型的稳定性非常重要。然而，式子(2-3)中的函数只是把由block层和最深层计算出的损失函数直接相加，而没有考虑各个block层蒸馏信息的不同重要性，这可能会导致一定的信息损失。为了解决这个问题，我提出一种基于自注意力机制的自知识蒸馏方法来考虑各个block层的不同重要性。</w:t>
      </w:r>
    </w:p>
    <w:p>
      <w:pPr>
        <w:ind w:firstLine="480"/>
      </w:pPr>
    </w:p>
    <w:p>
      <w:pPr>
        <w:ind w:firstLine="480"/>
        <w:jc w:val="center"/>
      </w:pPr>
      <w:r>
        <w:drawing>
          <wp:inline distT="0" distB="0" distL="114300" distR="114300">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252"/>
                    <a:stretch>
                      <a:fillRect/>
                    </a:stretch>
                  </pic:blipFill>
                  <pic:spPr>
                    <a:xfrm>
                      <a:off x="0" y="0"/>
                      <a:ext cx="4967605" cy="2485390"/>
                    </a:xfrm>
                    <a:prstGeom prst="rect">
                      <a:avLst/>
                    </a:prstGeom>
                  </pic:spPr>
                </pic:pic>
              </a:graphicData>
            </a:graphic>
          </wp:inline>
        </w:drawing>
      </w:r>
    </w:p>
    <w:p>
      <w:pPr>
        <w:ind w:firstLine="480"/>
        <w:jc w:val="center"/>
        <w:rPr>
          <w:sz w:val="21"/>
          <w:szCs w:val="21"/>
        </w:rPr>
      </w:pPr>
      <w:r>
        <w:rPr>
          <w:sz w:val="21"/>
          <w:szCs w:val="21"/>
        </w:rPr>
        <w:t xml:space="preserve">图3-1  我们方法的框架图。(i) 神经网络根据深度被分成几个block。(ii) 在每一个block层下方，我们添加上额外的bottleneck层和全连接层，再导向多个分类器。(iii) 然后，我们加上注意力连接，用来衡量每个block层和最深层特征的相关性，注意力模块的作用是计算block层和最深层的相似度。(iv) 其中每个分类器都是单独训练，训练采用三种类型的监督方法。预测出的分数是作为衡量每个block层对总损失函数贡献度的系数。 </w:t>
      </w:r>
    </w:p>
    <w:p/>
    <w:p>
      <w:pPr>
        <w:ind w:firstLine="480"/>
      </w:pPr>
      <w:r>
        <w:t>如图3-1所示，在我们的框架里，我们通过自注意力机制把模型的表示和block层的语义信息联系起来。我们通过利用由自注意力机制得出的系数(或者说权重)来更有效地从模型block层获取信息，以便提升模型的稳定性和泛化能力。</w:t>
      </w:r>
    </w:p>
    <w:p>
      <w:pPr>
        <w:ind w:firstLine="480"/>
      </w:pPr>
      <w:r>
        <w:t>这里我们给出计算出自注意力机制权重的具体步骤。在第一步，我们基于伪教师查询</w:t>
      </w:r>
      <w:r>
        <w:rPr>
          <w:position w:val="-12"/>
        </w:rPr>
        <w:object>
          <v:shape id="_x0000_i1143" o:spt="75" type="#_x0000_t75" style="height:18.1pt;width:16.1pt;" o:ole="t" filled="f" o:preferrelative="t" stroked="f" coordsize="21600,21600">
            <v:path/>
            <v:fill on="f" focussize="0,0"/>
            <v:stroke on="f" joinstyle="miter"/>
            <v:imagedata r:id="rId254" o:title=""/>
            <o:lock v:ext="edit" aspectratio="t"/>
            <w10:wrap type="none"/>
            <w10:anchorlock/>
          </v:shape>
          <o:OLEObject Type="Embed" ProgID="Equation.3" ShapeID="_x0000_i1143" DrawAspect="Content" ObjectID="_1468075843" r:id="rId253">
            <o:LockedField>false</o:LockedField>
          </o:OLEObject>
        </w:object>
      </w:r>
      <w:r>
        <w:t>和block层键来计算出权重系数，然后把它们加起来。记相应的权重为</w:t>
      </w:r>
      <w:r>
        <w:rPr>
          <w:position w:val="-12"/>
        </w:rPr>
        <w:object>
          <v:shape id="_x0000_i1144" o:spt="75" type="#_x0000_t75" style="height:18.1pt;width:14.1pt;" o:ole="t" filled="f" o:preferrelative="t" stroked="f" coordsize="21600,21600">
            <v:path/>
            <v:fill on="f" focussize="0,0"/>
            <v:stroke on="f" joinstyle="miter"/>
            <v:imagedata r:id="rId256" o:title=""/>
            <o:lock v:ext="edit" aspectratio="t"/>
            <w10:wrap type="none"/>
            <w10:anchorlock/>
          </v:shape>
          <o:OLEObject Type="Embed" ProgID="Equation.3" ShapeID="_x0000_i1144" DrawAspect="Content" ObjectID="_1468075844" r:id="rId255">
            <o:LockedField>false</o:LockedField>
          </o:OLEObject>
        </w:object>
      </w:r>
      <w:r>
        <w:t>，则它们满足</w:t>
      </w:r>
      <w:r>
        <w:rPr>
          <w:position w:val="-28"/>
        </w:rPr>
        <w:object>
          <v:shape id="_x0000_i1145" o:spt="75" type="#_x0000_t75" style="height:33.8pt;width:45.05pt;" o:ole="t" filled="f" o:preferrelative="t" stroked="f" coordsize="21600,21600">
            <v:path/>
            <v:fill on="f" focussize="0,0"/>
            <v:stroke on="f" joinstyle="miter"/>
            <v:imagedata r:id="rId258" o:title=""/>
            <o:lock v:ext="edit" aspectratio="t"/>
            <w10:wrap type="none"/>
            <w10:anchorlock/>
          </v:shape>
          <o:OLEObject Type="Embed" ProgID="Equation.3" ShapeID="_x0000_i1145" DrawAspect="Content" ObjectID="_1468075845" r:id="rId257">
            <o:LockedField>false</o:LockedField>
          </o:OLEObject>
        </w:object>
      </w:r>
      <w:r>
        <w:t>。每一个实例</w:t>
      </w:r>
      <w:r>
        <w:rPr>
          <w:position w:val="-6"/>
        </w:rPr>
        <w:object>
          <v:shape id="_x0000_i1146" o:spt="75" type="#_x0000_t75" style="height:12.85pt;width:7.25pt;" o:ole="t" filled="f" o:preferrelative="t" stroked="f" coordsize="21600,21600">
            <v:path/>
            <v:fill on="f" focussize="0,0"/>
            <v:stroke on="f" joinstyle="miter"/>
            <v:imagedata r:id="rId260" o:title=""/>
            <o:lock v:ext="edit" aspectratio="t"/>
            <w10:wrap type="none"/>
            <w10:anchorlock/>
          </v:shape>
          <o:OLEObject Type="Embed" ProgID="Equation.3" ShapeID="_x0000_i1146" DrawAspect="Content" ObjectID="_1468075846" r:id="rId259">
            <o:LockedField>false</o:LockedField>
          </o:OLEObject>
        </w:object>
      </w:r>
      <w:r>
        <w:t>都为第</w:t>
      </w:r>
      <w:r>
        <w:rPr>
          <w:position w:val="-6"/>
        </w:rPr>
        <w:object>
          <v:shape id="_x0000_i1147" o:spt="75" type="#_x0000_t75" style="height:14.1pt;width:7.25pt;" o:ole="t" filled="f" o:preferrelative="t" stroked="f" coordsize="21600,21600">
            <v:path/>
            <v:fill on="f" focussize="0,0"/>
            <v:stroke on="f" joinstyle="miter"/>
            <v:imagedata r:id="rId262" o:title=""/>
            <o:lock v:ext="edit" aspectratio="t"/>
            <w10:wrap type="none"/>
            <w10:anchorlock/>
          </v:shape>
          <o:OLEObject Type="Embed" ProgID="Equation.3" ShapeID="_x0000_i1147" DrawAspect="Content" ObjectID="_1468075847" r:id="rId261">
            <o:LockedField>false</o:LockedField>
          </o:OLEObject>
        </w:object>
      </w:r>
      <w:r>
        <w:t>个block层保存关联系数</w:t>
      </w:r>
      <w:r>
        <w:rPr>
          <w:position w:val="-12"/>
        </w:rPr>
        <w:object>
          <v:shape id="_x0000_i1148" o:spt="75" type="#_x0000_t75" style="height:18.1pt;width:24.15pt;" o:ole="t" filled="f" o:preferrelative="t" stroked="f" coordsize="21600,21600">
            <v:path/>
            <v:fill on="f" focussize="0,0"/>
            <v:stroke on="f" joinstyle="miter"/>
            <v:imagedata r:id="rId264" o:title=""/>
            <o:lock v:ext="edit" aspectratio="t"/>
            <w10:wrap type="none"/>
            <w10:anchorlock/>
          </v:shape>
          <o:OLEObject Type="Embed" ProgID="Equation.3" ShapeID="_x0000_i1148" DrawAspect="Content" ObjectID="_1468075848" r:id="rId263">
            <o:LockedField>false</o:LockedField>
          </o:OLEObject>
        </w:object>
      </w:r>
      <w:r>
        <w:t xml:space="preserve">。注意力权重由下式计算：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7"/>
        <w:gridCol w:w="4600"/>
        <w:gridCol w:w="2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149" o:spt="75" type="#_x0000_t75" style="height:37pt;width:219.2pt;" o:ole="t" filled="f" o:preferrelative="t" stroked="f" coordsize="21600,21600">
                  <v:path/>
                  <v:fill on="f" focussize="0,0"/>
                  <v:stroke on="f" joinstyle="miter"/>
                  <v:imagedata r:id="rId266" o:title=""/>
                  <o:lock v:ext="edit" aspectratio="t"/>
                  <w10:wrap type="none"/>
                  <w10:anchorlock/>
                </v:shape>
                <o:OLEObject Type="Embed" ProgID="Equation.3" ShapeID="_x0000_i1149" DrawAspect="Content" ObjectID="_1468075849" r:id="rId265">
                  <o:LockedField>false</o:LockedField>
                </o:OLEObject>
              </w:object>
            </w:r>
          </w:p>
        </w:tc>
        <w:tc>
          <w:tcPr>
            <w:tcW w:w="2983" w:type="dxa"/>
          </w:tcPr>
          <w:p>
            <w:pPr>
              <w:jc w:val="right"/>
            </w:pPr>
            <w:r>
              <w:t>(3-1)</w:t>
            </w:r>
          </w:p>
        </w:tc>
      </w:tr>
    </w:tbl>
    <w:p>
      <w:pPr>
        <w:ind w:left="240" w:leftChars="100" w:firstLine="480" w:firstLineChars="200"/>
      </w:pPr>
    </w:p>
    <w:p>
      <w:pPr>
        <w:ind w:firstLine="480" w:firstLineChars="200"/>
      </w:pPr>
      <w:r>
        <w:t>我们使用softmax函数来衡量每一个block层对于最深层的蒸馏重要性，其中</w:t>
      </w:r>
      <w:r>
        <w:rPr>
          <w:position w:val="-10"/>
        </w:rPr>
        <w:object>
          <v:shape id="_x0000_i1150" o:spt="75" type="#_x0000_t75" style="height:16.1pt;width:12.05pt;" o:ole="t" filled="f" o:preferrelative="t" stroked="f" coordsize="21600,21600">
            <v:path/>
            <v:fill on="f" focussize="0,0"/>
            <v:stroke on="f" joinstyle="miter"/>
            <v:imagedata r:id="rId268" o:title=""/>
            <o:lock v:ext="edit" aspectratio="t"/>
            <w10:wrap type="none"/>
            <w10:anchorlock/>
          </v:shape>
          <o:OLEObject Type="Embed" ProgID="Equation.3" ShapeID="_x0000_i1150" DrawAspect="Content" ObjectID="_1468075850" r:id="rId267">
            <o:LockedField>false</o:LockedField>
          </o:OLEObject>
        </w:object>
      </w:r>
      <w:r>
        <w:t>代表最后一层表示所产生的查询，</w:t>
      </w:r>
      <w:r>
        <w:rPr>
          <w:position w:val="-12"/>
        </w:rPr>
        <w:object>
          <v:shape id="_x0000_i1151" o:spt="75" type="#_x0000_t75" style="height:18.1pt;width:15.3pt;" o:ole="t" filled="f" o:preferrelative="t" stroked="f" coordsize="21600,21600">
            <v:path/>
            <v:fill on="f" focussize="0,0"/>
            <v:stroke on="f" joinstyle="miter"/>
            <v:imagedata r:id="rId270" o:title=""/>
            <o:lock v:ext="edit" aspectratio="t"/>
            <w10:wrap type="none"/>
            <w10:anchorlock/>
          </v:shape>
          <o:OLEObject Type="Embed" ProgID="Equation.3" ShapeID="_x0000_i1151" DrawAspect="Content" ObjectID="_1468075851" r:id="rId269">
            <o:LockedField>false</o:LockedField>
          </o:OLEObject>
        </w:object>
      </w:r>
      <w:r>
        <w:t>代表第</w:t>
      </w:r>
      <w:r>
        <w:rPr>
          <w:position w:val="-6"/>
        </w:rPr>
        <w:object>
          <v:shape id="_x0000_i1152" o:spt="75" type="#_x0000_t75" style="height:14.1pt;width:7.25pt;" o:ole="t" filled="f" o:preferrelative="t" stroked="f" coordsize="21600,21600">
            <v:path/>
            <v:fill on="f" focussize="0,0"/>
            <v:stroke on="f" joinstyle="miter"/>
            <v:imagedata r:id="rId272" o:title=""/>
            <o:lock v:ext="edit" aspectratio="t"/>
            <w10:wrap type="none"/>
            <w10:anchorlock/>
          </v:shape>
          <o:OLEObject Type="Embed" ProgID="Equation.3" ShapeID="_x0000_i1152" DrawAspect="Content" ObjectID="_1468075852" r:id="rId271">
            <o:LockedField>false</o:LockedField>
          </o:OLEObject>
        </w:object>
      </w:r>
      <w:r>
        <w:t>个block层产生的键。正如图2-2所示，我们通过添加投影层计算出</w:t>
      </w:r>
      <w:r>
        <w:rPr>
          <w:position w:val="-10"/>
        </w:rPr>
        <w:object>
          <v:shape id="_x0000_i1153" o:spt="75" type="#_x0000_t75" style="height:16.1pt;width:12.05pt;" o:ole="t" filled="f" o:preferrelative="t" stroked="f" coordsize="21600,21600">
            <v:path/>
            <v:fill on="f" focussize="0,0"/>
            <v:stroke on="f" joinstyle="miter"/>
            <v:imagedata r:id="rId274" o:title=""/>
            <o:lock v:ext="edit" aspectratio="t"/>
            <w10:wrap type="none"/>
            <w10:anchorlock/>
          </v:shape>
          <o:OLEObject Type="Embed" ProgID="Equation.3" ShapeID="_x0000_i1153" DrawAspect="Content" ObjectID="_1468075853" r:id="rId273">
            <o:LockedField>false</o:LockedField>
          </o:OLEObject>
        </w:object>
      </w:r>
      <w:r>
        <w:t>和</w:t>
      </w:r>
      <w:r>
        <w:rPr>
          <w:position w:val="-12"/>
        </w:rPr>
        <w:object>
          <v:shape id="_x0000_i1154" o:spt="75" type="#_x0000_t75" style="height:18.1pt;width:15.3pt;" o:ole="t" filled="f" o:preferrelative="t" stroked="f" coordsize="21600,21600">
            <v:path/>
            <v:fill on="f" focussize="0,0"/>
            <v:stroke on="f" joinstyle="miter"/>
            <v:imagedata r:id="rId276" o:title=""/>
            <o:lock v:ext="edit" aspectratio="t"/>
            <w10:wrap type="none"/>
            <w10:anchorlock/>
          </v:shape>
          <o:OLEObject Type="Embed" ProgID="Equation.3" ShapeID="_x0000_i1154" DrawAspect="Content" ObjectID="_1468075854" r:id="rId275">
            <o:LockedField>false</o:LockedField>
          </o:OLEObject>
        </w:objec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0"/>
              </w:rPr>
              <w:object>
                <v:shape id="_x0000_i1155" o:spt="75" type="#_x0000_t75" style="height:36.2pt;width:99.35pt;" o:ole="t" filled="f" o:preferrelative="t" stroked="f" coordsize="21600,21600">
                  <v:path/>
                  <v:fill on="f" focussize="0,0"/>
                  <v:stroke on="f" joinstyle="miter"/>
                  <v:imagedata r:id="rId278" o:title=""/>
                  <o:lock v:ext="edit" aspectratio="t"/>
                  <w10:wrap type="none"/>
                  <w10:anchorlock/>
                </v:shape>
                <o:OLEObject Type="Embed" ProgID="Equation.3" ShapeID="_x0000_i1155" DrawAspect="Content" ObjectID="_1468075855" r:id="rId277">
                  <o:LockedField>false</o:LockedField>
                </o:OLEObject>
              </w:object>
            </w:r>
          </w:p>
        </w:tc>
        <w:tc>
          <w:tcPr>
            <w:tcW w:w="2983" w:type="dxa"/>
          </w:tcPr>
          <w:p>
            <w:pPr>
              <w:jc w:val="right"/>
            </w:pPr>
            <w:r>
              <w:t>(3-2)</w:t>
            </w:r>
          </w:p>
        </w:tc>
      </w:tr>
    </w:tbl>
    <w:p/>
    <w:p>
      <w:pPr>
        <w:ind w:firstLine="480" w:firstLineChars="200"/>
      </w:pPr>
      <w:r>
        <w:t>投影层的目的是降维，把教师层的维数降到</w:t>
      </w:r>
      <w:r>
        <w:rPr>
          <w:position w:val="-12"/>
        </w:rPr>
        <w:object>
          <v:shape id="_x0000_i1156" o:spt="75" type="#_x0000_t75" style="height:18.1pt;width:18.1pt;" o:ole="t" filled="f" o:preferrelative="t" stroked="f" coordsize="21600,21600">
            <v:path/>
            <v:fill on="f" focussize="0,0"/>
            <v:stroke on="f" joinstyle="miter"/>
            <v:imagedata r:id="rId280" o:title=""/>
            <o:lock v:ext="edit" aspectratio="t"/>
            <w10:wrap type="none"/>
            <w10:anchorlock/>
          </v:shape>
          <o:OLEObject Type="Embed" ProgID="Equation.3" ShapeID="_x0000_i1156" DrawAspect="Content" ObjectID="_1468075856" r:id="rId279">
            <o:LockedField>false</o:LockedField>
          </o:OLEObject>
        </w:object>
      </w:r>
      <w:r>
        <w:t>。同样的道理，为了计算注意力权重，我们使用第</w:t>
      </w:r>
      <w:r>
        <w:rPr>
          <w:position w:val="-6"/>
        </w:rPr>
        <w:object>
          <v:shape id="_x0000_i1157" o:spt="75" type="#_x0000_t75" style="height:14.1pt;width:7.25pt;" o:ole="t" filled="f" o:preferrelative="t" stroked="f" coordsize="21600,21600">
            <v:path/>
            <v:fill on="f" focussize="0,0"/>
            <v:stroke on="f" joinstyle="miter"/>
            <v:imagedata r:id="rId282" o:title=""/>
            <o:lock v:ext="edit" aspectratio="t"/>
            <w10:wrap type="none"/>
            <w10:anchorlock/>
          </v:shape>
          <o:OLEObject Type="Embed" ProgID="Equation.3" ShapeID="_x0000_i1157" DrawAspect="Content" ObjectID="_1468075857" r:id="rId281">
            <o:LockedField>false</o:LockedField>
          </o:OLEObject>
        </w:object>
      </w:r>
      <w:r>
        <w:t>个投影层</w:t>
      </w:r>
      <w:r>
        <w:rPr>
          <w:position w:val="-12"/>
        </w:rPr>
        <w:object>
          <v:shape id="_x0000_i1158" o:spt="75" type="#_x0000_t75" style="height:18.1pt;width:27.75pt;" o:ole="t" filled="f" o:preferrelative="t" stroked="f" coordsize="21600,21600">
            <v:path/>
            <v:fill on="f" focussize="0,0"/>
            <v:stroke on="f" joinstyle="miter"/>
            <v:imagedata r:id="rId284" o:title=""/>
            <o:lock v:ext="edit" aspectratio="t"/>
            <w10:wrap type="none"/>
            <w10:anchorlock/>
          </v:shape>
          <o:OLEObject Type="Embed" ProgID="Equation.3" ShapeID="_x0000_i1158" DrawAspect="Content" ObjectID="_1468075858" r:id="rId283">
            <o:LockedField>false</o:LockedField>
          </o:OLEObject>
        </w:object>
      </w:r>
      <w:r>
        <w:t>来处理第</w:t>
      </w:r>
      <w:r>
        <w:rPr>
          <w:position w:val="-6"/>
        </w:rPr>
        <w:object>
          <v:shape id="_x0000_i1159" o:spt="75" type="#_x0000_t75" style="height:14.1pt;width:7.25pt;" o:ole="t" filled="f" o:preferrelative="t" stroked="f" coordsize="21600,21600">
            <v:path/>
            <v:fill on="f" focussize="0,0"/>
            <v:stroke on="f" joinstyle="miter"/>
            <v:imagedata r:id="rId286" o:title=""/>
            <o:lock v:ext="edit" aspectratio="t"/>
            <w10:wrap type="none"/>
            <w10:anchorlock/>
          </v:shape>
          <o:OLEObject Type="Embed" ProgID="Equation.3" ShapeID="_x0000_i1159" DrawAspect="Content" ObjectID="_1468075859" r:id="rId285">
            <o:LockedField>false</o:LockedField>
          </o:OLEObject>
        </w:object>
      </w:r>
      <w:r>
        <w:t xml:space="preserve">个block层的键特征，使每一个查询的键和查询的维数相符。此外，在计算注意力权重前，我们通过等式(2-1)引入温度缩放机制。加下来我们通过等式(2-4)得到查询和键的相似性，以此来计算注意力权重。我们的总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2"/>
              </w:rPr>
              <w:object>
                <v:shape id="_x0000_i1160" o:spt="75" type="#_x0000_t75" style="height:18.1pt;width:72pt;" o:ole="t" filled="f" o:preferrelative="t" stroked="f" coordsize="21600,21600">
                  <v:path/>
                  <v:fill on="f" focussize="0,0"/>
                  <v:stroke on="f" joinstyle="miter"/>
                  <v:imagedata r:id="rId288" o:title=""/>
                  <o:lock v:ext="edit" aspectratio="t"/>
                  <w10:wrap type="none"/>
                  <w10:anchorlock/>
                </v:shape>
                <o:OLEObject Type="Embed" ProgID="Equation.3" ShapeID="_x0000_i1160" DrawAspect="Content" ObjectID="_1468075860" r:id="rId287">
                  <o:LockedField>false</o:LockedField>
                </o:OLEObject>
              </w:object>
            </w:r>
          </w:p>
        </w:tc>
        <w:tc>
          <w:tcPr>
            <w:tcW w:w="2983" w:type="dxa"/>
          </w:tcPr>
          <w:p>
            <w:pPr>
              <w:jc w:val="right"/>
            </w:pPr>
            <w:r>
              <w:t>(3-3)</w:t>
            </w:r>
          </w:p>
        </w:tc>
      </w:tr>
    </w:tbl>
    <w:p>
      <w:pPr>
        <w:ind w:firstLine="480" w:firstLineChars="200"/>
      </w:pPr>
      <w:r>
        <w:t>其中</w:t>
      </w:r>
      <w:r>
        <w:rPr>
          <w:position w:val="-6"/>
        </w:rPr>
        <w:object>
          <v:shape id="_x0000_i1161" o:spt="75" type="#_x0000_t75" style="height:14.1pt;width:10.85pt;" o:ole="t" filled="f" o:preferrelative="t" stroked="f" coordsize="21600,21600">
            <v:path/>
            <v:fill on="f" focussize="0,0"/>
            <v:stroke on="f" joinstyle="miter"/>
            <v:imagedata r:id="rId290" o:title=""/>
            <o:lock v:ext="edit" aspectratio="t"/>
            <w10:wrap type="none"/>
            <w10:anchorlock/>
          </v:shape>
          <o:OLEObject Type="Embed" ProgID="Equation.3" ShapeID="_x0000_i1161" DrawAspect="Content" ObjectID="_1468075861" r:id="rId289">
            <o:LockedField>false</o:LockedField>
          </o:OLEObject>
        </w:object>
      </w:r>
      <w:r>
        <w:t>代表等式(2-2)中提到的知识蒸馏损失系数(kd loss)，</w:t>
      </w:r>
      <w:r>
        <w:rPr>
          <w:position w:val="-12"/>
        </w:rPr>
        <w:object>
          <v:shape id="_x0000_i1162" o:spt="75" type="#_x0000_t75" style="height:18.1pt;width:18.1pt;" o:ole="t" filled="f" o:preferrelative="t" stroked="f" coordsize="21600,21600">
            <v:path/>
            <v:fill on="f" focussize="0,0"/>
            <v:stroke on="f" joinstyle="miter"/>
            <v:imagedata r:id="rId292" o:title=""/>
            <o:lock v:ext="edit" aspectratio="t"/>
            <w10:wrap type="none"/>
            <w10:anchorlock/>
          </v:shape>
          <o:OLEObject Type="Embed" ProgID="Equation.3" ShapeID="_x0000_i1162" DrawAspect="Content" ObjectID="_1468075862" r:id="rId291">
            <o:LockedField>false</o:LockedField>
          </o:OLEObject>
        </w:object>
      </w:r>
      <w:r>
        <w:t>代表我们提出的基于自注意力机制的自知识蒸馏(SKDSA)损失函数。此外，我们修正式(2-3)中的特征损失函数，使</w:t>
      </w:r>
      <w:r>
        <w:rPr>
          <w:position w:val="-10"/>
        </w:rPr>
        <w:object>
          <v:shape id="_x0000_i1163" o:spt="75" type="#_x0000_t75" style="height:16.9pt;width:9.25pt;" o:ole="t" filled="f" o:preferrelative="t" stroked="f" coordsize="21600,21600">
            <v:path/>
            <v:fill on="f" focussize="0,0"/>
            <v:stroke on="f" joinstyle="miter"/>
            <v:imagedata r:id="rId294" o:title=""/>
            <o:lock v:ext="edit" aspectratio="t"/>
            <w10:wrap type="none"/>
            <w10:anchorlock/>
          </v:shape>
          <o:OLEObject Type="Embed" ProgID="Equation.3" ShapeID="_x0000_i1163" DrawAspect="Content" ObjectID="_1468075863" r:id="rId293">
            <o:LockedField>false</o:LockedField>
          </o:OLEObject>
        </w:object>
      </w:r>
      <w:r>
        <w:t xml:space="preserve">损失函数正则化。我们方法(SKDSA)的损失函数可以写成：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58"/>
        <w:gridCol w:w="5220"/>
        <w:gridCol w:w="1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0"/>
              </w:rPr>
              <w:object>
                <v:shape id="_x0000_i1164" o:spt="75" type="#_x0000_t75" style="height:35pt;width:250.2pt;" o:ole="t" filled="f" o:preferrelative="t" stroked="f" coordsize="21600,21600">
                  <v:path/>
                  <v:fill on="f" focussize="0,0"/>
                  <v:stroke on="f" joinstyle="miter"/>
                  <v:imagedata r:id="rId296" o:title=""/>
                  <o:lock v:ext="edit" aspectratio="t"/>
                  <w10:wrap type="none"/>
                  <w10:anchorlock/>
                </v:shape>
                <o:OLEObject Type="Embed" ProgID="Equation.3" ShapeID="_x0000_i1164" DrawAspect="Content" ObjectID="_1468075864" r:id="rId295">
                  <o:LockedField>false</o:LockedField>
                </o:OLEObject>
              </w:object>
            </w:r>
          </w:p>
        </w:tc>
        <w:tc>
          <w:tcPr>
            <w:tcW w:w="2983" w:type="dxa"/>
          </w:tcPr>
          <w:p>
            <w:pPr>
              <w:jc w:val="right"/>
            </w:pPr>
            <w:r>
              <w:t>(3-4)</w:t>
            </w:r>
          </w:p>
        </w:tc>
      </w:tr>
    </w:tbl>
    <w:p>
      <w:pPr>
        <w:ind w:firstLine="480" w:firstLineChars="200"/>
      </w:pPr>
      <w:r>
        <w:t xml:space="preserve">在推断阶段，我们把神经网络最深层的输出作为我们模型预测的结果。本文的主要算法如表3-1所示。 </w:t>
      </w:r>
    </w:p>
    <w:p>
      <w:pPr>
        <w:ind w:firstLine="480" w:firstLineChars="200"/>
      </w:pPr>
    </w:p>
    <w:p>
      <w:pPr>
        <w:ind w:firstLine="480" w:firstLineChars="200"/>
        <w:jc w:val="center"/>
      </w:pPr>
      <w:r>
        <w:drawing>
          <wp:inline distT="0" distB="0" distL="114300" distR="114300">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97"/>
                    <a:stretch>
                      <a:fillRect/>
                    </a:stretch>
                  </pic:blipFill>
                  <pic:spPr>
                    <a:xfrm>
                      <a:off x="0" y="0"/>
                      <a:ext cx="3231515" cy="2301240"/>
                    </a:xfrm>
                    <a:prstGeom prst="rect">
                      <a:avLst/>
                    </a:prstGeom>
                  </pic:spPr>
                </pic:pic>
              </a:graphicData>
            </a:graphic>
          </wp:inline>
        </w:drawing>
      </w:r>
    </w:p>
    <w:p>
      <w:pPr>
        <w:jc w:val="center"/>
        <w:rPr>
          <w:sz w:val="21"/>
          <w:szCs w:val="21"/>
        </w:rPr>
      </w:pPr>
      <w:r>
        <w:rPr>
          <w:sz w:val="21"/>
          <w:szCs w:val="21"/>
        </w:rPr>
        <w:t>图3-2 自注意力机制的说明。我们在block层(学生层)和最深层(教师层)上加一个适配层，用来提取查询和键。然后我们利用查询和键计算出注意力分数。</w:t>
      </w:r>
    </w:p>
    <w:p>
      <w:pPr>
        <w:ind w:firstLine="480" w:firstLineChars="200"/>
        <w:jc w:val="center"/>
      </w:pPr>
    </w:p>
    <w:p>
      <w:pPr>
        <w:ind w:firstLine="420" w:firstLineChars="200"/>
        <w:jc w:val="center"/>
        <w:rPr>
          <w:sz w:val="21"/>
          <w:szCs w:val="21"/>
        </w:rPr>
      </w:pPr>
      <w:r>
        <w:rPr>
          <w:sz w:val="21"/>
          <w:szCs w:val="21"/>
        </w:rPr>
        <w:t>表格3-1  算法过程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47" w:type="dxa"/>
          </w:tcPr>
          <w:p>
            <w:pPr>
              <w:jc w:val="center"/>
              <w:rPr>
                <w:sz w:val="21"/>
                <w:szCs w:val="21"/>
              </w:rPr>
            </w:pPr>
            <w:r>
              <w:rPr>
                <w:sz w:val="21"/>
                <w:szCs w:val="21"/>
              </w:rPr>
              <w:t>基于自注意力机制的自知识蒸馏。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47" w:type="dxa"/>
          </w:tcPr>
          <w:p>
            <w:pPr>
              <w:rPr>
                <w:sz w:val="21"/>
                <w:szCs w:val="21"/>
              </w:rPr>
            </w:pPr>
            <w:r>
              <w:rPr>
                <w:b/>
                <w:bCs/>
                <w:sz w:val="21"/>
                <w:szCs w:val="21"/>
              </w:rPr>
              <w:t>输入</w:t>
            </w:r>
            <w:r>
              <w:rPr>
                <w:sz w:val="21"/>
                <w:szCs w:val="21"/>
              </w:rPr>
              <w:t>： 训练集</w:t>
            </w:r>
            <w:r>
              <w:rPr>
                <w:position w:val="-12"/>
                <w:sz w:val="21"/>
                <w:szCs w:val="21"/>
              </w:rPr>
              <w:object>
                <v:shape id="_x0000_i1165" o:spt="75" type="#_x0000_t75" style="height:18.9pt;width:67.15pt;" o:ole="t" filled="f" o:preferrelative="t" stroked="f" coordsize="21600,21600">
                  <v:path/>
                  <v:fill on="f" focussize="0,0"/>
                  <v:stroke on="f" joinstyle="miter"/>
                  <v:imagedata r:id="rId299" o:title=""/>
                  <o:lock v:ext="edit" aspectratio="t"/>
                  <w10:wrap type="none"/>
                  <w10:anchorlock/>
                </v:shape>
                <o:OLEObject Type="Embed" ProgID="Equation.3" ShapeID="_x0000_i1165" DrawAspect="Content" ObjectID="_1468075865" r:id="rId298">
                  <o:LockedField>false</o:LockedField>
                </o:OLEObject>
              </w:object>
            </w:r>
            <w:r>
              <w:rPr>
                <w:sz w:val="21"/>
                <w:szCs w:val="21"/>
              </w:rPr>
              <w:t>; 模型参数</w:t>
            </w:r>
            <w:r>
              <w:rPr>
                <w:position w:val="-6"/>
                <w:sz w:val="21"/>
                <w:szCs w:val="21"/>
              </w:rPr>
              <w:object>
                <v:shape id="_x0000_i1166" o:spt="75" type="#_x0000_t75" style="height:14.1pt;width:10.05pt;" o:ole="t" filled="f" o:preferrelative="t" stroked="f" coordsize="21600,21600">
                  <v:path/>
                  <v:fill on="f" focussize="0,0"/>
                  <v:stroke on="f" joinstyle="miter"/>
                  <v:imagedata r:id="rId301" o:title=""/>
                  <o:lock v:ext="edit" aspectratio="t"/>
                  <w10:wrap type="none"/>
                  <w10:anchorlock/>
                </v:shape>
                <o:OLEObject Type="Embed" ProgID="Equation.3" ShapeID="_x0000_i1166" DrawAspect="Content" ObjectID="_1468075866" r:id="rId300">
                  <o:LockedField>false</o:LockedField>
                </o:OLEObject>
              </w:object>
            </w:r>
            <w:r>
              <w:rPr>
                <w:sz w:val="21"/>
                <w:szCs w:val="21"/>
              </w:rPr>
              <w:t>随即初始化。</w:t>
            </w:r>
          </w:p>
          <w:p>
            <w:pPr>
              <w:rPr>
                <w:sz w:val="21"/>
                <w:szCs w:val="21"/>
              </w:rPr>
            </w:pPr>
            <w:r>
              <w:rPr>
                <w:b/>
                <w:bCs/>
                <w:sz w:val="21"/>
                <w:szCs w:val="21"/>
              </w:rPr>
              <w:t>输出</w:t>
            </w:r>
            <w:r>
              <w:rPr>
                <w:sz w:val="21"/>
                <w:szCs w:val="21"/>
              </w:rPr>
              <w:t>： 模型参数</w:t>
            </w:r>
            <w:r>
              <w:rPr>
                <w:position w:val="-6"/>
                <w:sz w:val="21"/>
                <w:szCs w:val="21"/>
              </w:rPr>
              <w:object>
                <v:shape id="_x0000_i1167" o:spt="75" type="#_x0000_t75" style="height:14.1pt;width:10.05pt;" o:ole="t" filled="f" o:preferrelative="t" stroked="f" coordsize="21600,21600">
                  <v:path/>
                  <v:fill on="f" focussize="0,0"/>
                  <v:stroke on="f" joinstyle="miter"/>
                  <v:imagedata r:id="rId303" o:title=""/>
                  <o:lock v:ext="edit" aspectratio="t"/>
                  <w10:wrap type="none"/>
                  <w10:anchorlock/>
                </v:shape>
                <o:OLEObject Type="Embed" ProgID="Equation.3" ShapeID="_x0000_i1167" DrawAspect="Content" ObjectID="_1468075867" r:id="rId302">
                  <o:LockedField>false</o:LockedField>
                </o:OLEObject>
              </w:object>
            </w:r>
            <w:r>
              <w:rPr>
                <w:sz w:val="21"/>
                <w:szCs w:val="21"/>
              </w:rPr>
              <w:t>经过充分的训练和更新。</w:t>
            </w:r>
          </w:p>
          <w:p>
            <w:pPr>
              <w:rPr>
                <w:sz w:val="21"/>
                <w:szCs w:val="21"/>
              </w:rPr>
            </w:pPr>
            <w:r>
              <w:rPr>
                <w:sz w:val="21"/>
                <w:szCs w:val="21"/>
              </w:rPr>
              <w:t>1： while 模型参数</w:t>
            </w:r>
            <w:r>
              <w:rPr>
                <w:position w:val="-6"/>
                <w:sz w:val="21"/>
                <w:szCs w:val="21"/>
              </w:rPr>
              <w:object>
                <v:shape id="_x0000_i1168" o:spt="75" type="#_x0000_t75" style="height:14.1pt;width:10.05pt;" o:ole="t" filled="f" o:preferrelative="t" stroked="f" coordsize="21600,21600">
                  <v:path/>
                  <v:fill on="f" focussize="0,0"/>
                  <v:stroke on="f" joinstyle="miter"/>
                  <v:imagedata r:id="rId305" o:title=""/>
                  <o:lock v:ext="edit" aspectratio="t"/>
                  <w10:wrap type="none"/>
                  <w10:anchorlock/>
                </v:shape>
                <o:OLEObject Type="Embed" ProgID="Equation.3" ShapeID="_x0000_i1168" DrawAspect="Content" ObjectID="_1468075868" r:id="rId304">
                  <o:LockedField>false</o:LockedField>
                </o:OLEObject>
              </w:object>
            </w:r>
            <w:r>
              <w:rPr>
                <w:sz w:val="21"/>
                <w:szCs w:val="21"/>
              </w:rPr>
              <w:t xml:space="preserve">还没有收敛： </w:t>
            </w:r>
          </w:p>
          <w:p>
            <w:pPr>
              <w:rPr>
                <w:sz w:val="21"/>
                <w:szCs w:val="21"/>
              </w:rPr>
            </w:pPr>
            <w:r>
              <w:rPr>
                <w:sz w:val="21"/>
                <w:szCs w:val="21"/>
              </w:rPr>
              <w:t>2：   从训练集中挑出一批数据记为</w:t>
            </w:r>
            <w:r>
              <w:rPr>
                <w:position w:val="-4"/>
                <w:sz w:val="21"/>
                <w:szCs w:val="21"/>
              </w:rPr>
              <w:object>
                <v:shape id="_x0000_i1169" o:spt="75" type="#_x0000_t75" style="height:12.85pt;width:12.05pt;" o:ole="t" filled="f" o:preferrelative="t" stroked="f" coordsize="21600,21600">
                  <v:path/>
                  <v:fill on="f" focussize="0,0"/>
                  <v:stroke on="f" joinstyle="miter"/>
                  <v:imagedata r:id="rId307" o:title=""/>
                  <o:lock v:ext="edit" aspectratio="t"/>
                  <w10:wrap type="none"/>
                  <w10:anchorlock/>
                </v:shape>
                <o:OLEObject Type="Embed" ProgID="Equation.3" ShapeID="_x0000_i1169" DrawAspect="Content" ObjectID="_1468075869" r:id="rId306">
                  <o:LockedField>false</o:LockedField>
                </o:OLEObject>
              </w:object>
            </w:r>
            <w:r>
              <w:rPr>
                <w:sz w:val="21"/>
                <w:szCs w:val="21"/>
              </w:rPr>
              <w:t>。</w:t>
            </w:r>
          </w:p>
          <w:p>
            <w:pPr>
              <w:rPr>
                <w:sz w:val="21"/>
                <w:szCs w:val="21"/>
              </w:rPr>
            </w:pPr>
            <w:r>
              <w:rPr>
                <w:sz w:val="21"/>
                <w:szCs w:val="21"/>
              </w:rPr>
              <w:t>3：   将</w:t>
            </w:r>
            <w:r>
              <w:rPr>
                <w:position w:val="-4"/>
                <w:sz w:val="21"/>
                <w:szCs w:val="21"/>
              </w:rPr>
              <w:object>
                <v:shape id="_x0000_i1170" o:spt="75" type="#_x0000_t75" style="height:12.85pt;width:12.05pt;" o:ole="t" filled="f" o:preferrelative="t" stroked="f" coordsize="21600,21600">
                  <v:path/>
                  <v:fill on="f" focussize="0,0"/>
                  <v:stroke on="f" joinstyle="miter"/>
                  <v:imagedata r:id="rId307" o:title=""/>
                  <o:lock v:ext="edit" aspectratio="t"/>
                  <w10:wrap type="none"/>
                  <w10:anchorlock/>
                </v:shape>
                <o:OLEObject Type="Embed" ProgID="Equation.3" ShapeID="_x0000_i1170" DrawAspect="Content" ObjectID="_1468075870" r:id="rId308">
                  <o:LockedField>false</o:LockedField>
                </o:OLEObject>
              </w:object>
            </w:r>
            <w:r>
              <w:rPr>
                <w:sz w:val="21"/>
                <w:szCs w:val="21"/>
              </w:rPr>
              <w:t>放入特征译码器进行前向传播，获得block层的表示</w:t>
            </w:r>
            <w:r>
              <w:rPr>
                <w:position w:val="-12"/>
                <w:sz w:val="21"/>
                <w:szCs w:val="21"/>
              </w:rPr>
              <w:object>
                <v:shape id="_x0000_i1171" o:spt="75" type="#_x0000_t75" style="height:18.1pt;width:12.85pt;" o:ole="t" filled="f" o:preferrelative="t" stroked="f" coordsize="21600,21600">
                  <v:path/>
                  <v:fill on="f" focussize="0,0"/>
                  <v:stroke on="f" joinstyle="miter"/>
                  <v:imagedata r:id="rId310" o:title=""/>
                  <o:lock v:ext="edit" aspectratio="t"/>
                  <w10:wrap type="none"/>
                  <w10:anchorlock/>
                </v:shape>
                <o:OLEObject Type="Embed" ProgID="Equation.3" ShapeID="_x0000_i1171" DrawAspect="Content" ObjectID="_1468075871" r:id="rId309">
                  <o:LockedField>false</o:LockedField>
                </o:OLEObject>
              </w:object>
            </w:r>
            <w:r>
              <w:rPr>
                <w:sz w:val="21"/>
                <w:szCs w:val="21"/>
              </w:rPr>
              <w:t>和最深层表示</w:t>
            </w:r>
            <w:r>
              <w:rPr>
                <w:position w:val="-12"/>
                <w:sz w:val="21"/>
                <w:szCs w:val="21"/>
              </w:rPr>
              <w:object>
                <v:shape id="_x0000_i1172" o:spt="75" type="#_x0000_t75" style="height:18.1pt;width:16.1pt;" o:ole="t" filled="f" o:preferrelative="t" stroked="f" coordsize="21600,21600">
                  <v:path/>
                  <v:fill on="f" focussize="0,0"/>
                  <v:stroke on="f" joinstyle="miter"/>
                  <v:imagedata r:id="rId312" o:title=""/>
                  <o:lock v:ext="edit" aspectratio="t"/>
                  <w10:wrap type="none"/>
                  <w10:anchorlock/>
                </v:shape>
                <o:OLEObject Type="Embed" ProgID="Equation.3" ShapeID="_x0000_i1172" DrawAspect="Content" ObjectID="_1468075872" r:id="rId311">
                  <o:LockedField>false</o:LockedField>
                </o:OLEObject>
              </w:object>
            </w:r>
            <w:r>
              <w:rPr>
                <w:sz w:val="21"/>
                <w:szCs w:val="21"/>
              </w:rPr>
              <w:t>。</w:t>
            </w:r>
          </w:p>
          <w:p>
            <w:pPr>
              <w:rPr>
                <w:sz w:val="21"/>
                <w:szCs w:val="21"/>
              </w:rPr>
            </w:pPr>
            <w:r>
              <w:rPr>
                <w:sz w:val="21"/>
                <w:szCs w:val="21"/>
              </w:rPr>
              <w:t>4：   根据式(2-5)计算</w:t>
            </w:r>
            <w:r>
              <w:rPr>
                <w:position w:val="-10"/>
                <w:sz w:val="21"/>
                <w:szCs w:val="21"/>
              </w:rPr>
              <w:object>
                <v:shape id="_x0000_i1173" o:spt="75" type="#_x0000_t75" style="height:16.1pt;width:12.05pt;" o:ole="t" filled="f" o:preferrelative="t" stroked="f" coordsize="21600,21600">
                  <v:path/>
                  <v:fill on="f" focussize="0,0"/>
                  <v:stroke on="f" joinstyle="miter"/>
                  <v:imagedata r:id="rId314" o:title=""/>
                  <o:lock v:ext="edit" aspectratio="t"/>
                  <w10:wrap type="none"/>
                  <w10:anchorlock/>
                </v:shape>
                <o:OLEObject Type="Embed" ProgID="Equation.3" ShapeID="_x0000_i1173" DrawAspect="Content" ObjectID="_1468075873" r:id="rId313">
                  <o:LockedField>false</o:LockedField>
                </o:OLEObject>
              </w:object>
            </w:r>
            <w:r>
              <w:rPr>
                <w:sz w:val="21"/>
                <w:szCs w:val="21"/>
              </w:rPr>
              <w:t>和</w:t>
            </w:r>
            <w:r>
              <w:rPr>
                <w:position w:val="-12"/>
                <w:sz w:val="21"/>
                <w:szCs w:val="21"/>
              </w:rPr>
              <w:object>
                <v:shape id="_x0000_i1174" o:spt="75" type="#_x0000_t75" style="height:18.1pt;width:15.3pt;" o:ole="t" filled="f" o:preferrelative="t" stroked="f" coordsize="21600,21600">
                  <v:path/>
                  <v:fill on="f" focussize="0,0"/>
                  <v:stroke on="f" joinstyle="miter"/>
                  <v:imagedata r:id="rId316" o:title=""/>
                  <o:lock v:ext="edit" aspectratio="t"/>
                  <w10:wrap type="none"/>
                  <w10:anchorlock/>
                </v:shape>
                <o:OLEObject Type="Embed" ProgID="Equation.3" ShapeID="_x0000_i1174" DrawAspect="Content" ObjectID="_1468075874" r:id="rId315">
                  <o:LockedField>false</o:LockedField>
                </o:OLEObject>
              </w:object>
            </w:r>
            <w:r>
              <w:rPr>
                <w:sz w:val="21"/>
                <w:szCs w:val="21"/>
              </w:rPr>
              <w:t>。</w:t>
            </w:r>
          </w:p>
          <w:p>
            <w:pPr>
              <w:rPr>
                <w:sz w:val="21"/>
                <w:szCs w:val="21"/>
              </w:rPr>
            </w:pPr>
            <w:r>
              <w:rPr>
                <w:sz w:val="21"/>
                <w:szCs w:val="21"/>
              </w:rPr>
              <w:t>5：   计算</w:t>
            </w:r>
            <w:r>
              <w:rPr>
                <w:position w:val="-10"/>
                <w:sz w:val="21"/>
                <w:szCs w:val="21"/>
              </w:rPr>
              <w:object>
                <v:shape id="_x0000_i1175" o:spt="75" type="#_x0000_t75" style="height:16.1pt;width:12.05pt;" o:ole="t" filled="f" o:preferrelative="t" stroked="f" coordsize="21600,21600">
                  <v:path/>
                  <v:fill on="f" focussize="0,0"/>
                  <v:stroke on="f" joinstyle="miter"/>
                  <v:imagedata r:id="rId314" o:title=""/>
                  <o:lock v:ext="edit" aspectratio="t"/>
                  <w10:wrap type="none"/>
                  <w10:anchorlock/>
                </v:shape>
                <o:OLEObject Type="Embed" ProgID="Equation.3" ShapeID="_x0000_i1175" DrawAspect="Content" ObjectID="_1468075875" r:id="rId317">
                  <o:LockedField>false</o:LockedField>
                </o:OLEObject>
              </w:object>
            </w:r>
            <w:r>
              <w:rPr>
                <w:sz w:val="21"/>
                <w:szCs w:val="21"/>
              </w:rPr>
              <w:t>的注意力分数</w:t>
            </w:r>
            <w:r>
              <w:rPr>
                <w:position w:val="-12"/>
                <w:sz w:val="21"/>
                <w:szCs w:val="21"/>
              </w:rPr>
              <w:object>
                <v:shape id="_x0000_i1176" o:spt="75" type="#_x0000_t75" style="height:18.1pt;width:14.1pt;" o:ole="t" filled="f" o:preferrelative="t" stroked="f" coordsize="21600,21600">
                  <v:path/>
                  <v:fill on="f" focussize="0,0"/>
                  <v:stroke on="f" joinstyle="miter"/>
                  <v:imagedata r:id="rId319" o:title=""/>
                  <o:lock v:ext="edit" aspectratio="t"/>
                  <w10:wrap type="none"/>
                  <w10:anchorlock/>
                </v:shape>
                <o:OLEObject Type="Embed" ProgID="Equation.3" ShapeID="_x0000_i1176" DrawAspect="Content" ObjectID="_1468075876" r:id="rId318">
                  <o:LockedField>false</o:LockedField>
                </o:OLEObject>
              </w:object>
            </w:r>
            <w:r>
              <w:rPr>
                <w:sz w:val="21"/>
                <w:szCs w:val="21"/>
              </w:rPr>
              <w:t>和学生键</w:t>
            </w:r>
            <w:r>
              <w:rPr>
                <w:position w:val="-12"/>
                <w:sz w:val="21"/>
                <w:szCs w:val="21"/>
              </w:rPr>
              <w:object>
                <v:shape id="_x0000_i1177" o:spt="75" type="#_x0000_t75" style="height:18.1pt;width:15.3pt;" o:ole="t" filled="f" o:preferrelative="t" stroked="f" coordsize="21600,21600">
                  <v:path/>
                  <v:fill on="f" focussize="0,0"/>
                  <v:stroke on="f" joinstyle="miter"/>
                  <v:imagedata r:id="rId321" o:title=""/>
                  <o:lock v:ext="edit" aspectratio="t"/>
                  <w10:wrap type="none"/>
                  <w10:anchorlock/>
                </v:shape>
                <o:OLEObject Type="Embed" ProgID="Equation.3" ShapeID="_x0000_i1177" DrawAspect="Content" ObjectID="_1468075877" r:id="rId320">
                  <o:LockedField>false</o:LockedField>
                </o:OLEObject>
              </w:object>
            </w:r>
            <w:r>
              <w:rPr>
                <w:sz w:val="21"/>
                <w:szCs w:val="21"/>
              </w:rPr>
              <w:t>。</w:t>
            </w:r>
          </w:p>
          <w:p>
            <w:pPr>
              <w:rPr>
                <w:sz w:val="21"/>
                <w:szCs w:val="21"/>
              </w:rPr>
            </w:pPr>
            <w:r>
              <w:rPr>
                <w:sz w:val="21"/>
                <w:szCs w:val="21"/>
              </w:rPr>
              <w:t>6：   利用式(2-7)中损失函数的梯度反向传播来更新参数，其中注意力分数</w:t>
            </w:r>
            <w:r>
              <w:rPr>
                <w:position w:val="-12"/>
                <w:sz w:val="21"/>
                <w:szCs w:val="21"/>
              </w:rPr>
              <w:object>
                <v:shape id="_x0000_i1178" o:spt="75" type="#_x0000_t75" style="height:18.1pt;width:14.1pt;" o:ole="t" filled="f" o:preferrelative="t" stroked="f" coordsize="21600,21600">
                  <v:path/>
                  <v:fill on="f" focussize="0,0"/>
                  <v:stroke on="f" joinstyle="miter"/>
                  <v:imagedata r:id="rId323" o:title=""/>
                  <o:lock v:ext="edit" aspectratio="t"/>
                  <w10:wrap type="none"/>
                  <w10:anchorlock/>
                </v:shape>
                <o:OLEObject Type="Embed" ProgID="Equation.3" ShapeID="_x0000_i1178" DrawAspect="Content" ObjectID="_1468075878" r:id="rId322">
                  <o:LockedField>false</o:LockedField>
                </o:OLEObject>
              </w:object>
            </w:r>
            <w:r>
              <w:rPr>
                <w:sz w:val="21"/>
                <w:szCs w:val="21"/>
              </w:rPr>
              <w:t>作为权重。</w:t>
            </w:r>
          </w:p>
          <w:p>
            <w:pPr>
              <w:rPr>
                <w:sz w:val="21"/>
                <w:szCs w:val="21"/>
              </w:rPr>
            </w:pPr>
            <w:r>
              <w:rPr>
                <w:sz w:val="21"/>
                <w:szCs w:val="21"/>
              </w:rPr>
              <w:t>7： end while</w:t>
            </w:r>
          </w:p>
        </w:tc>
      </w:tr>
    </w:tbl>
    <w:p>
      <w:pPr>
        <w:pStyle w:val="3"/>
      </w:pPr>
      <w:bookmarkStart w:id="118" w:name="_Toc97905705"/>
      <w:r>
        <w:t>和集成学习的关系</w:t>
      </w:r>
      <w:bookmarkEnd w:id="118"/>
    </w:p>
    <w:p>
      <w:pPr>
        <w:ind w:firstLine="480"/>
      </w:pPr>
      <w:r>
        <w:t>在这一部分，我们证明我们的方法和集成学习中bagging</w:t>
      </w:r>
      <w:r>
        <w:rPr>
          <w:vertAlign w:val="superscript"/>
        </w:rPr>
        <w:t>[52]</w:t>
      </w:r>
      <w:r>
        <w:t>的关系。</w:t>
      </w:r>
    </w:p>
    <w:p>
      <w:pPr>
        <w:ind w:firstLine="480"/>
      </w:pPr>
      <w:r>
        <w:t>Bagging是一种是机器学习中的一种集成算法，旨在提高用于统计分类和回归的机器学习算法的稳定性和准确性。它还可以减少方差并有助于避免过度拟合。虽然它通常应用于决策树方法，但它可以与任何类型的方法一起使用。Bagging 是模型平均方法的一个特例。</w:t>
      </w:r>
    </w:p>
    <w:p>
      <w:pPr>
        <w:ind w:firstLine="480"/>
      </w:pPr>
      <w:r>
        <w:t>Bagging的过程是这样的。 (1) 假设训练数据集中有 N 个观测值和 M 个特征。 从训练数据集中随机抽取一个样本进行替换。(2) 随机选择 M 个特征的子集，并使用给出最佳分割的任何特征迭代地分割节点。(3) 让这棵树长到最大。(4) 上述步骤重复 n 次，并根据 n 棵树的预测聚合给出预测。</w:t>
      </w:r>
    </w:p>
    <w:p>
      <w:pPr>
        <w:ind w:firstLine="480"/>
      </w:pPr>
      <w:r>
        <w:t>Bagging的核心思想是通过分开训练多个弱学习者，再通过一个权重投票机制得到一个更加稳定和强大的模型。对于有投票机制的bagging，假设我们产生</w:t>
      </w:r>
      <w:r>
        <w:rPr>
          <w:position w:val="-4"/>
        </w:rPr>
        <w:object>
          <v:shape id="_x0000_i1179" o:spt="75" type="#_x0000_t75" style="height:12.85pt;width:16.1pt;" o:ole="t" filled="f" o:preferrelative="t" stroked="f" coordsize="21600,21600">
            <v:path/>
            <v:fill on="f" focussize="0,0"/>
            <v:stroke on="f" joinstyle="miter"/>
            <v:imagedata r:id="rId325" o:title=""/>
            <o:lock v:ext="edit" aspectratio="t"/>
            <w10:wrap type="none"/>
            <w10:anchorlock/>
          </v:shape>
          <o:OLEObject Type="Embed" ProgID="Equation.3" ShapeID="_x0000_i1179" DrawAspect="Content" ObjectID="_1468075879" r:id="rId324">
            <o:LockedField>false</o:LockedField>
          </o:OLEObject>
        </w:object>
      </w:r>
      <w:r>
        <w:t>个神经网络记为</w:t>
      </w:r>
      <w:r>
        <w:rPr>
          <w:position w:val="-12"/>
        </w:rPr>
        <w:object>
          <v:shape id="_x0000_i1180" o:spt="75" type="#_x0000_t75" style="height:18.1pt;width:70pt;" o:ole="t" filled="f" o:preferrelative="t" stroked="f" coordsize="21600,21600">
            <v:path/>
            <v:fill on="f" focussize="0,0"/>
            <v:stroke on="f" joinstyle="miter"/>
            <v:imagedata r:id="rId327" o:title=""/>
            <o:lock v:ext="edit" aspectratio="t"/>
            <w10:wrap type="none"/>
            <w10:anchorlock/>
          </v:shape>
          <o:OLEObject Type="Embed" ProgID="Equation.3" ShapeID="_x0000_i1180" DrawAspect="Content" ObjectID="_1468075880" r:id="rId326">
            <o:LockedField>false</o:LockedField>
          </o:OLEObject>
        </w:object>
      </w:r>
      <w:r>
        <w:t>，它们的投票权重依次记为</w:t>
      </w:r>
      <w:r>
        <w:rPr>
          <w:position w:val="-12"/>
        </w:rPr>
        <w:object>
          <v:shape id="_x0000_i1181" o:spt="75" type="#_x0000_t75" style="height:18.1pt;width:73.2pt;" o:ole="t" filled="f" o:preferrelative="t" stroked="f" coordsize="21600,21600">
            <v:path/>
            <v:fill on="f" focussize="0,0"/>
            <v:stroke on="f" joinstyle="miter"/>
            <v:imagedata r:id="rId329" o:title=""/>
            <o:lock v:ext="edit" aspectratio="t"/>
            <w10:wrap type="none"/>
            <w10:anchorlock/>
          </v:shape>
          <o:OLEObject Type="Embed" ProgID="Equation.3" ShapeID="_x0000_i1181" DrawAspect="Content" ObjectID="_1468075881" r:id="rId328">
            <o:LockedField>false</o:LockedField>
          </o:OLEObject>
        </w:object>
      </w:r>
      <w:r>
        <w:t xml:space="preserve">，最终预测结果可以表示成下式：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82" o:spt="75" type="#_x0000_t75" style="height:33.8pt;width:88.1pt;" o:ole="t" filled="f" o:preferrelative="t" stroked="f" coordsize="21600,21600">
                  <v:path/>
                  <v:fill on="f" focussize="0,0"/>
                  <v:stroke on="f" joinstyle="miter"/>
                  <v:imagedata r:id="rId331" o:title=""/>
                  <o:lock v:ext="edit" aspectratio="t"/>
                  <w10:wrap type="none"/>
                  <w10:anchorlock/>
                </v:shape>
                <o:OLEObject Type="Embed" ProgID="Equation.3" ShapeID="_x0000_i1182" DrawAspect="Content" ObjectID="_1468075882" r:id="rId330">
                  <o:LockedField>false</o:LockedField>
                </o:OLEObject>
              </w:object>
            </w:r>
          </w:p>
        </w:tc>
        <w:tc>
          <w:tcPr>
            <w:tcW w:w="2983" w:type="dxa"/>
          </w:tcPr>
          <w:p>
            <w:pPr>
              <w:jc w:val="right"/>
            </w:pPr>
            <w:r>
              <w:t>(2-8)</w:t>
            </w:r>
          </w:p>
        </w:tc>
      </w:tr>
    </w:tbl>
    <w:p>
      <w:pPr>
        <w:ind w:firstLine="480"/>
      </w:pPr>
      <w:r>
        <w:t xml:space="preserve">正如章节2-2所述，因为我们使用注意力机制去将各个block层的信息到最深层，我们模型的最终预测表示可以写成：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83" o:spt="75" type="#_x0000_t75" style="height:33.8pt;width:76.85pt;" o:ole="t" filled="f" o:preferrelative="t" stroked="f" coordsize="21600,21600">
                  <v:path/>
                  <v:fill on="f" focussize="0,0"/>
                  <v:stroke on="f" joinstyle="miter"/>
                  <v:imagedata r:id="rId333" o:title=""/>
                  <o:lock v:ext="edit" aspectratio="t"/>
                  <w10:wrap type="none"/>
                  <w10:anchorlock/>
                </v:shape>
                <o:OLEObject Type="Embed" ProgID="Equation.3" ShapeID="_x0000_i1183" DrawAspect="Content" ObjectID="_1468075883" r:id="rId332">
                  <o:LockedField>false</o:LockedField>
                </o:OLEObject>
              </w:object>
            </w:r>
          </w:p>
        </w:tc>
        <w:tc>
          <w:tcPr>
            <w:tcW w:w="2983" w:type="dxa"/>
          </w:tcPr>
          <w:p>
            <w:pPr>
              <w:jc w:val="right"/>
            </w:pPr>
            <w:r>
              <w:t>(2-9)</w:t>
            </w:r>
          </w:p>
        </w:tc>
      </w:tr>
    </w:tbl>
    <w:p>
      <w:pPr>
        <w:ind w:firstLine="480"/>
        <w:rPr>
          <w:color w:val="000000" w:themeColor="text1"/>
          <w14:textFill>
            <w14:solidFill>
              <w14:schemeClr w14:val="tx1"/>
            </w14:solidFill>
          </w14:textFill>
        </w:rPr>
      </w:pPr>
      <w:r>
        <w:t>其中</w:t>
      </w:r>
      <w:r>
        <w:rPr>
          <w:position w:val="-12"/>
        </w:rPr>
        <w:object>
          <v:shape id="_x0000_i1184" o:spt="75" type="#_x0000_t75" style="height:18.1pt;width:14.1pt;" o:ole="t" filled="f" o:preferrelative="t" stroked="f" coordsize="21600,21600">
            <v:path/>
            <v:fill on="f" focussize="0,0"/>
            <v:stroke on="f" joinstyle="miter"/>
            <v:imagedata r:id="rId335" o:title=""/>
            <o:lock v:ext="edit" aspectratio="t"/>
            <w10:wrap type="none"/>
            <w10:anchorlock/>
          </v:shape>
          <o:OLEObject Type="Embed" ProgID="Equation.3" ShapeID="_x0000_i1184" DrawAspect="Content" ObjectID="_1468075884" r:id="rId334">
            <o:LockedField>false</o:LockedField>
          </o:OLEObject>
        </w:object>
      </w:r>
      <w:r>
        <w:t>满足</w:t>
      </w:r>
      <w:r>
        <w:rPr>
          <w:position w:val="-28"/>
        </w:rPr>
        <w:object>
          <v:shape id="_x0000_i1185" o:spt="75" type="#_x0000_t75" style="height:33.8pt;width:45.05pt;" o:ole="t" filled="f" o:preferrelative="t" stroked="f" coordsize="21600,21600">
            <v:path/>
            <v:fill on="f" focussize="0,0"/>
            <v:stroke on="f" joinstyle="miter"/>
            <v:imagedata r:id="rId337" o:title=""/>
            <o:lock v:ext="edit" aspectratio="t"/>
            <w10:wrap type="none"/>
            <w10:anchorlock/>
          </v:shape>
          <o:OLEObject Type="Embed" ProgID="Equation.3" ShapeID="_x0000_i1185" DrawAspect="Content" ObjectID="_1468075885" r:id="rId336">
            <o:LockedField>false</o:LockedField>
          </o:OLEObject>
        </w:object>
      </w:r>
      <w:r>
        <w:t>。令式(2-8)中的</w:t>
      </w:r>
      <w:r>
        <w:rPr>
          <w:position w:val="-4"/>
        </w:rPr>
        <w:object>
          <v:shape id="_x0000_i1186" o:spt="75" type="#_x0000_t75" style="height:12.85pt;width:35pt;" o:ole="t" filled="f" o:preferrelative="t" stroked="f" coordsize="21600,21600">
            <v:path/>
            <v:fill on="f" focussize="0,0"/>
            <v:stroke on="f" joinstyle="miter"/>
            <v:imagedata r:id="rId339" o:title=""/>
            <o:lock v:ext="edit" aspectratio="t"/>
            <w10:wrap type="none"/>
            <w10:anchorlock/>
          </v:shape>
          <o:OLEObject Type="Embed" ProgID="Equation.3" ShapeID="_x0000_i1186" DrawAspect="Content" ObjectID="_1468075886" r:id="rId338">
            <o:LockedField>false</o:LockedField>
          </o:OLEObject>
        </w:object>
      </w:r>
      <w:r>
        <w:t>(因为我们的神经网络有</w:t>
      </w:r>
      <w:r>
        <w:rPr>
          <w:position w:val="-4"/>
        </w:rPr>
        <w:object>
          <v:shape id="_x0000_i1187" o:spt="75" type="#_x0000_t75" style="height:12.85pt;width:10.85pt;" o:ole="t" filled="f" o:preferrelative="t" stroked="f" coordsize="21600,21600">
            <v:path/>
            <v:fill on="f" focussize="0,0"/>
            <v:stroke on="f" joinstyle="miter"/>
            <v:imagedata r:id="rId341" o:title=""/>
            <o:lock v:ext="edit" aspectratio="t"/>
            <w10:wrap type="none"/>
            <w10:anchorlock/>
          </v:shape>
          <o:OLEObject Type="Embed" ProgID="Equation.3" ShapeID="_x0000_i1187" DrawAspect="Content" ObjectID="_1468075887" r:id="rId340">
            <o:LockedField>false</o:LockedField>
          </o:OLEObject>
        </w:object>
      </w:r>
      <w:r>
        <w:t>层)，</w:t>
      </w:r>
      <w:r>
        <w:rPr>
          <w:position w:val="-24"/>
        </w:rPr>
        <w:object>
          <v:shape id="_x0000_i1188" o:spt="75" type="#_x0000_t75" style="height:30.95pt;width:45.85pt;" o:ole="t" filled="f" o:preferrelative="t" stroked="f" coordsize="21600,21600">
            <v:path/>
            <v:fill on="f" focussize="0,0"/>
            <v:stroke on="f" joinstyle="miter"/>
            <v:imagedata r:id="rId343" o:title=""/>
            <o:lock v:ext="edit" aspectratio="t"/>
            <w10:wrap type="none"/>
            <w10:anchorlock/>
          </v:shape>
          <o:OLEObject Type="Embed" ProgID="Equation.3" ShapeID="_x0000_i1188" DrawAspect="Content" ObjectID="_1468075888" r:id="rId342">
            <o:LockedField>false</o:LockedField>
          </o:OLEObject>
        </w:object>
      </w:r>
      <w:r>
        <w:t>，</w:t>
      </w:r>
      <w:r>
        <w:rPr>
          <w:position w:val="-24"/>
        </w:rPr>
        <w:object>
          <v:shape id="_x0000_i1189" o:spt="75" type="#_x0000_t75" style="height:30.95pt;width:37pt;" o:ole="t" filled="f" o:preferrelative="t" stroked="f" coordsize="21600,21600">
            <v:path/>
            <v:fill on="f" focussize="0,0"/>
            <v:stroke on="f" joinstyle="miter"/>
            <v:imagedata r:id="rId345" o:title=""/>
            <o:lock v:ext="edit" aspectratio="t"/>
            <w10:wrap type="none"/>
            <w10:anchorlock/>
          </v:shape>
          <o:OLEObject Type="Embed" ProgID="Equation.3" ShapeID="_x0000_i1189" DrawAspect="Content" ObjectID="_1468075889" r:id="rId344">
            <o:LockedField>false</o:LockedField>
          </o:OLEObject>
        </w:object>
      </w:r>
      <w:r>
        <w:t>，</w:t>
      </w:r>
      <w:r>
        <w:rPr>
          <w:color w:val="000000" w:themeColor="text1"/>
          <w14:textFill>
            <w14:solidFill>
              <w14:schemeClr w14:val="tx1"/>
            </w14:solidFill>
          </w14:textFill>
        </w:rPr>
        <w:t>再令，</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8"/>
        <w:gridCol w:w="3096"/>
        <w:gridCol w:w="29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2"/>
              </w:rPr>
              <w:object>
                <v:shape id="_x0000_i1190" o:spt="75" type="#_x0000_t75" style="height:38.2pt;width:144pt;" o:ole="t" filled="f" o:preferrelative="t" stroked="f" coordsize="21600,21600">
                  <v:path/>
                  <v:fill on="f" focussize="0,0"/>
                  <v:stroke on="f" joinstyle="miter"/>
                  <v:imagedata r:id="rId347" o:title=""/>
                  <o:lock v:ext="edit" aspectratio="t"/>
                  <w10:wrap type="none"/>
                  <w10:anchorlock/>
                </v:shape>
                <o:OLEObject Type="Embed" ProgID="Equation.3" ShapeID="_x0000_i1190" DrawAspect="Content" ObjectID="_1468075890" r:id="rId346">
                  <o:LockedField>false</o:LockedField>
                </o:OLEObject>
              </w:object>
            </w:r>
          </w:p>
        </w:tc>
        <w:tc>
          <w:tcPr>
            <w:tcW w:w="2983" w:type="dxa"/>
          </w:tcPr>
          <w:p>
            <w:pPr>
              <w:jc w:val="right"/>
            </w:pPr>
            <w:r>
              <w:t>(2-10)</w:t>
            </w:r>
          </w:p>
        </w:tc>
      </w:tr>
    </w:tbl>
    <w:p>
      <w:pPr>
        <w:rPr>
          <w:color w:val="000000" w:themeColor="text1"/>
          <w14:textFill>
            <w14:solidFill>
              <w14:schemeClr w14:val="tx1"/>
            </w14:solidFill>
          </w14:textFill>
        </w:rPr>
      </w:pPr>
      <w:r>
        <w:rPr>
          <w:color w:val="000000" w:themeColor="text1"/>
          <w14:textFill>
            <w14:solidFill>
              <w14:schemeClr w14:val="tx1"/>
            </w14:solidFill>
          </w14:textFill>
        </w:rPr>
        <w:t xml:space="preserve">把式(2-9)和(2-10)代入(2-8)，我们容易得到：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14"/>
              </w:rPr>
              <w:object>
                <v:shape id="_x0000_i1191" o:spt="75" type="#_x0000_t75" style="height:119.85pt;width:117.85pt;" o:ole="t" filled="f" o:preferrelative="t" stroked="f" coordsize="21600,21600">
                  <v:path/>
                  <v:fill on="f" focussize="0,0"/>
                  <v:stroke on="f" joinstyle="miter"/>
                  <v:imagedata r:id="rId349" o:title=""/>
                  <o:lock v:ext="edit" aspectratio="t"/>
                  <w10:wrap type="none"/>
                  <w10:anchorlock/>
                </v:shape>
                <o:OLEObject Type="Embed" ProgID="Equation.3" ShapeID="_x0000_i1191" DrawAspect="Content" ObjectID="_1468075891" r:id="rId348">
                  <o:LockedField>false</o:LockedField>
                </o:OLEObject>
              </w:object>
            </w:r>
          </w:p>
        </w:tc>
        <w:tc>
          <w:tcPr>
            <w:tcW w:w="2983" w:type="dxa"/>
          </w:tcPr>
          <w:p>
            <w:pPr>
              <w:jc w:val="right"/>
            </w:pPr>
            <w:r>
              <w:t>(2-11)</w:t>
            </w:r>
          </w:p>
        </w:tc>
      </w:tr>
    </w:tbl>
    <w:p>
      <w:pPr>
        <w:ind w:firstLine="480"/>
        <w:rPr>
          <w:color w:val="000000" w:themeColor="text1"/>
          <w14:textFill>
            <w14:solidFill>
              <w14:schemeClr w14:val="tx1"/>
            </w14:solidFill>
          </w14:textFill>
        </w:rPr>
      </w:pPr>
      <w:r>
        <w:rPr>
          <w:color w:val="000000" w:themeColor="text1"/>
          <w14:textFill>
            <w14:solidFill>
              <w14:schemeClr w14:val="tx1"/>
            </w14:solidFill>
          </w14:textFill>
        </w:rPr>
        <w:t>由此我们证明了我们模型的输出可以被视为不同模型的集成，这提升了我们模型的泛化能力。而我们模型中的注意力系数又恰好对应于集成学习中的投票权重。</w:t>
      </w:r>
    </w:p>
    <w:p>
      <w:pPr>
        <w:pStyle w:val="3"/>
      </w:pPr>
      <w:bookmarkStart w:id="119" w:name="_Toc97905706"/>
      <w:bookmarkStart w:id="120" w:name="_Toc57189241"/>
      <w:bookmarkStart w:id="121" w:name="_Toc46962970"/>
      <w:r>
        <w:t>本章小结</w:t>
      </w:r>
      <w:bookmarkEnd w:id="119"/>
      <w:bookmarkEnd w:id="120"/>
      <w:bookmarkEnd w:id="121"/>
    </w:p>
    <w:p>
      <w:pPr>
        <w:ind w:firstLine="480" w:firstLineChars="200"/>
      </w:pPr>
      <w:r>
        <w:t>在这一章中，我们从理论上介绍了知识蒸馏、自知识蒸馏以及由此导出我们方法的框架。我们还从理论上证明了我们方法和bagging的等价性。</w:t>
      </w:r>
      <w:bookmarkStart w:id="122" w:name="_Toc46962978"/>
    </w:p>
    <w:bookmarkEnd w:id="122"/>
    <w:p>
      <w:pPr>
        <w:pStyle w:val="2"/>
        <w:ind w:left="578" w:hanging="578"/>
      </w:pPr>
      <w:bookmarkStart w:id="123" w:name="_Toc45060056"/>
      <w:bookmarkEnd w:id="123"/>
      <w:bookmarkStart w:id="124" w:name="_Toc45060055"/>
      <w:bookmarkEnd w:id="124"/>
      <w:bookmarkStart w:id="125" w:name="_Toc97905707"/>
      <w:r>
        <w:t>实验过程</w:t>
      </w:r>
      <w:bookmarkEnd w:id="125"/>
    </w:p>
    <w:p>
      <w:pPr>
        <w:ind w:firstLine="480" w:firstLineChars="200"/>
      </w:pPr>
      <w:bookmarkStart w:id="126" w:name="_Toc437362316"/>
      <w:r>
        <w:t>我们使用一个较小的、自知识蒸馏的神经网络在几个图像分类任务上测试我们的模型。我们定量分析了我们的方法。最后，为了更进一步我们的方法我们还进行了消融研究。</w:t>
      </w:r>
    </w:p>
    <w:p>
      <w:pPr>
        <w:pStyle w:val="3"/>
      </w:pPr>
      <w:bookmarkStart w:id="127" w:name="_Toc97905708"/>
      <w:r>
        <w:t>实验数据集</w:t>
      </w:r>
      <w:bookmarkEnd w:id="127"/>
    </w:p>
    <w:p>
      <w:pPr>
        <w:pStyle w:val="4"/>
      </w:pPr>
      <w:r>
        <w:t>CIFAR-10和CIFAR-100数据集</w:t>
      </w:r>
    </w:p>
    <w:p>
      <w:pPr>
        <w:ind w:firstLine="480" w:firstLineChars="200"/>
      </w:pPr>
      <w:r>
        <w:t>CIFAR-10</w:t>
      </w:r>
      <w:r>
        <w:rPr>
          <w:vertAlign w:val="superscript"/>
        </w:rPr>
        <w:t>[57]</w:t>
      </w:r>
      <w:r>
        <w:t>和CIFAR-100</w:t>
      </w:r>
      <w:r>
        <w:rPr>
          <w:vertAlign w:val="superscript"/>
        </w:rPr>
        <w:t>[57]</w:t>
      </w:r>
      <w:r>
        <w:t>是由8000 万个微小图像数据集的标记子集。 它们由 Alex Krizhevsky、Vinod Nair 和 Geoffrey Hinton 收集。</w:t>
      </w:r>
    </w:p>
    <w:p>
      <w:pPr>
        <w:ind w:firstLine="480" w:firstLineChars="200"/>
      </w:pPr>
      <w:r>
        <w:t>CIFAR-10 数据集由 10 个类别的 60000 个 32x32 彩色图像组成，每个类别包含 6000 个图像。 有 50000 个训练图像和 10000 个测试图像。</w:t>
      </w:r>
    </w:p>
    <w:p>
      <w:pPr>
        <w:ind w:firstLine="480" w:firstLineChars="200"/>
      </w:pPr>
      <w:r>
        <w:t>数据集分为五个训练批次和一个测试批次，每个批次有 10000 张图像。测试批次包含来自每个类别的 1000 个随机选择的图像。训练批次包含随机顺序的剩余图像，但一些训练批次可能包含来自一个类的图像多于另一个。在它们之间，训练批次恰好包含来自每个类别的 5000 张图像。</w:t>
      </w:r>
    </w:p>
    <w:p>
      <w:pPr>
        <w:ind w:firstLine="480" w:firstLineChars="200"/>
      </w:pPr>
      <w:r>
        <w:t>这些类是完全互斥的。比如，汽车类和卡车类之间没有重叠。汽车类包括轿车、SUV 之类的东西，卡车类只包括大卡车。两者都不包括皮卡车。</w:t>
      </w:r>
    </w:p>
    <w:p>
      <w:pPr>
        <w:ind w:firstLine="480" w:firstLineChars="200"/>
      </w:pPr>
      <w:r>
        <w:t>CIFAR-100类似于CIFAR-10，不同之处是它有 100 个类，每个类包含 600 张图像。每个类有 500 个训练图像和 100 个测试图像。CIFAR-100 中的 100 个类分为 20 个超类。每个图像都带有一个“精细”标签(它所属的类)和一个“粗略”标签(它所属的超类)。</w:t>
      </w:r>
    </w:p>
    <w:p>
      <w:pPr>
        <w:ind w:firstLine="480" w:firstLineChars="200"/>
      </w:pPr>
      <w:r>
        <w:t>在我们的实验中，我们将CIFAR-10和CIFAR-100分为50000个数据的训练集和10000个数据的验证集。</w:t>
      </w:r>
    </w:p>
    <w:p>
      <w:pPr>
        <w:pStyle w:val="4"/>
      </w:pPr>
      <w:r>
        <w:t>Tiny ImageNet数据集</w:t>
      </w:r>
    </w:p>
    <w:p>
      <w:pPr>
        <w:ind w:firstLine="480"/>
      </w:pPr>
      <w:r>
        <w:t>ImageNet 项目是一个大型视觉数据库，用于视觉对象识别软件研究。该项目已经对超过 1400 万张图像进行了手工标注。ImageNet 包含 20，000 多个类别，每个典型类别由数百张图像组成。第三方图像 URL 的注释数据库可直接从 ImageNet 免费获得，但实际图像不属于 ImageNet。自 2010 年以来，ImageNet 项目每年举办一次软件竞赛，即 ImageNet 大规模视觉识别挑战赛 (ILSVRC)，软件程序将竞争正确分类和检测对象和场景。挑战赛使用一千个非重叠类的“修剪”列表。</w:t>
      </w:r>
    </w:p>
    <w:p>
      <w:pPr>
        <w:ind w:firstLine="480"/>
      </w:pPr>
      <w:r>
        <w:t>ImageNet 大规模视觉识别挑战赛(ILSVRC)始于 2010 年，现已成为图像识别的标准基准。Tiny ImageNet Challenge 是一个类似的挑战，数据集较小而且图像类别较少。它包含 200 个图像类，训练集包含100，000个图像，验证集包含10，000个图像，测试集包含10，000个图像。所有图像的大小都是64×64。</w:t>
      </w:r>
    </w:p>
    <w:p>
      <w:pPr>
        <w:pStyle w:val="4"/>
      </w:pPr>
      <w:r>
        <w:t>Caltech-UCSD Birds 200数据集</w:t>
      </w:r>
    </w:p>
    <w:p>
      <w:pPr>
        <w:ind w:firstLine="480"/>
      </w:pPr>
      <w:r>
        <w:t>Caltech-UCSD Birds 200 (CUB-200)</w:t>
      </w:r>
      <w:r>
        <w:rPr>
          <w:vertAlign w:val="superscript"/>
        </w:rPr>
        <w:t>[64]</w:t>
      </w:r>
      <w:r>
        <w:t>是一个图像数据集，包含 200 种鸟类（主要是北美）的6033张照片。</w:t>
      </w:r>
    </w:p>
    <w:p>
      <w:pPr>
        <w:pStyle w:val="4"/>
      </w:pPr>
      <w:r>
        <w:t>Stanford 40 Actions数据集</w:t>
      </w:r>
    </w:p>
    <w:p>
      <w:pPr>
        <w:ind w:firstLine="480"/>
      </w:pPr>
      <w:r>
        <w:t>Stanford 40 Actions</w:t>
      </w:r>
      <w:r>
        <w:rPr>
          <w:vertAlign w:val="superscript"/>
        </w:rPr>
        <w:t>[65]</w:t>
      </w:r>
      <w:r>
        <w:t>数据集包含人类执行 40 项动作的图像。数据集总共有 9532 张图像，每个动作类有 180-300 张图像。</w:t>
      </w:r>
    </w:p>
    <w:p>
      <w:pPr>
        <w:pStyle w:val="4"/>
      </w:pPr>
      <w:r>
        <w:t>Stanford Dogs数据集</w:t>
      </w:r>
    </w:p>
    <w:p>
      <w:pPr>
        <w:ind w:firstLine="480"/>
      </w:pPr>
      <w:r>
        <w:t>Stanford Dogs</w:t>
      </w:r>
      <w:r>
        <w:rPr>
          <w:vertAlign w:val="superscript"/>
        </w:rPr>
        <w:t>[66]</w:t>
      </w:r>
      <w:r>
        <w:t>数据集包含来自世界各地的 120 种狗的图像。该数据集是使用 ImageNet 中的图像和标注构建的，用于细粒度图像分类任务。数据集中包括120种类别的20580张图像。</w:t>
      </w:r>
    </w:p>
    <w:p>
      <w:pPr>
        <w:pStyle w:val="4"/>
      </w:pPr>
      <w:r>
        <w:t>MIT Indoor Scene Recognition数据集</w:t>
      </w:r>
    </w:p>
    <w:p>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我们需要一个可以利用局部和全局判别信息的模型。</w:t>
      </w:r>
    </w:p>
    <w:p>
      <w:pPr>
        <w:ind w:firstLine="480"/>
      </w:pPr>
      <w:r>
        <w:t>该数据库包含 67 个室内类别，共 15620 张图像。图片的数量因类别而异，但每个类别至少有 100 张图片。</w:t>
      </w:r>
    </w:p>
    <w:p>
      <w:pPr>
        <w:pStyle w:val="3"/>
      </w:pPr>
      <w:bookmarkStart w:id="128" w:name="_Toc97905709"/>
      <w:r>
        <w:t>实验对比算法基准</w:t>
      </w:r>
      <w:bookmarkEnd w:id="128"/>
    </w:p>
    <w:p>
      <w:pPr>
        <w:pStyle w:val="4"/>
      </w:pPr>
      <w:r>
        <w:t>基准线</w:t>
      </w:r>
    </w:p>
    <w:p>
      <w:pPr>
        <w:ind w:firstLine="480" w:firstLineChars="200"/>
      </w:pPr>
      <w:r>
        <w:t>我们将我们方法的结果和五种已有的知识蒸馏方法相比较： 做你自己的老师(BYOT)</w:t>
      </w:r>
      <w:r>
        <w:rPr>
          <w:vertAlign w:val="superscript"/>
        </w:rPr>
        <w:t>[6]</w:t>
      </w:r>
      <w:r>
        <w:t>，数据失真引导的自知识蒸馏(DDGSD)</w:t>
      </w:r>
      <w:r>
        <w:rPr>
          <w:vertAlign w:val="superscript"/>
        </w:rPr>
        <w:t>[34]</w:t>
      </w:r>
      <w:r>
        <w:t>，通过教育我自己来提纯我自己(FRSKD)</w:t>
      </w:r>
      <w:r>
        <w:rPr>
          <w:vertAlign w:val="superscript"/>
        </w:rPr>
        <w:t>[8]</w:t>
      </w:r>
      <w:r>
        <w:t>，通过输入转换来做自监督标签增强(SLA-SD)</w:t>
      </w:r>
      <w:r>
        <w:rPr>
          <w:vertAlign w:val="superscript"/>
        </w:rPr>
        <w:t>[9]</w:t>
      </w:r>
      <w:r>
        <w:t>，通过自知识蒸馏预测类别(CS-KD)</w:t>
      </w:r>
      <w:r>
        <w:rPr>
          <w:vertAlign w:val="superscript"/>
        </w:rPr>
        <w:t>[7]</w:t>
      </w:r>
      <w:r>
        <w:t>。我们同样把我们的方法和两种自注意力机制方法相比较</w:t>
      </w:r>
      <w:r>
        <w:rPr>
          <w:rFonts w:hint="eastAsia"/>
        </w:rPr>
        <w:t>：</w:t>
      </w:r>
      <w:r>
        <w:t>密集而隐含的注意力神经网络(DIANet)</w:t>
      </w:r>
      <w:r>
        <w:rPr>
          <w:vertAlign w:val="superscript"/>
        </w:rPr>
        <w:t>[67]</w:t>
      </w:r>
      <w:r>
        <w:t>，自注意力神经网络(SAN)</w:t>
      </w:r>
      <w:r>
        <w:rPr>
          <w:vertAlign w:val="superscript"/>
        </w:rPr>
        <w:t>[68]</w:t>
      </w:r>
      <w:r>
        <w:t xml:space="preserve">。 </w:t>
      </w:r>
    </w:p>
    <w:p>
      <w:pPr>
        <w:numPr>
          <w:ilvl w:val="0"/>
          <w:numId w:val="5"/>
        </w:numPr>
      </w:pPr>
      <w:r>
        <w:rPr>
          <w:b/>
          <w:bCs/>
        </w:rPr>
        <w:t xml:space="preserve">BYOT </w:t>
      </w:r>
      <w:r>
        <w:rPr>
          <w:vertAlign w:val="superscript"/>
        </w:rPr>
        <w:t>[6]</w:t>
      </w:r>
      <w:r>
        <w:t>通过辅助的分类器来利用block层的输出，再通过真实标签和神经网络自身的信号(比如预测的logit和特征图)来训练这些辅助的分类器。</w:t>
      </w:r>
    </w:p>
    <w:p>
      <w:pPr>
        <w:numPr>
          <w:ilvl w:val="0"/>
          <w:numId w:val="5"/>
        </w:numPr>
      </w:pPr>
      <w:r>
        <w:rPr>
          <w:b/>
          <w:bCs/>
        </w:rPr>
        <w:t>DDGSD</w:t>
      </w:r>
      <w:r>
        <w:rPr>
          <w:vertAlign w:val="superscript"/>
        </w:rPr>
        <w:t>[34]</w:t>
      </w:r>
      <w:r>
        <w:t>对于同一个样本产生不同的变形，在训练神经网络让同一个样本的不同变形产生一致性的预测。</w:t>
      </w:r>
    </w:p>
    <w:p>
      <w:pPr>
        <w:numPr>
          <w:ilvl w:val="0"/>
          <w:numId w:val="5"/>
        </w:numPr>
      </w:pPr>
      <w:r>
        <w:rPr>
          <w:b/>
          <w:bCs/>
        </w:rPr>
        <w:t>FRSKD</w:t>
      </w:r>
      <w:r>
        <w:rPr>
          <w:vertAlign w:val="superscript"/>
        </w:rPr>
        <w:t>[8]</w:t>
      </w:r>
      <w:r>
        <w:t xml:space="preserve">利用一个辅助的自教育神经网络为分类神经网络传递精炼后的知识。为了进行自知识蒸馏它同时使用了软标签和特征图蒸馏。 </w:t>
      </w:r>
    </w:p>
    <w:p>
      <w:pPr>
        <w:numPr>
          <w:ilvl w:val="0"/>
          <w:numId w:val="5"/>
        </w:numPr>
      </w:pPr>
      <w:r>
        <w:rPr>
          <w:b/>
          <w:bCs/>
        </w:rPr>
        <w:t>SLA-SD</w:t>
      </w:r>
      <w:r>
        <w:rPr>
          <w:vertAlign w:val="superscript"/>
        </w:rPr>
        <w:t>[9]</w:t>
      </w:r>
      <w:r>
        <w:t>通过输入转换和把输出聚合成教师标签实现自监督标签增强。</w:t>
      </w:r>
    </w:p>
    <w:p>
      <w:pPr>
        <w:numPr>
          <w:ilvl w:val="0"/>
          <w:numId w:val="5"/>
        </w:numPr>
      </w:pPr>
      <w:r>
        <w:rPr>
          <w:b/>
          <w:bCs/>
        </w:rPr>
        <w:t>CS-KD</w:t>
      </w:r>
      <w:r>
        <w:rPr>
          <w:vertAlign w:val="superscript"/>
        </w:rPr>
        <w:t>[7]</w:t>
      </w:r>
      <w:r>
        <w:t>使用隶属于同一类别的其他样本的logits来做正则化，训练目标是让同一类别的样本产生相似的预测结果。</w:t>
      </w:r>
    </w:p>
    <w:p>
      <w:pPr>
        <w:numPr>
          <w:ilvl w:val="0"/>
          <w:numId w:val="5"/>
        </w:numPr>
      </w:pPr>
      <w:r>
        <w:rPr>
          <w:b/>
          <w:bCs/>
        </w:rPr>
        <w:t>DIANet</w:t>
      </w:r>
      <w:r>
        <w:rPr>
          <w:vertAlign w:val="superscript"/>
        </w:rPr>
        <w:t>[67]</w:t>
      </w:r>
      <w:r>
        <w:t xml:space="preserve">给不同的神经网络层添加一个注意力组件，目的是更有效地利用神经网络层间的信息。 </w:t>
      </w:r>
    </w:p>
    <w:p>
      <w:pPr>
        <w:numPr>
          <w:ilvl w:val="0"/>
          <w:numId w:val="5"/>
        </w:numPr>
      </w:pPr>
      <w:r>
        <w:rPr>
          <w:b/>
          <w:bCs/>
        </w:rPr>
        <w:t>SAN</w:t>
      </w:r>
      <w:r>
        <w:rPr>
          <w:vertAlign w:val="superscript"/>
        </w:rPr>
        <w:t>[68]</w:t>
      </w:r>
      <w:r>
        <w:t>利用成对的注意力组件去抽取更有用的信息来引导模型训练。</w:t>
      </w:r>
    </w:p>
    <w:p>
      <w:pPr>
        <w:ind w:firstLine="480" w:firstLineChars="200"/>
      </w:pPr>
      <w:r>
        <w:t>为了实现FRSKD</w:t>
      </w:r>
      <w:r>
        <w:rPr>
          <w:vertAlign w:val="superscript"/>
        </w:rPr>
        <w:t>[8]</w:t>
      </w:r>
      <w:r>
        <w:t>和SLA-SD</w:t>
      </w:r>
      <w:r>
        <w:rPr>
          <w:vertAlign w:val="superscript"/>
        </w:rPr>
        <w:t>[9]</w:t>
      </w:r>
      <w:r>
        <w:t xml:space="preserve">我们使用了其官方代码。我们根据相应的文章实现了其对应的模型。我们使用了相同的训练集并且微调了基线模型的超参数。  </w:t>
      </w:r>
    </w:p>
    <w:p>
      <w:pPr>
        <w:pStyle w:val="4"/>
      </w:pPr>
      <w:r>
        <w:t>衡量标准</w:t>
      </w:r>
    </w:p>
    <w:p>
      <w:pPr>
        <w:ind w:firstLine="480" w:firstLineChars="200"/>
        <w:rPr>
          <w:szCs w:val="21"/>
        </w:rPr>
      </w:pPr>
      <w:r>
        <w:rPr>
          <w:szCs w:val="21"/>
        </w:rPr>
        <w:t>我们使用第一名命中率作为衡量的指标。第一名命中率的意思是测试集中预测概率最大的标签是正确标签的概率。我们使用第一名命中率来衡量模型的泛化能力。</w:t>
      </w:r>
    </w:p>
    <w:p>
      <w:pPr>
        <w:pStyle w:val="3"/>
      </w:pPr>
      <w:bookmarkStart w:id="129" w:name="_Toc97905710"/>
      <w:r>
        <w:t>训练算法和实现细节</w:t>
      </w:r>
      <w:bookmarkEnd w:id="129"/>
    </w:p>
    <w:p>
      <w:pPr>
        <w:pStyle w:val="4"/>
      </w:pPr>
      <w:r>
        <w:t>神经网络架构</w:t>
      </w:r>
    </w:p>
    <w:p>
      <w:pPr>
        <w:ind w:firstLine="480" w:firstLineChars="200"/>
      </w:pPr>
      <w:r>
        <w:t>我们使用了当前流行的卷积神经网络架构ResNet</w:t>
      </w:r>
      <w:r>
        <w:rPr>
          <w:vertAlign w:val="superscript"/>
        </w:rPr>
        <w:t>[62]</w:t>
      </w:r>
      <w:r>
        <w:t>和WideResNet</w:t>
      </w:r>
      <w:r>
        <w:rPr>
          <w:vertAlign w:val="superscript"/>
        </w:rPr>
        <w:t>[63]</w:t>
      </w:r>
      <w:r>
        <w:t>，其中包含64个滤波器，第一个卷积层的卷积核大小为</w:t>
      </w:r>
      <w:r>
        <w:rPr>
          <w:position w:val="-6"/>
        </w:rPr>
        <w:object>
          <v:shape id="_x0000_i1192" o:spt="75" type="#_x0000_t75" style="height:14.1pt;width:24.15pt;" o:ole="t" filled="f" o:preferrelative="t" stroked="f" coordsize="21600,21600">
            <v:path/>
            <v:fill on="f" focussize="0,0"/>
            <v:stroke on="f" joinstyle="miter"/>
            <v:imagedata r:id="rId351" o:title=""/>
            <o:lock v:ext="edit" aspectratio="t"/>
            <w10:wrap type="none"/>
            <w10:anchorlock/>
          </v:shape>
          <o:OLEObject Type="Embed" ProgID="Equation.3" ShapeID="_x0000_i1192" DrawAspect="Content" ObjectID="_1468075892" r:id="rId350">
            <o:LockedField>false</o:LockedField>
          </o:OLEObject>
        </w:object>
      </w:r>
      <w:r>
        <w:t xml:space="preserve">，步长为1，填充为1。 </w:t>
      </w:r>
    </w:p>
    <w:p>
      <w:pPr>
        <w:pStyle w:val="4"/>
      </w:pPr>
      <w:r>
        <w:t>超参数</w:t>
      </w:r>
    </w:p>
    <w:p>
      <w:pPr>
        <w:ind w:firstLine="480" w:firstLineChars="200"/>
      </w:pPr>
      <w:r>
        <w:t>所有的神经网络都是从零开始训练，优化方法中随机梯度下降的动量值设为0.9，权重衰减设为</w:t>
      </w:r>
      <w:r>
        <w:rPr>
          <w:position w:val="-6"/>
        </w:rPr>
        <w:object>
          <v:shape id="_x0000_i1193" o:spt="75" type="#_x0000_t75" style="height:16.1pt;width:35pt;" o:ole="t" filled="f" o:preferrelative="t" stroked="f" coordsize="21600,21600">
            <v:path/>
            <v:fill on="f" focussize="0,0"/>
            <v:stroke on="f" joinstyle="miter"/>
            <v:imagedata r:id="rId353" o:title=""/>
            <o:lock v:ext="edit" aspectratio="t"/>
            <w10:wrap type="none"/>
            <w10:anchorlock/>
          </v:shape>
          <o:OLEObject Type="Embed" ProgID="Equation.3" ShapeID="_x0000_i1193" DrawAspect="Content" ObjectID="_1468075893" r:id="rId352">
            <o:LockedField>false</o:LockedField>
          </o:OLEObject>
        </w:object>
      </w:r>
      <w:r>
        <w:t xml:space="preserve">，学习率设为0.1。到第100个epoch时，学习率降为最初的1/10; 到第150个epoch时，学习率降为最初的1/100; epoch总数为100。我们设一批数据的数量为128。我们使用常规的数据增强方法，比如图片的反转和随机剪裁。蒸馏温度从{1，2，3，4}中选取。优化的目标是尽可能提高验证集中的第一名命中率。 </w:t>
      </w:r>
    </w:p>
    <w:p>
      <w:pPr>
        <w:pStyle w:val="3"/>
      </w:pPr>
      <w:bookmarkStart w:id="130" w:name="_Toc97905711"/>
      <w:r>
        <w:t>对比结果</w:t>
      </w:r>
      <w:bookmarkEnd w:id="130"/>
    </w:p>
    <w:p>
      <w:pPr>
        <w:pStyle w:val="4"/>
      </w:pPr>
      <w:r>
        <w:t>和其他自知识蒸馏方法的对比</w:t>
      </w:r>
    </w:p>
    <w:p>
      <w:pPr>
        <w:ind w:firstLine="480" w:firstLineChars="200"/>
        <w:rPr>
          <w:szCs w:val="21"/>
        </w:rPr>
      </w:pPr>
      <w:r>
        <w:rPr>
          <w:szCs w:val="21"/>
        </w:rPr>
        <w:t>为了进行结果对比，每个实验都重复了3次。我们记录了最后epoch的第一名命中率的平均数和标准差。最好的结果用粗体标注。</w:t>
      </w:r>
    </w:p>
    <w:p>
      <w:pPr>
        <w:ind w:firstLine="480" w:firstLineChars="200"/>
        <w:rPr>
          <w:szCs w:val="21"/>
        </w:rPr>
      </w:pPr>
    </w:p>
    <w:p>
      <w:pPr>
        <w:ind w:firstLine="420" w:firstLineChars="200"/>
        <w:jc w:val="center"/>
        <w:rPr>
          <w:sz w:val="21"/>
          <w:szCs w:val="21"/>
        </w:rPr>
      </w:pPr>
      <w:r>
        <w:rPr>
          <w:sz w:val="21"/>
          <w:szCs w:val="21"/>
        </w:rPr>
        <w:t>表格3-1  在数据集CIFAR-100和Tiny-ImageNet上自知识蒸馏方法的对比</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vMerge w:val="restart"/>
            <w:tcBorders>
              <w:top w:val="single" w:color="auto" w:sz="4" w:space="0"/>
              <w:left w:val="single" w:color="auto" w:sz="4" w:space="0"/>
              <w:right w:val="single" w:color="auto" w:sz="4" w:space="0"/>
            </w:tcBorders>
          </w:tcPr>
          <w:p>
            <w:pPr>
              <w:jc w:val="center"/>
              <w:rPr>
                <w:sz w:val="21"/>
                <w:szCs w:val="21"/>
              </w:rPr>
            </w:pPr>
            <w:r>
              <w:rPr>
                <w:sz w:val="21"/>
                <w:szCs w:val="21"/>
              </w:rPr>
              <w:t>方法</w:t>
            </w:r>
          </w:p>
        </w:tc>
        <w:tc>
          <w:tcPr>
            <w:tcW w:w="3578" w:type="dxa"/>
            <w:gridSpan w:val="2"/>
            <w:tcBorders>
              <w:left w:val="single" w:color="auto" w:sz="4" w:space="0"/>
            </w:tcBorders>
          </w:tcPr>
          <w:p>
            <w:pPr>
              <w:jc w:val="center"/>
              <w:rPr>
                <w:sz w:val="21"/>
                <w:szCs w:val="21"/>
              </w:rPr>
            </w:pPr>
            <w:r>
              <w:rPr>
                <w:sz w:val="21"/>
                <w:szCs w:val="21"/>
              </w:rPr>
              <w:t>CIFAR-100</w:t>
            </w:r>
          </w:p>
        </w:tc>
        <w:tc>
          <w:tcPr>
            <w:tcW w:w="3580" w:type="dxa"/>
            <w:gridSpan w:val="2"/>
          </w:tcPr>
          <w:p>
            <w:pPr>
              <w:jc w:val="center"/>
              <w:rPr>
                <w:sz w:val="21"/>
                <w:szCs w:val="21"/>
              </w:rPr>
            </w:pPr>
            <w:r>
              <w:rPr>
                <w:sz w:val="21"/>
                <w:szCs w:val="21"/>
              </w:rPr>
              <w:t>TinyImageNet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vMerge w:val="continue"/>
            <w:tcBorders>
              <w:left w:val="single" w:color="auto" w:sz="4" w:space="0"/>
              <w:bottom w:val="single" w:color="auto" w:sz="4" w:space="0"/>
              <w:right w:val="single" w:color="auto" w:sz="4" w:space="0"/>
            </w:tcBorders>
          </w:tcPr>
          <w:p>
            <w:pPr>
              <w:rPr>
                <w:sz w:val="21"/>
                <w:szCs w:val="21"/>
              </w:rPr>
            </w:pPr>
          </w:p>
        </w:tc>
        <w:tc>
          <w:tcPr>
            <w:tcW w:w="1789" w:type="dxa"/>
            <w:tcBorders>
              <w:left w:val="single" w:color="auto" w:sz="4" w:space="0"/>
            </w:tcBorders>
          </w:tcPr>
          <w:p>
            <w:pPr>
              <w:jc w:val="center"/>
              <w:rPr>
                <w:sz w:val="21"/>
                <w:szCs w:val="21"/>
              </w:rPr>
            </w:pPr>
            <w:r>
              <w:rPr>
                <w:sz w:val="21"/>
                <w:szCs w:val="21"/>
              </w:rPr>
              <w:t>WRN-16-2</w:t>
            </w:r>
          </w:p>
        </w:tc>
        <w:tc>
          <w:tcPr>
            <w:tcW w:w="1789" w:type="dxa"/>
          </w:tcPr>
          <w:p>
            <w:pPr>
              <w:jc w:val="center"/>
              <w:rPr>
                <w:sz w:val="21"/>
                <w:szCs w:val="21"/>
              </w:rPr>
            </w:pPr>
            <w:r>
              <w:rPr>
                <w:sz w:val="21"/>
                <w:szCs w:val="21"/>
              </w:rPr>
              <w:t>ResNet18</w:t>
            </w:r>
          </w:p>
        </w:tc>
        <w:tc>
          <w:tcPr>
            <w:tcW w:w="1790" w:type="dxa"/>
          </w:tcPr>
          <w:p>
            <w:pPr>
              <w:jc w:val="center"/>
              <w:rPr>
                <w:sz w:val="21"/>
                <w:szCs w:val="21"/>
              </w:rPr>
            </w:pPr>
            <w:r>
              <w:rPr>
                <w:sz w:val="21"/>
                <w:szCs w:val="21"/>
              </w:rPr>
              <w:t>WRN-16-2</w:t>
            </w:r>
          </w:p>
        </w:tc>
        <w:tc>
          <w:tcPr>
            <w:tcW w:w="1790" w:type="dxa"/>
          </w:tcPr>
          <w:p>
            <w:pPr>
              <w:jc w:val="center"/>
              <w:rPr>
                <w:sz w:val="21"/>
                <w:szCs w:val="21"/>
              </w:rPr>
            </w:pPr>
            <w:r>
              <w:rPr>
                <w:sz w:val="21"/>
                <w:szCs w:val="21"/>
              </w:rPr>
              <w:t>ResNet18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Borders>
              <w:top w:val="single" w:color="auto" w:sz="4" w:space="0"/>
            </w:tcBorders>
          </w:tcPr>
          <w:p>
            <w:pPr>
              <w:jc w:val="center"/>
              <w:rPr>
                <w:sz w:val="21"/>
                <w:szCs w:val="21"/>
              </w:rPr>
            </w:pPr>
            <w:r>
              <w:rPr>
                <w:sz w:val="21"/>
                <w:szCs w:val="21"/>
              </w:rPr>
              <w:t>基准线</w:t>
            </w:r>
          </w:p>
        </w:tc>
        <w:tc>
          <w:tcPr>
            <w:tcW w:w="1789" w:type="dxa"/>
          </w:tcPr>
          <w:p>
            <w:pPr>
              <w:jc w:val="center"/>
              <w:rPr>
                <w:sz w:val="21"/>
                <w:szCs w:val="21"/>
              </w:rPr>
            </w:pPr>
            <w:r>
              <w:rPr>
                <w:sz w:val="21"/>
                <w:szCs w:val="21"/>
              </w:rPr>
              <w:t>70.42±0.08</w:t>
            </w:r>
          </w:p>
        </w:tc>
        <w:tc>
          <w:tcPr>
            <w:tcW w:w="1789" w:type="dxa"/>
          </w:tcPr>
          <w:p>
            <w:pPr>
              <w:jc w:val="center"/>
              <w:rPr>
                <w:sz w:val="21"/>
                <w:szCs w:val="21"/>
              </w:rPr>
            </w:pPr>
            <w:r>
              <w:rPr>
                <w:sz w:val="21"/>
                <w:szCs w:val="21"/>
              </w:rPr>
              <w:t>74.80±0.52</w:t>
            </w:r>
          </w:p>
        </w:tc>
        <w:tc>
          <w:tcPr>
            <w:tcW w:w="1790" w:type="dxa"/>
          </w:tcPr>
          <w:p>
            <w:pPr>
              <w:jc w:val="center"/>
              <w:rPr>
                <w:sz w:val="21"/>
                <w:szCs w:val="21"/>
              </w:rPr>
            </w:pPr>
            <w:r>
              <w:rPr>
                <w:sz w:val="21"/>
                <w:szCs w:val="21"/>
              </w:rPr>
              <w:t xml:space="preserve">51.25±0.20 </w:t>
            </w:r>
          </w:p>
        </w:tc>
        <w:tc>
          <w:tcPr>
            <w:tcW w:w="1790" w:type="dxa"/>
          </w:tcPr>
          <w:p>
            <w:pPr>
              <w:jc w:val="center"/>
              <w:rPr>
                <w:sz w:val="21"/>
                <w:szCs w:val="21"/>
              </w:rPr>
            </w:pPr>
            <w:r>
              <w:rPr>
                <w:sz w:val="21"/>
                <w:szCs w:val="21"/>
              </w:rPr>
              <w:t>54.60±0.41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DDGSD</w:t>
            </w:r>
          </w:p>
        </w:tc>
        <w:tc>
          <w:tcPr>
            <w:tcW w:w="1789" w:type="dxa"/>
          </w:tcPr>
          <w:p>
            <w:pPr>
              <w:jc w:val="center"/>
              <w:rPr>
                <w:sz w:val="21"/>
                <w:szCs w:val="21"/>
              </w:rPr>
            </w:pPr>
            <w:r>
              <w:rPr>
                <w:sz w:val="21"/>
                <w:szCs w:val="21"/>
              </w:rPr>
              <w:t>71.98±0.06</w:t>
            </w:r>
          </w:p>
        </w:tc>
        <w:tc>
          <w:tcPr>
            <w:tcW w:w="1789" w:type="dxa"/>
          </w:tcPr>
          <w:p>
            <w:pPr>
              <w:jc w:val="center"/>
              <w:rPr>
                <w:sz w:val="21"/>
                <w:szCs w:val="21"/>
              </w:rPr>
            </w:pPr>
            <w:r>
              <w:rPr>
                <w:sz w:val="21"/>
                <w:szCs w:val="21"/>
              </w:rPr>
              <w:t>76.68±0.56</w:t>
            </w:r>
          </w:p>
        </w:tc>
        <w:tc>
          <w:tcPr>
            <w:tcW w:w="1790" w:type="dxa"/>
          </w:tcPr>
          <w:p>
            <w:pPr>
              <w:jc w:val="center"/>
              <w:rPr>
                <w:sz w:val="21"/>
                <w:szCs w:val="21"/>
              </w:rPr>
            </w:pPr>
            <w:r>
              <w:rPr>
                <w:sz w:val="21"/>
                <w:szCs w:val="21"/>
              </w:rPr>
              <w:t>52.30±0.27</w:t>
            </w:r>
          </w:p>
        </w:tc>
        <w:tc>
          <w:tcPr>
            <w:tcW w:w="1790" w:type="dxa"/>
          </w:tcPr>
          <w:p>
            <w:pPr>
              <w:jc w:val="center"/>
              <w:rPr>
                <w:sz w:val="21"/>
                <w:szCs w:val="21"/>
              </w:rPr>
            </w:pPr>
            <w:r>
              <w:rPr>
                <w:sz w:val="21"/>
                <w:szCs w:val="21"/>
              </w:rPr>
              <w:t>57.76±0.22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BYOT</w:t>
            </w:r>
          </w:p>
        </w:tc>
        <w:tc>
          <w:tcPr>
            <w:tcW w:w="1789" w:type="dxa"/>
          </w:tcPr>
          <w:p>
            <w:pPr>
              <w:jc w:val="center"/>
              <w:rPr>
                <w:sz w:val="21"/>
                <w:szCs w:val="21"/>
              </w:rPr>
            </w:pPr>
            <w:r>
              <w:rPr>
                <w:sz w:val="21"/>
                <w:szCs w:val="21"/>
              </w:rPr>
              <w:t>70.28±0.23</w:t>
            </w:r>
          </w:p>
        </w:tc>
        <w:tc>
          <w:tcPr>
            <w:tcW w:w="1789" w:type="dxa"/>
          </w:tcPr>
          <w:p>
            <w:pPr>
              <w:jc w:val="center"/>
              <w:rPr>
                <w:sz w:val="21"/>
                <w:szCs w:val="21"/>
              </w:rPr>
            </w:pPr>
            <w:r>
              <w:rPr>
                <w:sz w:val="21"/>
                <w:szCs w:val="21"/>
              </w:rPr>
              <w:t xml:space="preserve">76.87±0.13 </w:t>
            </w:r>
          </w:p>
        </w:tc>
        <w:tc>
          <w:tcPr>
            <w:tcW w:w="1790" w:type="dxa"/>
          </w:tcPr>
          <w:p>
            <w:pPr>
              <w:jc w:val="center"/>
              <w:rPr>
                <w:sz w:val="21"/>
                <w:szCs w:val="21"/>
              </w:rPr>
            </w:pPr>
            <w:r>
              <w:rPr>
                <w:sz w:val="21"/>
                <w:szCs w:val="21"/>
              </w:rPr>
              <w:t>51.43±0.08</w:t>
            </w:r>
          </w:p>
        </w:tc>
        <w:tc>
          <w:tcPr>
            <w:tcW w:w="1790" w:type="dxa"/>
          </w:tcPr>
          <w:p>
            <w:pPr>
              <w:jc w:val="center"/>
              <w:rPr>
                <w:sz w:val="21"/>
                <w:szCs w:val="21"/>
              </w:rPr>
            </w:pPr>
            <w:r>
              <w:rPr>
                <w:sz w:val="21"/>
                <w:szCs w:val="21"/>
              </w:rPr>
              <w:t>56.76±0.41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CS-KD</w:t>
            </w:r>
          </w:p>
        </w:tc>
        <w:tc>
          <w:tcPr>
            <w:tcW w:w="1789" w:type="dxa"/>
          </w:tcPr>
          <w:p>
            <w:pPr>
              <w:jc w:val="center"/>
              <w:rPr>
                <w:sz w:val="21"/>
                <w:szCs w:val="21"/>
              </w:rPr>
            </w:pPr>
            <w:r>
              <w:rPr>
                <w:sz w:val="21"/>
                <w:szCs w:val="21"/>
              </w:rPr>
              <w:t>72.64±0.62</w:t>
            </w:r>
          </w:p>
        </w:tc>
        <w:tc>
          <w:tcPr>
            <w:tcW w:w="1789" w:type="dxa"/>
          </w:tcPr>
          <w:p>
            <w:pPr>
              <w:jc w:val="center"/>
              <w:rPr>
                <w:sz w:val="21"/>
                <w:szCs w:val="21"/>
              </w:rPr>
            </w:pPr>
            <w:r>
              <w:rPr>
                <w:sz w:val="21"/>
                <w:szCs w:val="21"/>
              </w:rPr>
              <w:t xml:space="preserve">78.01±0.23 </w:t>
            </w:r>
          </w:p>
        </w:tc>
        <w:tc>
          <w:tcPr>
            <w:tcW w:w="1790" w:type="dxa"/>
          </w:tcPr>
          <w:p>
            <w:pPr>
              <w:jc w:val="center"/>
              <w:rPr>
                <w:sz w:val="21"/>
                <w:szCs w:val="21"/>
              </w:rPr>
            </w:pPr>
            <w:r>
              <w:rPr>
                <w:sz w:val="21"/>
                <w:szCs w:val="21"/>
              </w:rPr>
              <w:t xml:space="preserve">52.23±0.16 </w:t>
            </w:r>
          </w:p>
        </w:tc>
        <w:tc>
          <w:tcPr>
            <w:tcW w:w="1790" w:type="dxa"/>
          </w:tcPr>
          <w:p>
            <w:pPr>
              <w:jc w:val="center"/>
              <w:rPr>
                <w:sz w:val="21"/>
                <w:szCs w:val="21"/>
              </w:rPr>
            </w:pPr>
            <w:r>
              <w:rPr>
                <w:sz w:val="21"/>
                <w:szCs w:val="21"/>
              </w:rPr>
              <w:t>57.72±0.10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SLA+SD</w:t>
            </w:r>
          </w:p>
        </w:tc>
        <w:tc>
          <w:tcPr>
            <w:tcW w:w="1789" w:type="dxa"/>
          </w:tcPr>
          <w:p>
            <w:pPr>
              <w:jc w:val="center"/>
              <w:rPr>
                <w:sz w:val="21"/>
                <w:szCs w:val="21"/>
              </w:rPr>
            </w:pPr>
            <w:r>
              <w:rPr>
                <w:sz w:val="21"/>
                <w:szCs w:val="21"/>
              </w:rPr>
              <w:t>73.00±0.45</w:t>
            </w:r>
          </w:p>
        </w:tc>
        <w:tc>
          <w:tcPr>
            <w:tcW w:w="1789" w:type="dxa"/>
          </w:tcPr>
          <w:p>
            <w:pPr>
              <w:jc w:val="center"/>
              <w:rPr>
                <w:sz w:val="21"/>
                <w:szCs w:val="21"/>
              </w:rPr>
            </w:pPr>
            <w:r>
              <w:rPr>
                <w:sz w:val="21"/>
                <w:szCs w:val="21"/>
              </w:rPr>
              <w:t>77.88±0.30</w:t>
            </w:r>
          </w:p>
        </w:tc>
        <w:tc>
          <w:tcPr>
            <w:tcW w:w="1790" w:type="dxa"/>
          </w:tcPr>
          <w:p>
            <w:pPr>
              <w:jc w:val="center"/>
              <w:rPr>
                <w:sz w:val="21"/>
                <w:szCs w:val="21"/>
              </w:rPr>
            </w:pPr>
            <w:r>
              <w:rPr>
                <w:sz w:val="21"/>
                <w:szCs w:val="21"/>
              </w:rPr>
              <w:t xml:space="preserve">51.64±0.35 </w:t>
            </w:r>
          </w:p>
        </w:tc>
        <w:tc>
          <w:tcPr>
            <w:tcW w:w="1790" w:type="dxa"/>
          </w:tcPr>
          <w:p>
            <w:pPr>
              <w:jc w:val="center"/>
              <w:rPr>
                <w:sz w:val="21"/>
                <w:szCs w:val="21"/>
              </w:rPr>
            </w:pPr>
            <w:r>
              <w:rPr>
                <w:sz w:val="21"/>
                <w:szCs w:val="21"/>
              </w:rPr>
              <w:t>58.67±0.42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FRSKD</w:t>
            </w:r>
          </w:p>
        </w:tc>
        <w:tc>
          <w:tcPr>
            <w:tcW w:w="1789" w:type="dxa"/>
          </w:tcPr>
          <w:p>
            <w:pPr>
              <w:jc w:val="center"/>
              <w:rPr>
                <w:sz w:val="21"/>
                <w:szCs w:val="21"/>
              </w:rPr>
            </w:pPr>
            <w:r>
              <w:rPr>
                <w:sz w:val="21"/>
                <w:szCs w:val="21"/>
              </w:rPr>
              <w:t>73.27±0.45</w:t>
            </w:r>
          </w:p>
        </w:tc>
        <w:tc>
          <w:tcPr>
            <w:tcW w:w="1789" w:type="dxa"/>
          </w:tcPr>
          <w:p>
            <w:pPr>
              <w:jc w:val="center"/>
              <w:rPr>
                <w:sz w:val="21"/>
                <w:szCs w:val="21"/>
              </w:rPr>
            </w:pPr>
            <w:r>
              <w:rPr>
                <w:sz w:val="21"/>
                <w:szCs w:val="21"/>
              </w:rPr>
              <w:t>78.61±0.30</w:t>
            </w:r>
          </w:p>
        </w:tc>
        <w:tc>
          <w:tcPr>
            <w:tcW w:w="1790" w:type="dxa"/>
          </w:tcPr>
          <w:p>
            <w:pPr>
              <w:jc w:val="center"/>
              <w:rPr>
                <w:sz w:val="21"/>
                <w:szCs w:val="21"/>
              </w:rPr>
            </w:pPr>
            <w:r>
              <w:rPr>
                <w:sz w:val="21"/>
                <w:szCs w:val="21"/>
              </w:rPr>
              <w:t>53.08±0.33</w:t>
            </w:r>
          </w:p>
        </w:tc>
        <w:tc>
          <w:tcPr>
            <w:tcW w:w="1790" w:type="dxa"/>
          </w:tcPr>
          <w:p>
            <w:pPr>
              <w:jc w:val="center"/>
              <w:rPr>
                <w:sz w:val="21"/>
                <w:szCs w:val="21"/>
              </w:rPr>
            </w:pPr>
            <w:r>
              <w:rPr>
                <w:sz w:val="21"/>
                <w:szCs w:val="21"/>
              </w:rPr>
              <w:t>59.61±0.31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SKDSA</w:t>
            </w:r>
          </w:p>
        </w:tc>
        <w:tc>
          <w:tcPr>
            <w:tcW w:w="1789" w:type="dxa"/>
          </w:tcPr>
          <w:p>
            <w:pPr>
              <w:jc w:val="center"/>
              <w:rPr>
                <w:sz w:val="21"/>
                <w:szCs w:val="21"/>
              </w:rPr>
            </w:pPr>
            <w:r>
              <w:rPr>
                <w:sz w:val="21"/>
                <w:szCs w:val="21"/>
              </w:rPr>
              <w:t>74.80±0.26</w:t>
            </w:r>
          </w:p>
        </w:tc>
        <w:tc>
          <w:tcPr>
            <w:tcW w:w="1789" w:type="dxa"/>
          </w:tcPr>
          <w:p>
            <w:pPr>
              <w:jc w:val="center"/>
              <w:rPr>
                <w:sz w:val="21"/>
                <w:szCs w:val="21"/>
              </w:rPr>
            </w:pPr>
            <w:r>
              <w:rPr>
                <w:sz w:val="21"/>
                <w:szCs w:val="21"/>
              </w:rPr>
              <w:t>80.51±0.12</w:t>
            </w:r>
          </w:p>
        </w:tc>
        <w:tc>
          <w:tcPr>
            <w:tcW w:w="1790" w:type="dxa"/>
          </w:tcPr>
          <w:p>
            <w:pPr>
              <w:jc w:val="center"/>
              <w:rPr>
                <w:sz w:val="21"/>
                <w:szCs w:val="21"/>
              </w:rPr>
            </w:pPr>
            <w:r>
              <w:rPr>
                <w:sz w:val="21"/>
                <w:szCs w:val="21"/>
              </w:rPr>
              <w:t xml:space="preserve">53.21±0.35 </w:t>
            </w:r>
          </w:p>
        </w:tc>
        <w:tc>
          <w:tcPr>
            <w:tcW w:w="1790" w:type="dxa"/>
          </w:tcPr>
          <w:p>
            <w:pPr>
              <w:jc w:val="center"/>
              <w:rPr>
                <w:sz w:val="21"/>
                <w:szCs w:val="21"/>
              </w:rPr>
            </w:pPr>
            <w:r>
              <w:rPr>
                <w:sz w:val="21"/>
                <w:szCs w:val="21"/>
              </w:rPr>
              <w:t>60.42±0.24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SKDSA +Aug</w:t>
            </w:r>
          </w:p>
        </w:tc>
        <w:tc>
          <w:tcPr>
            <w:tcW w:w="1789" w:type="dxa"/>
          </w:tcPr>
          <w:p>
            <w:pPr>
              <w:jc w:val="center"/>
              <w:rPr>
                <w:sz w:val="21"/>
                <w:szCs w:val="21"/>
              </w:rPr>
            </w:pPr>
            <w:r>
              <w:rPr>
                <w:b/>
                <w:bCs/>
                <w:sz w:val="21"/>
                <w:szCs w:val="21"/>
              </w:rPr>
              <w:t>76.03±0.21</w:t>
            </w:r>
          </w:p>
        </w:tc>
        <w:tc>
          <w:tcPr>
            <w:tcW w:w="1789" w:type="dxa"/>
          </w:tcPr>
          <w:p>
            <w:pPr>
              <w:jc w:val="center"/>
              <w:rPr>
                <w:sz w:val="21"/>
                <w:szCs w:val="21"/>
              </w:rPr>
            </w:pPr>
            <w:r>
              <w:rPr>
                <w:b/>
                <w:bCs/>
                <w:sz w:val="21"/>
                <w:szCs w:val="21"/>
              </w:rPr>
              <w:t>81.77±0.20</w:t>
            </w:r>
          </w:p>
        </w:tc>
        <w:tc>
          <w:tcPr>
            <w:tcW w:w="1790" w:type="dxa"/>
          </w:tcPr>
          <w:p>
            <w:pPr>
              <w:jc w:val="center"/>
              <w:rPr>
                <w:sz w:val="21"/>
                <w:szCs w:val="21"/>
              </w:rPr>
            </w:pPr>
            <w:r>
              <w:rPr>
                <w:b/>
                <w:bCs/>
                <w:sz w:val="21"/>
                <w:szCs w:val="21"/>
              </w:rPr>
              <w:t>53.42±0.28</w:t>
            </w:r>
            <w:r>
              <w:rPr>
                <w:sz w:val="21"/>
                <w:szCs w:val="21"/>
              </w:rPr>
              <w:t xml:space="preserve"> </w:t>
            </w:r>
          </w:p>
        </w:tc>
        <w:tc>
          <w:tcPr>
            <w:tcW w:w="1790" w:type="dxa"/>
          </w:tcPr>
          <w:p>
            <w:pPr>
              <w:jc w:val="center"/>
              <w:rPr>
                <w:sz w:val="21"/>
                <w:szCs w:val="21"/>
              </w:rPr>
            </w:pPr>
            <w:r>
              <w:rPr>
                <w:b/>
                <w:bCs/>
                <w:sz w:val="21"/>
                <w:szCs w:val="21"/>
              </w:rPr>
              <w:t>62.61±0.38</w:t>
            </w:r>
          </w:p>
        </w:tc>
      </w:tr>
    </w:tbl>
    <w:p>
      <w:pPr>
        <w:ind w:firstLine="480" w:firstLineChars="200"/>
        <w:rPr>
          <w:szCs w:val="21"/>
        </w:rPr>
      </w:pPr>
    </w:p>
    <w:p>
      <w:pPr>
        <w:ind w:firstLine="480" w:firstLineChars="200"/>
        <w:rPr>
          <w:szCs w:val="21"/>
        </w:rPr>
      </w:pPr>
      <w:r>
        <w:rPr>
          <w:szCs w:val="21"/>
        </w:rPr>
        <w:t>表格3-1显示了两种神经网络架构下不同方法的第一名命中率。在数据集CIFAR-100上，和其他神经网络结构相比，我们的方法将准确率提升了3.38%到5.71%; 在数据集TinyImageNet上，我们的方法将准确率提升了1.94%到5.42%。如果我们仅仅看自知识蒸馏方法，几乎所有的自知识蒸馏模型都可以提升分类准确率。和所有的基准线方法相比，我们的方法比其他自知识蒸馏方法都要好，在图片分类任务中做到了当前最好。这个结果说明使用自注意力机制的自知识蒸馏机制，模型能够更有效地利用block层的知识。此外，增加数据增强模块(比如我们在实验中使用的由</w:t>
      </w:r>
      <w:r>
        <w:rPr>
          <w:color w:val="000000" w:themeColor="text1"/>
          <w14:textFill>
            <w14:solidFill>
              <w14:schemeClr w14:val="tx1"/>
            </w14:solidFill>
          </w14:textFill>
        </w:rPr>
        <w:t>DeVries等人</w:t>
      </w:r>
      <w:r>
        <w:rPr>
          <w:szCs w:val="21"/>
          <w:vertAlign w:val="superscript"/>
        </w:rPr>
        <w:t>[69]</w:t>
      </w:r>
      <w:r>
        <w:rPr>
          <w:szCs w:val="21"/>
        </w:rPr>
        <w:t>提出的挖剪图像方法)，可以在数据集CIFAR-100上提升 1.96%到2.23%，在数据集TinyImageNet上提升0.21%到2.59%，这说明我们的方法和数据增强兼容。因此，我们在细粒度数据集上测试了我们的方法和挖剪图像的增强方法。</w:t>
      </w:r>
    </w:p>
    <w:p>
      <w:pPr>
        <w:ind w:firstLine="480" w:firstLineChars="200"/>
        <w:jc w:val="center"/>
        <w:rPr>
          <w:szCs w:val="21"/>
        </w:rPr>
      </w:pPr>
    </w:p>
    <w:p>
      <w:pPr>
        <w:ind w:firstLine="420" w:firstLineChars="200"/>
        <w:jc w:val="center"/>
        <w:rPr>
          <w:szCs w:val="21"/>
        </w:rPr>
      </w:pPr>
      <w:r>
        <w:rPr>
          <w:sz w:val="21"/>
          <w:szCs w:val="21"/>
        </w:rPr>
        <w:t xml:space="preserve">表3-2  在细粒度数据集上使用ResNet18架构的各种自知识蒸馏方法效果对比 </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方法</w:t>
            </w:r>
          </w:p>
        </w:tc>
        <w:tc>
          <w:tcPr>
            <w:tcW w:w="1789" w:type="dxa"/>
          </w:tcPr>
          <w:p>
            <w:pPr>
              <w:jc w:val="center"/>
              <w:rPr>
                <w:sz w:val="21"/>
                <w:szCs w:val="21"/>
              </w:rPr>
            </w:pPr>
            <w:r>
              <w:rPr>
                <w:sz w:val="21"/>
                <w:szCs w:val="21"/>
              </w:rPr>
              <w:t>CUB200</w:t>
            </w:r>
          </w:p>
        </w:tc>
        <w:tc>
          <w:tcPr>
            <w:tcW w:w="1789" w:type="dxa"/>
          </w:tcPr>
          <w:p>
            <w:pPr>
              <w:jc w:val="center"/>
              <w:rPr>
                <w:sz w:val="21"/>
                <w:szCs w:val="21"/>
              </w:rPr>
            </w:pPr>
            <w:r>
              <w:rPr>
                <w:sz w:val="21"/>
                <w:szCs w:val="21"/>
              </w:rPr>
              <w:t>MIT67</w:t>
            </w:r>
          </w:p>
        </w:tc>
        <w:tc>
          <w:tcPr>
            <w:tcW w:w="1790" w:type="dxa"/>
          </w:tcPr>
          <w:p>
            <w:pPr>
              <w:jc w:val="center"/>
              <w:rPr>
                <w:sz w:val="21"/>
                <w:szCs w:val="21"/>
              </w:rPr>
            </w:pPr>
            <w:r>
              <w:rPr>
                <w:sz w:val="21"/>
                <w:szCs w:val="21"/>
              </w:rPr>
              <w:t>Dogs</w:t>
            </w:r>
          </w:p>
        </w:tc>
        <w:tc>
          <w:tcPr>
            <w:tcW w:w="1790" w:type="dxa"/>
          </w:tcPr>
          <w:p>
            <w:pPr>
              <w:jc w:val="center"/>
              <w:rPr>
                <w:sz w:val="21"/>
                <w:szCs w:val="21"/>
              </w:rPr>
            </w:pPr>
            <w:r>
              <w:rPr>
                <w:sz w:val="21"/>
                <w:szCs w:val="21"/>
              </w:rPr>
              <w:t>Stanford40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基准线</w:t>
            </w:r>
          </w:p>
        </w:tc>
        <w:tc>
          <w:tcPr>
            <w:tcW w:w="1789" w:type="dxa"/>
          </w:tcPr>
          <w:p>
            <w:pPr>
              <w:jc w:val="center"/>
              <w:rPr>
                <w:sz w:val="21"/>
                <w:szCs w:val="21"/>
              </w:rPr>
            </w:pPr>
            <w:r>
              <w:rPr>
                <w:sz w:val="21"/>
                <w:szCs w:val="21"/>
              </w:rPr>
              <w:t>52.72±1.34</w:t>
            </w:r>
          </w:p>
        </w:tc>
        <w:tc>
          <w:tcPr>
            <w:tcW w:w="1789" w:type="dxa"/>
          </w:tcPr>
          <w:p>
            <w:pPr>
              <w:jc w:val="center"/>
              <w:rPr>
                <w:sz w:val="21"/>
                <w:szCs w:val="21"/>
              </w:rPr>
            </w:pPr>
            <w:r>
              <w:rPr>
                <w:sz w:val="21"/>
                <w:szCs w:val="21"/>
              </w:rPr>
              <w:t>56.07±1.02</w:t>
            </w:r>
          </w:p>
        </w:tc>
        <w:tc>
          <w:tcPr>
            <w:tcW w:w="1790" w:type="dxa"/>
          </w:tcPr>
          <w:p>
            <w:pPr>
              <w:jc w:val="center"/>
              <w:rPr>
                <w:sz w:val="21"/>
                <w:szCs w:val="21"/>
              </w:rPr>
            </w:pPr>
            <w:r>
              <w:rPr>
                <w:sz w:val="21"/>
                <w:szCs w:val="21"/>
              </w:rPr>
              <w:t>64.75±0.20</w:t>
            </w:r>
          </w:p>
        </w:tc>
        <w:tc>
          <w:tcPr>
            <w:tcW w:w="1790" w:type="dxa"/>
          </w:tcPr>
          <w:p>
            <w:pPr>
              <w:jc w:val="center"/>
              <w:rPr>
                <w:sz w:val="21"/>
                <w:szCs w:val="21"/>
              </w:rPr>
            </w:pPr>
            <w:r>
              <w:rPr>
                <w:sz w:val="21"/>
                <w:szCs w:val="21"/>
              </w:rPr>
              <w:t>44.30±0.21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DDGSD</w:t>
            </w:r>
          </w:p>
        </w:tc>
        <w:tc>
          <w:tcPr>
            <w:tcW w:w="1789" w:type="dxa"/>
          </w:tcPr>
          <w:p>
            <w:pPr>
              <w:jc w:val="center"/>
              <w:rPr>
                <w:sz w:val="21"/>
                <w:szCs w:val="21"/>
              </w:rPr>
            </w:pPr>
            <w:r>
              <w:rPr>
                <w:sz w:val="21"/>
                <w:szCs w:val="21"/>
              </w:rPr>
              <w:t>58.79±0.78</w:t>
            </w:r>
          </w:p>
        </w:tc>
        <w:tc>
          <w:tcPr>
            <w:tcW w:w="1789" w:type="dxa"/>
          </w:tcPr>
          <w:p>
            <w:pPr>
              <w:jc w:val="center"/>
              <w:rPr>
                <w:sz w:val="21"/>
                <w:szCs w:val="21"/>
              </w:rPr>
            </w:pPr>
            <w:r>
              <w:rPr>
                <w:sz w:val="21"/>
                <w:szCs w:val="21"/>
              </w:rPr>
              <w:t>59.68±0.86</w:t>
            </w:r>
          </w:p>
        </w:tc>
        <w:tc>
          <w:tcPr>
            <w:tcW w:w="1790" w:type="dxa"/>
          </w:tcPr>
          <w:p>
            <w:pPr>
              <w:jc w:val="center"/>
              <w:rPr>
                <w:sz w:val="21"/>
                <w:szCs w:val="21"/>
              </w:rPr>
            </w:pPr>
            <w:r>
              <w:rPr>
                <w:sz w:val="21"/>
                <w:szCs w:val="21"/>
              </w:rPr>
              <w:t>69.20±0.27</w:t>
            </w:r>
          </w:p>
        </w:tc>
        <w:tc>
          <w:tcPr>
            <w:tcW w:w="1790" w:type="dxa"/>
          </w:tcPr>
          <w:p>
            <w:pPr>
              <w:jc w:val="center"/>
              <w:rPr>
                <w:sz w:val="21"/>
                <w:szCs w:val="21"/>
              </w:rPr>
            </w:pPr>
            <w:r>
              <w:rPr>
                <w:sz w:val="21"/>
                <w:szCs w:val="21"/>
              </w:rPr>
              <w:t>45.84±1.72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BYOT</w:t>
            </w:r>
          </w:p>
        </w:tc>
        <w:tc>
          <w:tcPr>
            <w:tcW w:w="1789" w:type="dxa"/>
          </w:tcPr>
          <w:p>
            <w:pPr>
              <w:jc w:val="center"/>
              <w:rPr>
                <w:sz w:val="21"/>
                <w:szCs w:val="21"/>
              </w:rPr>
            </w:pPr>
            <w:r>
              <w:rPr>
                <w:sz w:val="21"/>
                <w:szCs w:val="21"/>
              </w:rPr>
              <w:t>58.86±0.51</w:t>
            </w:r>
          </w:p>
        </w:tc>
        <w:tc>
          <w:tcPr>
            <w:tcW w:w="1789" w:type="dxa"/>
          </w:tcPr>
          <w:p>
            <w:pPr>
              <w:jc w:val="center"/>
              <w:rPr>
                <w:sz w:val="21"/>
                <w:szCs w:val="21"/>
              </w:rPr>
            </w:pPr>
            <w:r>
              <w:rPr>
                <w:sz w:val="21"/>
                <w:szCs w:val="21"/>
              </w:rPr>
              <w:t>58.41±0.71</w:t>
            </w:r>
          </w:p>
        </w:tc>
        <w:tc>
          <w:tcPr>
            <w:tcW w:w="1790" w:type="dxa"/>
          </w:tcPr>
          <w:p>
            <w:pPr>
              <w:jc w:val="center"/>
              <w:rPr>
                <w:sz w:val="21"/>
                <w:szCs w:val="21"/>
              </w:rPr>
            </w:pPr>
            <w:r>
              <w:rPr>
                <w:sz w:val="21"/>
                <w:szCs w:val="21"/>
              </w:rPr>
              <w:t>68.92±0.18</w:t>
            </w:r>
          </w:p>
        </w:tc>
        <w:tc>
          <w:tcPr>
            <w:tcW w:w="1790" w:type="dxa"/>
          </w:tcPr>
          <w:p>
            <w:pPr>
              <w:jc w:val="center"/>
              <w:rPr>
                <w:sz w:val="21"/>
                <w:szCs w:val="21"/>
              </w:rPr>
            </w:pPr>
            <w:r>
              <w:rPr>
                <w:sz w:val="21"/>
                <w:szCs w:val="21"/>
              </w:rPr>
              <w:t>48.51±1.02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CS-KD</w:t>
            </w:r>
          </w:p>
        </w:tc>
        <w:tc>
          <w:tcPr>
            <w:tcW w:w="1789" w:type="dxa"/>
          </w:tcPr>
          <w:p>
            <w:pPr>
              <w:jc w:val="center"/>
              <w:rPr>
                <w:sz w:val="21"/>
                <w:szCs w:val="21"/>
              </w:rPr>
            </w:pPr>
            <w:r>
              <w:rPr>
                <w:sz w:val="21"/>
                <w:szCs w:val="21"/>
              </w:rPr>
              <w:t>64.86±0.1</w:t>
            </w:r>
          </w:p>
        </w:tc>
        <w:tc>
          <w:tcPr>
            <w:tcW w:w="1789" w:type="dxa"/>
          </w:tcPr>
          <w:p>
            <w:pPr>
              <w:jc w:val="center"/>
              <w:rPr>
                <w:sz w:val="21"/>
                <w:szCs w:val="21"/>
              </w:rPr>
            </w:pPr>
            <w:r>
              <w:rPr>
                <w:sz w:val="21"/>
                <w:szCs w:val="21"/>
              </w:rPr>
              <w:t>57.42±0.37</w:t>
            </w:r>
          </w:p>
        </w:tc>
        <w:tc>
          <w:tcPr>
            <w:tcW w:w="1790" w:type="dxa"/>
          </w:tcPr>
          <w:p>
            <w:pPr>
              <w:jc w:val="center"/>
              <w:rPr>
                <w:sz w:val="21"/>
                <w:szCs w:val="21"/>
              </w:rPr>
            </w:pPr>
            <w:r>
              <w:rPr>
                <w:sz w:val="21"/>
                <w:szCs w:val="21"/>
              </w:rPr>
              <w:t>69.02±0.40</w:t>
            </w:r>
          </w:p>
        </w:tc>
        <w:tc>
          <w:tcPr>
            <w:tcW w:w="1790" w:type="dxa"/>
          </w:tcPr>
          <w:p>
            <w:pPr>
              <w:jc w:val="center"/>
              <w:rPr>
                <w:sz w:val="21"/>
                <w:szCs w:val="21"/>
              </w:rPr>
            </w:pPr>
            <w:r>
              <w:rPr>
                <w:sz w:val="21"/>
                <w:szCs w:val="21"/>
              </w:rPr>
              <w:t>47.34±0.31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SLA+SD</w:t>
            </w:r>
          </w:p>
        </w:tc>
        <w:tc>
          <w:tcPr>
            <w:tcW w:w="1789" w:type="dxa"/>
          </w:tcPr>
          <w:p>
            <w:pPr>
              <w:jc w:val="center"/>
              <w:rPr>
                <w:sz w:val="21"/>
                <w:szCs w:val="21"/>
              </w:rPr>
            </w:pPr>
            <w:r>
              <w:rPr>
                <w:sz w:val="21"/>
                <w:szCs w:val="21"/>
              </w:rPr>
              <w:t>56.47±0.81</w:t>
            </w:r>
          </w:p>
        </w:tc>
        <w:tc>
          <w:tcPr>
            <w:tcW w:w="1789" w:type="dxa"/>
          </w:tcPr>
          <w:p>
            <w:pPr>
              <w:jc w:val="center"/>
              <w:rPr>
                <w:sz w:val="21"/>
                <w:szCs w:val="21"/>
              </w:rPr>
            </w:pPr>
            <w:r>
              <w:rPr>
                <w:sz w:val="21"/>
                <w:szCs w:val="21"/>
              </w:rPr>
              <w:t>61.59±1.30</w:t>
            </w:r>
          </w:p>
        </w:tc>
        <w:tc>
          <w:tcPr>
            <w:tcW w:w="1790" w:type="dxa"/>
          </w:tcPr>
          <w:p>
            <w:pPr>
              <w:jc w:val="center"/>
              <w:rPr>
                <w:sz w:val="21"/>
                <w:szCs w:val="21"/>
              </w:rPr>
            </w:pPr>
            <w:r>
              <w:rPr>
                <w:sz w:val="21"/>
                <w:szCs w:val="21"/>
              </w:rPr>
              <w:t>67.64±0.34</w:t>
            </w:r>
          </w:p>
        </w:tc>
        <w:tc>
          <w:tcPr>
            <w:tcW w:w="1790" w:type="dxa"/>
          </w:tcPr>
          <w:p>
            <w:pPr>
              <w:jc w:val="center"/>
              <w:rPr>
                <w:sz w:val="21"/>
                <w:szCs w:val="21"/>
              </w:rPr>
            </w:pPr>
            <w:r>
              <w:rPr>
                <w:sz w:val="21"/>
                <w:szCs w:val="21"/>
              </w:rPr>
              <w:t>54.67±0.38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FRSKD</w:t>
            </w:r>
          </w:p>
        </w:tc>
        <w:tc>
          <w:tcPr>
            <w:tcW w:w="1789" w:type="dxa"/>
          </w:tcPr>
          <w:p>
            <w:pPr>
              <w:jc w:val="center"/>
              <w:rPr>
                <w:sz w:val="21"/>
                <w:szCs w:val="21"/>
              </w:rPr>
            </w:pPr>
            <w:r>
              <w:rPr>
                <w:sz w:val="21"/>
                <w:szCs w:val="21"/>
              </w:rPr>
              <w:t>65.39±0.45</w:t>
            </w:r>
          </w:p>
        </w:tc>
        <w:tc>
          <w:tcPr>
            <w:tcW w:w="1789" w:type="dxa"/>
          </w:tcPr>
          <w:p>
            <w:pPr>
              <w:jc w:val="center"/>
              <w:rPr>
                <w:sz w:val="21"/>
                <w:szCs w:val="21"/>
              </w:rPr>
            </w:pPr>
            <w:r>
              <w:rPr>
                <w:sz w:val="21"/>
                <w:szCs w:val="21"/>
              </w:rPr>
              <w:t>61.61±0.55</w:t>
            </w:r>
          </w:p>
        </w:tc>
        <w:tc>
          <w:tcPr>
            <w:tcW w:w="1790" w:type="dxa"/>
          </w:tcPr>
          <w:p>
            <w:pPr>
              <w:jc w:val="center"/>
              <w:rPr>
                <w:sz w:val="21"/>
                <w:szCs w:val="21"/>
              </w:rPr>
            </w:pPr>
            <w:r>
              <w:rPr>
                <w:sz w:val="21"/>
                <w:szCs w:val="21"/>
              </w:rPr>
              <w:t>70.77±0.33</w:t>
            </w:r>
          </w:p>
        </w:tc>
        <w:tc>
          <w:tcPr>
            <w:tcW w:w="1790" w:type="dxa"/>
          </w:tcPr>
          <w:p>
            <w:pPr>
              <w:jc w:val="center"/>
              <w:rPr>
                <w:sz w:val="21"/>
                <w:szCs w:val="21"/>
              </w:rPr>
            </w:pPr>
            <w:r>
              <w:rPr>
                <w:sz w:val="21"/>
                <w:szCs w:val="21"/>
              </w:rPr>
              <w:t>56.00±0.21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SKDSA</w:t>
            </w:r>
          </w:p>
        </w:tc>
        <w:tc>
          <w:tcPr>
            <w:tcW w:w="1789" w:type="dxa"/>
          </w:tcPr>
          <w:p>
            <w:pPr>
              <w:jc w:val="center"/>
              <w:rPr>
                <w:sz w:val="21"/>
                <w:szCs w:val="21"/>
              </w:rPr>
            </w:pPr>
            <w:r>
              <w:rPr>
                <w:sz w:val="21"/>
                <w:szCs w:val="21"/>
              </w:rPr>
              <w:t>65.20±0.56</w:t>
            </w:r>
          </w:p>
        </w:tc>
        <w:tc>
          <w:tcPr>
            <w:tcW w:w="1789" w:type="dxa"/>
          </w:tcPr>
          <w:p>
            <w:pPr>
              <w:jc w:val="center"/>
              <w:rPr>
                <w:sz w:val="21"/>
                <w:szCs w:val="21"/>
              </w:rPr>
            </w:pPr>
            <w:r>
              <w:rPr>
                <w:sz w:val="21"/>
                <w:szCs w:val="21"/>
              </w:rPr>
              <w:t>61.90±0.42</w:t>
            </w:r>
          </w:p>
        </w:tc>
        <w:tc>
          <w:tcPr>
            <w:tcW w:w="1790" w:type="dxa"/>
          </w:tcPr>
          <w:p>
            <w:pPr>
              <w:jc w:val="center"/>
              <w:rPr>
                <w:sz w:val="21"/>
                <w:szCs w:val="21"/>
              </w:rPr>
            </w:pPr>
            <w:r>
              <w:rPr>
                <w:sz w:val="21"/>
                <w:szCs w:val="21"/>
              </w:rPr>
              <w:t>71.21±0.35</w:t>
            </w:r>
          </w:p>
        </w:tc>
        <w:tc>
          <w:tcPr>
            <w:tcW w:w="1790" w:type="dxa"/>
          </w:tcPr>
          <w:p>
            <w:pPr>
              <w:jc w:val="center"/>
              <w:rPr>
                <w:sz w:val="21"/>
                <w:szCs w:val="21"/>
              </w:rPr>
            </w:pPr>
            <w:r>
              <w:rPr>
                <w:sz w:val="21"/>
                <w:szCs w:val="21"/>
              </w:rPr>
              <w:t>58.02±0.24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9" w:type="dxa"/>
          </w:tcPr>
          <w:p>
            <w:pPr>
              <w:jc w:val="center"/>
              <w:rPr>
                <w:sz w:val="21"/>
                <w:szCs w:val="21"/>
              </w:rPr>
            </w:pPr>
            <w:r>
              <w:rPr>
                <w:sz w:val="21"/>
                <w:szCs w:val="21"/>
              </w:rPr>
              <w:t>SKDSA +Aug</w:t>
            </w:r>
          </w:p>
        </w:tc>
        <w:tc>
          <w:tcPr>
            <w:tcW w:w="1789" w:type="dxa"/>
          </w:tcPr>
          <w:p>
            <w:pPr>
              <w:jc w:val="center"/>
              <w:rPr>
                <w:sz w:val="21"/>
                <w:szCs w:val="21"/>
              </w:rPr>
            </w:pPr>
            <w:r>
              <w:rPr>
                <w:b/>
                <w:bCs/>
                <w:sz w:val="21"/>
                <w:szCs w:val="21"/>
              </w:rPr>
              <w:t>67.03±0.31</w:t>
            </w:r>
          </w:p>
        </w:tc>
        <w:tc>
          <w:tcPr>
            <w:tcW w:w="1789" w:type="dxa"/>
          </w:tcPr>
          <w:p>
            <w:pPr>
              <w:jc w:val="center"/>
              <w:rPr>
                <w:sz w:val="21"/>
                <w:szCs w:val="21"/>
              </w:rPr>
            </w:pPr>
            <w:r>
              <w:rPr>
                <w:b/>
                <w:bCs/>
                <w:sz w:val="21"/>
                <w:szCs w:val="21"/>
              </w:rPr>
              <w:t>65.77±0.45</w:t>
            </w:r>
          </w:p>
        </w:tc>
        <w:tc>
          <w:tcPr>
            <w:tcW w:w="1790" w:type="dxa"/>
          </w:tcPr>
          <w:p>
            <w:pPr>
              <w:jc w:val="center"/>
              <w:rPr>
                <w:sz w:val="21"/>
                <w:szCs w:val="21"/>
              </w:rPr>
            </w:pPr>
            <w:r>
              <w:rPr>
                <w:b/>
                <w:bCs/>
                <w:sz w:val="21"/>
                <w:szCs w:val="21"/>
              </w:rPr>
              <w:t>72.84±0.37</w:t>
            </w:r>
          </w:p>
        </w:tc>
        <w:tc>
          <w:tcPr>
            <w:tcW w:w="1790" w:type="dxa"/>
          </w:tcPr>
          <w:p>
            <w:pPr>
              <w:jc w:val="center"/>
              <w:rPr>
                <w:sz w:val="21"/>
                <w:szCs w:val="21"/>
              </w:rPr>
            </w:pPr>
            <w:r>
              <w:rPr>
                <w:b/>
                <w:bCs/>
                <w:sz w:val="21"/>
                <w:szCs w:val="21"/>
              </w:rPr>
              <w:t>62.61±0.61</w:t>
            </w:r>
          </w:p>
        </w:tc>
      </w:tr>
    </w:tbl>
    <w:p>
      <w:pPr>
        <w:ind w:firstLine="480" w:firstLineChars="200"/>
        <w:rPr>
          <w:szCs w:val="21"/>
        </w:rPr>
      </w:pPr>
    </w:p>
    <w:p>
      <w:pPr>
        <w:ind w:firstLine="480" w:firstLineChars="200"/>
        <w:rPr>
          <w:szCs w:val="21"/>
        </w:rPr>
      </w:pPr>
      <w:r>
        <w:rPr>
          <w:szCs w:val="21"/>
        </w:rPr>
        <w:t>类似于表3-1中的结果，从表3-2中可以看到，在细粒度数据集上我们的方法比其他自知识蒸馏方法表现要好。特别要说明的是，在CUB-200-2011数据集中和基准线相比，我们方法将第一名命中率从52.72%提升到67.03%; 在Stanford Dogs数据集中和基准线相比，我们方法将第一名命中率从64.75%提升到72.84%。结果说明在细粒度数据集上我们的方法比其他自知识蒸馏方法表现要好。</w:t>
      </w:r>
    </w:p>
    <w:p>
      <w:pPr>
        <w:ind w:firstLine="480" w:firstLineChars="200"/>
        <w:rPr>
          <w:szCs w:val="21"/>
        </w:rPr>
      </w:pPr>
    </w:p>
    <w:p>
      <w:pPr>
        <w:ind w:firstLine="420" w:firstLineChars="200"/>
        <w:jc w:val="center"/>
        <w:rPr>
          <w:szCs w:val="21"/>
        </w:rPr>
      </w:pPr>
      <w:r>
        <w:rPr>
          <w:sz w:val="21"/>
          <w:szCs w:val="21"/>
        </w:rPr>
        <w:t>表3-3  基于自注意力机制的视觉模型在数据集CIFAR-100上的对比</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6"/>
        <w:gridCol w:w="2237"/>
        <w:gridCol w:w="2237"/>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jc w:val="center"/>
              <w:rPr>
                <w:sz w:val="21"/>
                <w:szCs w:val="21"/>
              </w:rPr>
            </w:pPr>
            <w:r>
              <w:rPr>
                <w:sz w:val="21"/>
                <w:szCs w:val="21"/>
              </w:rPr>
              <w:t>结构</w:t>
            </w:r>
          </w:p>
        </w:tc>
        <w:tc>
          <w:tcPr>
            <w:tcW w:w="2237" w:type="dxa"/>
          </w:tcPr>
          <w:p>
            <w:pPr>
              <w:jc w:val="center"/>
              <w:rPr>
                <w:sz w:val="21"/>
                <w:szCs w:val="21"/>
              </w:rPr>
            </w:pPr>
            <w:r>
              <w:rPr>
                <w:sz w:val="21"/>
                <w:szCs w:val="21"/>
              </w:rPr>
              <w:t>SKDSA</w:t>
            </w:r>
          </w:p>
        </w:tc>
        <w:tc>
          <w:tcPr>
            <w:tcW w:w="2237" w:type="dxa"/>
          </w:tcPr>
          <w:p>
            <w:pPr>
              <w:jc w:val="center"/>
              <w:rPr>
                <w:sz w:val="21"/>
                <w:szCs w:val="21"/>
              </w:rPr>
            </w:pPr>
            <w:r>
              <w:rPr>
                <w:sz w:val="21"/>
                <w:szCs w:val="21"/>
              </w:rPr>
              <w:t>SAN</w:t>
            </w:r>
          </w:p>
        </w:tc>
        <w:tc>
          <w:tcPr>
            <w:tcW w:w="2237" w:type="dxa"/>
          </w:tcPr>
          <w:p>
            <w:pPr>
              <w:jc w:val="center"/>
              <w:rPr>
                <w:sz w:val="21"/>
                <w:szCs w:val="21"/>
              </w:rPr>
            </w:pPr>
            <w:r>
              <w:rPr>
                <w:sz w:val="21"/>
                <w:szCs w:val="21"/>
              </w:rPr>
              <w:t>DIANet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jc w:val="center"/>
              <w:rPr>
                <w:sz w:val="21"/>
                <w:szCs w:val="21"/>
              </w:rPr>
            </w:pPr>
            <w:r>
              <w:rPr>
                <w:sz w:val="21"/>
                <w:szCs w:val="21"/>
              </w:rPr>
              <w:t>ResNet18</w:t>
            </w:r>
          </w:p>
        </w:tc>
        <w:tc>
          <w:tcPr>
            <w:tcW w:w="2237" w:type="dxa"/>
          </w:tcPr>
          <w:p>
            <w:pPr>
              <w:jc w:val="center"/>
              <w:rPr>
                <w:sz w:val="21"/>
                <w:szCs w:val="21"/>
              </w:rPr>
            </w:pPr>
            <w:r>
              <w:rPr>
                <w:b/>
                <w:bCs/>
                <w:sz w:val="21"/>
                <w:szCs w:val="21"/>
              </w:rPr>
              <w:t>80.51±0.23</w:t>
            </w:r>
          </w:p>
        </w:tc>
        <w:tc>
          <w:tcPr>
            <w:tcW w:w="2237" w:type="dxa"/>
          </w:tcPr>
          <w:p>
            <w:pPr>
              <w:jc w:val="center"/>
              <w:rPr>
                <w:sz w:val="21"/>
                <w:szCs w:val="21"/>
              </w:rPr>
            </w:pPr>
            <w:r>
              <w:rPr>
                <w:sz w:val="21"/>
                <w:szCs w:val="21"/>
              </w:rPr>
              <w:t>75.90±0.41</w:t>
            </w:r>
          </w:p>
        </w:tc>
        <w:tc>
          <w:tcPr>
            <w:tcW w:w="2237" w:type="dxa"/>
          </w:tcPr>
          <w:p>
            <w:pPr>
              <w:jc w:val="center"/>
              <w:rPr>
                <w:sz w:val="21"/>
                <w:szCs w:val="21"/>
              </w:rPr>
            </w:pPr>
            <w:r>
              <w:rPr>
                <w:sz w:val="21"/>
                <w:szCs w:val="21"/>
              </w:rPr>
              <w:t>76.62±0.21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jc w:val="center"/>
              <w:rPr>
                <w:sz w:val="21"/>
                <w:szCs w:val="21"/>
              </w:rPr>
            </w:pPr>
            <w:r>
              <w:rPr>
                <w:sz w:val="21"/>
                <w:szCs w:val="21"/>
              </w:rPr>
              <w:t>ResNet34</w:t>
            </w:r>
          </w:p>
        </w:tc>
        <w:tc>
          <w:tcPr>
            <w:tcW w:w="2237" w:type="dxa"/>
          </w:tcPr>
          <w:p>
            <w:pPr>
              <w:jc w:val="center"/>
              <w:rPr>
                <w:sz w:val="21"/>
                <w:szCs w:val="21"/>
              </w:rPr>
            </w:pPr>
            <w:r>
              <w:rPr>
                <w:b/>
                <w:bCs/>
                <w:sz w:val="21"/>
                <w:szCs w:val="21"/>
              </w:rPr>
              <w:t>80.81±0.34</w:t>
            </w:r>
          </w:p>
        </w:tc>
        <w:tc>
          <w:tcPr>
            <w:tcW w:w="2237" w:type="dxa"/>
          </w:tcPr>
          <w:p>
            <w:pPr>
              <w:jc w:val="center"/>
              <w:rPr>
                <w:sz w:val="21"/>
                <w:szCs w:val="21"/>
              </w:rPr>
            </w:pPr>
            <w:r>
              <w:rPr>
                <w:sz w:val="21"/>
                <w:szCs w:val="21"/>
              </w:rPr>
              <w:t>76.40 ±0.41</w:t>
            </w:r>
          </w:p>
        </w:tc>
        <w:tc>
          <w:tcPr>
            <w:tcW w:w="2237" w:type="dxa"/>
          </w:tcPr>
          <w:p>
            <w:pPr>
              <w:jc w:val="center"/>
              <w:rPr>
                <w:sz w:val="21"/>
                <w:szCs w:val="21"/>
              </w:rPr>
            </w:pPr>
            <w:r>
              <w:rPr>
                <w:sz w:val="21"/>
                <w:szCs w:val="21"/>
              </w:rPr>
              <w:t>77.1 ±0.26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6" w:type="dxa"/>
          </w:tcPr>
          <w:p>
            <w:pPr>
              <w:jc w:val="center"/>
              <w:rPr>
                <w:sz w:val="21"/>
                <w:szCs w:val="21"/>
              </w:rPr>
            </w:pPr>
            <w:r>
              <w:rPr>
                <w:sz w:val="21"/>
                <w:szCs w:val="21"/>
              </w:rPr>
              <w:t>ResNet50</w:t>
            </w:r>
          </w:p>
        </w:tc>
        <w:tc>
          <w:tcPr>
            <w:tcW w:w="2237" w:type="dxa"/>
          </w:tcPr>
          <w:p>
            <w:pPr>
              <w:jc w:val="center"/>
              <w:rPr>
                <w:sz w:val="21"/>
                <w:szCs w:val="21"/>
              </w:rPr>
            </w:pPr>
            <w:r>
              <w:rPr>
                <w:b/>
                <w:bCs/>
                <w:sz w:val="21"/>
                <w:szCs w:val="21"/>
              </w:rPr>
              <w:t>81.13±0.31</w:t>
            </w:r>
          </w:p>
        </w:tc>
        <w:tc>
          <w:tcPr>
            <w:tcW w:w="2237" w:type="dxa"/>
          </w:tcPr>
          <w:p>
            <w:pPr>
              <w:jc w:val="center"/>
              <w:rPr>
                <w:sz w:val="21"/>
                <w:szCs w:val="21"/>
              </w:rPr>
            </w:pPr>
            <w:r>
              <w:rPr>
                <w:sz w:val="21"/>
                <w:szCs w:val="21"/>
              </w:rPr>
              <w:t>77.2±0.4</w:t>
            </w:r>
          </w:p>
        </w:tc>
        <w:tc>
          <w:tcPr>
            <w:tcW w:w="2237" w:type="dxa"/>
          </w:tcPr>
          <w:p>
            <w:pPr>
              <w:jc w:val="center"/>
              <w:rPr>
                <w:sz w:val="21"/>
                <w:szCs w:val="21"/>
              </w:rPr>
            </w:pPr>
            <w:r>
              <w:rPr>
                <w:sz w:val="21"/>
                <w:szCs w:val="21"/>
              </w:rPr>
              <w:t>78.6±0.32</w:t>
            </w:r>
          </w:p>
        </w:tc>
      </w:tr>
    </w:tbl>
    <w:p>
      <w:pPr>
        <w:ind w:firstLine="480" w:firstLineChars="200"/>
        <w:rPr>
          <w:szCs w:val="21"/>
        </w:rPr>
      </w:pPr>
    </w:p>
    <w:p>
      <w:pPr>
        <w:ind w:firstLine="480" w:firstLineChars="200"/>
        <w:rPr>
          <w:szCs w:val="21"/>
        </w:rPr>
      </w:pPr>
      <w:r>
        <w:rPr>
          <w:szCs w:val="21"/>
        </w:rPr>
        <w:t>接下来，我们把我们的方法和两种自注意力模型在数据集CIFAR-100上的表现相比。正如表3-3所示，我们的方法显著好于其他两种自注意力方法，这彰显了我们方法的优越心。</w:t>
      </w:r>
    </w:p>
    <w:p>
      <w:pPr>
        <w:pStyle w:val="3"/>
      </w:pPr>
      <w:bookmarkStart w:id="131" w:name="_Toc97905712"/>
      <w:r>
        <w:t>消融实验及其分析</w:t>
      </w:r>
      <w:bookmarkEnd w:id="131"/>
    </w:p>
    <w:p>
      <w:pPr>
        <w:ind w:firstLine="480" w:firstLineChars="200"/>
        <w:rPr>
          <w:szCs w:val="21"/>
        </w:rPr>
      </w:pPr>
      <w:r>
        <w:rPr>
          <w:szCs w:val="21"/>
        </w:rPr>
        <w:t>在消融研究中，每个实验都重复了三次，我们记录第一名命中率在最后一个epoch的期望和标准差。最好的实验结果用粗体字标注。</w:t>
      </w:r>
    </w:p>
    <w:p>
      <w:pPr>
        <w:ind w:firstLine="480" w:firstLineChars="200"/>
        <w:rPr>
          <w:szCs w:val="21"/>
        </w:rPr>
      </w:pPr>
    </w:p>
    <w:p>
      <w:pPr>
        <w:ind w:firstLine="420" w:firstLineChars="200"/>
        <w:jc w:val="center"/>
        <w:rPr>
          <w:sz w:val="21"/>
          <w:szCs w:val="21"/>
        </w:rPr>
      </w:pPr>
      <w:r>
        <w:rPr>
          <w:sz w:val="21"/>
          <w:szCs w:val="21"/>
        </w:rPr>
        <w:t>表3-4  不同方法下，添加和不添加自注意力模块的实验结果对比。</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9"/>
        <w:gridCol w:w="1789"/>
        <w:gridCol w:w="179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vMerge w:val="restart"/>
          </w:tcPr>
          <w:p>
            <w:pPr>
              <w:jc w:val="center"/>
              <w:rPr>
                <w:sz w:val="21"/>
                <w:szCs w:val="21"/>
              </w:rPr>
            </w:pPr>
            <w:r>
              <w:rPr>
                <w:sz w:val="21"/>
                <w:szCs w:val="21"/>
              </w:rPr>
              <w:t>方法</w:t>
            </w:r>
          </w:p>
        </w:tc>
        <w:tc>
          <w:tcPr>
            <w:tcW w:w="3578" w:type="dxa"/>
            <w:gridSpan w:val="2"/>
          </w:tcPr>
          <w:p>
            <w:pPr>
              <w:jc w:val="center"/>
              <w:rPr>
                <w:sz w:val="21"/>
                <w:szCs w:val="21"/>
              </w:rPr>
            </w:pPr>
            <w:r>
              <w:rPr>
                <w:sz w:val="21"/>
                <w:szCs w:val="21"/>
              </w:rPr>
              <w:t>CIFAR-100</w:t>
            </w:r>
          </w:p>
        </w:tc>
        <w:tc>
          <w:tcPr>
            <w:tcW w:w="3580" w:type="dxa"/>
            <w:gridSpan w:val="2"/>
          </w:tcPr>
          <w:p>
            <w:pPr>
              <w:jc w:val="center"/>
              <w:rPr>
                <w:sz w:val="21"/>
                <w:szCs w:val="21"/>
              </w:rPr>
            </w:pPr>
            <w:r>
              <w:rPr>
                <w:sz w:val="21"/>
                <w:szCs w:val="21"/>
              </w:rPr>
              <w:t>TinyImageNet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vMerge w:val="continue"/>
          </w:tcPr>
          <w:p>
            <w:pPr>
              <w:jc w:val="center"/>
              <w:rPr>
                <w:sz w:val="21"/>
                <w:szCs w:val="21"/>
              </w:rPr>
            </w:pPr>
          </w:p>
        </w:tc>
        <w:tc>
          <w:tcPr>
            <w:tcW w:w="1789" w:type="dxa"/>
          </w:tcPr>
          <w:p>
            <w:pPr>
              <w:jc w:val="center"/>
              <w:rPr>
                <w:sz w:val="21"/>
                <w:szCs w:val="21"/>
              </w:rPr>
            </w:pPr>
            <w:r>
              <w:rPr>
                <w:sz w:val="21"/>
                <w:szCs w:val="21"/>
              </w:rPr>
              <w:t>WRN-16-2</w:t>
            </w:r>
          </w:p>
        </w:tc>
        <w:tc>
          <w:tcPr>
            <w:tcW w:w="1789" w:type="dxa"/>
          </w:tcPr>
          <w:p>
            <w:pPr>
              <w:jc w:val="center"/>
              <w:rPr>
                <w:sz w:val="21"/>
                <w:szCs w:val="21"/>
              </w:rPr>
            </w:pPr>
            <w:r>
              <w:rPr>
                <w:sz w:val="21"/>
                <w:szCs w:val="21"/>
              </w:rPr>
              <w:t>ResNet18</w:t>
            </w:r>
          </w:p>
        </w:tc>
        <w:tc>
          <w:tcPr>
            <w:tcW w:w="1790" w:type="dxa"/>
          </w:tcPr>
          <w:p>
            <w:pPr>
              <w:jc w:val="center"/>
              <w:rPr>
                <w:sz w:val="21"/>
                <w:szCs w:val="21"/>
              </w:rPr>
            </w:pPr>
            <w:r>
              <w:rPr>
                <w:sz w:val="21"/>
                <w:szCs w:val="21"/>
              </w:rPr>
              <w:t>WRN-16-2</w:t>
            </w:r>
          </w:p>
        </w:tc>
        <w:tc>
          <w:tcPr>
            <w:tcW w:w="1790" w:type="dxa"/>
          </w:tcPr>
          <w:p>
            <w:pPr>
              <w:jc w:val="center"/>
              <w:rPr>
                <w:sz w:val="21"/>
                <w:szCs w:val="21"/>
              </w:rPr>
            </w:pPr>
            <w:r>
              <w:rPr>
                <w:sz w:val="21"/>
                <w:szCs w:val="21"/>
              </w:rPr>
              <w:t>ResNet18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w/o SA</w:t>
            </w:r>
          </w:p>
        </w:tc>
        <w:tc>
          <w:tcPr>
            <w:tcW w:w="1789" w:type="dxa"/>
          </w:tcPr>
          <w:p>
            <w:pPr>
              <w:jc w:val="center"/>
              <w:rPr>
                <w:sz w:val="21"/>
                <w:szCs w:val="21"/>
              </w:rPr>
            </w:pPr>
            <w:r>
              <w:rPr>
                <w:sz w:val="21"/>
                <w:szCs w:val="21"/>
              </w:rPr>
              <w:t xml:space="preserve">71.71±0.15 </w:t>
            </w:r>
          </w:p>
        </w:tc>
        <w:tc>
          <w:tcPr>
            <w:tcW w:w="1789" w:type="dxa"/>
          </w:tcPr>
          <w:p>
            <w:pPr>
              <w:jc w:val="center"/>
              <w:rPr>
                <w:sz w:val="21"/>
                <w:szCs w:val="21"/>
              </w:rPr>
            </w:pPr>
            <w:r>
              <w:rPr>
                <w:sz w:val="21"/>
                <w:szCs w:val="21"/>
              </w:rPr>
              <w:t>77.80±0.32</w:t>
            </w:r>
          </w:p>
        </w:tc>
        <w:tc>
          <w:tcPr>
            <w:tcW w:w="1790" w:type="dxa"/>
          </w:tcPr>
          <w:p>
            <w:pPr>
              <w:jc w:val="center"/>
              <w:rPr>
                <w:sz w:val="21"/>
                <w:szCs w:val="21"/>
              </w:rPr>
            </w:pPr>
            <w:r>
              <w:rPr>
                <w:sz w:val="21"/>
                <w:szCs w:val="21"/>
              </w:rPr>
              <w:t>51.92±0.34</w:t>
            </w:r>
          </w:p>
        </w:tc>
        <w:tc>
          <w:tcPr>
            <w:tcW w:w="1790" w:type="dxa"/>
          </w:tcPr>
          <w:p>
            <w:pPr>
              <w:jc w:val="center"/>
              <w:rPr>
                <w:sz w:val="21"/>
                <w:szCs w:val="21"/>
              </w:rPr>
            </w:pPr>
            <w:r>
              <w:rPr>
                <w:sz w:val="21"/>
                <w:szCs w:val="21"/>
              </w:rPr>
              <w:t>57.20±0.47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SKDSA</w:t>
            </w:r>
          </w:p>
        </w:tc>
        <w:tc>
          <w:tcPr>
            <w:tcW w:w="1789" w:type="dxa"/>
          </w:tcPr>
          <w:p>
            <w:pPr>
              <w:jc w:val="center"/>
              <w:rPr>
                <w:sz w:val="21"/>
                <w:szCs w:val="21"/>
              </w:rPr>
            </w:pPr>
            <w:r>
              <w:rPr>
                <w:b/>
                <w:bCs/>
                <w:sz w:val="21"/>
                <w:szCs w:val="21"/>
              </w:rPr>
              <w:t>74.80±0.21</w:t>
            </w:r>
          </w:p>
        </w:tc>
        <w:tc>
          <w:tcPr>
            <w:tcW w:w="1789" w:type="dxa"/>
          </w:tcPr>
          <w:p>
            <w:pPr>
              <w:jc w:val="center"/>
              <w:rPr>
                <w:sz w:val="21"/>
                <w:szCs w:val="21"/>
              </w:rPr>
            </w:pPr>
            <w:r>
              <w:rPr>
                <w:b/>
                <w:bCs/>
                <w:sz w:val="21"/>
                <w:szCs w:val="21"/>
              </w:rPr>
              <w:t>80.51±0.20</w:t>
            </w:r>
          </w:p>
        </w:tc>
        <w:tc>
          <w:tcPr>
            <w:tcW w:w="1790" w:type="dxa"/>
          </w:tcPr>
          <w:p>
            <w:pPr>
              <w:jc w:val="center"/>
              <w:rPr>
                <w:sz w:val="21"/>
                <w:szCs w:val="21"/>
              </w:rPr>
            </w:pPr>
            <w:r>
              <w:rPr>
                <w:b/>
                <w:bCs/>
                <w:sz w:val="21"/>
                <w:szCs w:val="21"/>
              </w:rPr>
              <w:t>53.21±0.28</w:t>
            </w:r>
          </w:p>
        </w:tc>
        <w:tc>
          <w:tcPr>
            <w:tcW w:w="1790" w:type="dxa"/>
          </w:tcPr>
          <w:p>
            <w:pPr>
              <w:jc w:val="center"/>
              <w:rPr>
                <w:sz w:val="21"/>
                <w:szCs w:val="21"/>
              </w:rPr>
            </w:pPr>
            <w:r>
              <w:rPr>
                <w:b/>
                <w:bCs/>
                <w:sz w:val="21"/>
                <w:szCs w:val="21"/>
              </w:rPr>
              <w:t>60.02±0.38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MixUp</w:t>
            </w:r>
          </w:p>
        </w:tc>
        <w:tc>
          <w:tcPr>
            <w:tcW w:w="1789" w:type="dxa"/>
          </w:tcPr>
          <w:p>
            <w:pPr>
              <w:jc w:val="center"/>
              <w:rPr>
                <w:sz w:val="21"/>
                <w:szCs w:val="21"/>
              </w:rPr>
            </w:pPr>
            <w:r>
              <w:rPr>
                <w:sz w:val="21"/>
                <w:szCs w:val="21"/>
              </w:rPr>
              <w:t>72.21±0.23</w:t>
            </w:r>
          </w:p>
        </w:tc>
        <w:tc>
          <w:tcPr>
            <w:tcW w:w="1789" w:type="dxa"/>
          </w:tcPr>
          <w:p>
            <w:pPr>
              <w:jc w:val="center"/>
              <w:rPr>
                <w:sz w:val="21"/>
                <w:szCs w:val="21"/>
              </w:rPr>
            </w:pPr>
            <w:r>
              <w:rPr>
                <w:sz w:val="21"/>
                <w:szCs w:val="21"/>
              </w:rPr>
              <w:t>78.33±0.38</w:t>
            </w:r>
          </w:p>
        </w:tc>
        <w:tc>
          <w:tcPr>
            <w:tcW w:w="1790" w:type="dxa"/>
          </w:tcPr>
          <w:p>
            <w:pPr>
              <w:jc w:val="center"/>
              <w:rPr>
                <w:sz w:val="21"/>
                <w:szCs w:val="21"/>
              </w:rPr>
            </w:pPr>
            <w:r>
              <w:rPr>
                <w:sz w:val="21"/>
                <w:szCs w:val="21"/>
              </w:rPr>
              <w:t xml:space="preserve">52.82±0.34 </w:t>
            </w:r>
          </w:p>
        </w:tc>
        <w:tc>
          <w:tcPr>
            <w:tcW w:w="1790" w:type="dxa"/>
          </w:tcPr>
          <w:p>
            <w:pPr>
              <w:jc w:val="center"/>
              <w:rPr>
                <w:sz w:val="21"/>
                <w:szCs w:val="21"/>
              </w:rPr>
            </w:pPr>
            <w:r>
              <w:rPr>
                <w:sz w:val="21"/>
                <w:szCs w:val="21"/>
              </w:rPr>
              <w:t>58.43±0.42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MixUp+SA</w:t>
            </w:r>
          </w:p>
        </w:tc>
        <w:tc>
          <w:tcPr>
            <w:tcW w:w="1789" w:type="dxa"/>
          </w:tcPr>
          <w:p>
            <w:pPr>
              <w:jc w:val="center"/>
              <w:rPr>
                <w:sz w:val="21"/>
                <w:szCs w:val="21"/>
              </w:rPr>
            </w:pPr>
            <w:r>
              <w:rPr>
                <w:b/>
                <w:bCs/>
                <w:sz w:val="21"/>
                <w:szCs w:val="21"/>
              </w:rPr>
              <w:t>76.73±0.24</w:t>
            </w:r>
          </w:p>
        </w:tc>
        <w:tc>
          <w:tcPr>
            <w:tcW w:w="1789" w:type="dxa"/>
          </w:tcPr>
          <w:p>
            <w:pPr>
              <w:jc w:val="center"/>
              <w:rPr>
                <w:sz w:val="21"/>
                <w:szCs w:val="21"/>
              </w:rPr>
            </w:pPr>
            <w:r>
              <w:rPr>
                <w:b/>
                <w:bCs/>
                <w:sz w:val="21"/>
                <w:szCs w:val="21"/>
              </w:rPr>
              <w:t>81.41±0.35</w:t>
            </w:r>
          </w:p>
        </w:tc>
        <w:tc>
          <w:tcPr>
            <w:tcW w:w="1790" w:type="dxa"/>
          </w:tcPr>
          <w:p>
            <w:pPr>
              <w:jc w:val="center"/>
              <w:rPr>
                <w:sz w:val="21"/>
                <w:szCs w:val="21"/>
              </w:rPr>
            </w:pPr>
            <w:r>
              <w:rPr>
                <w:b/>
                <w:bCs/>
                <w:sz w:val="21"/>
                <w:szCs w:val="21"/>
              </w:rPr>
              <w:t>53.68±0.22</w:t>
            </w:r>
          </w:p>
        </w:tc>
        <w:tc>
          <w:tcPr>
            <w:tcW w:w="1790" w:type="dxa"/>
          </w:tcPr>
          <w:p>
            <w:pPr>
              <w:jc w:val="center"/>
              <w:rPr>
                <w:sz w:val="21"/>
                <w:szCs w:val="21"/>
              </w:rPr>
            </w:pPr>
            <w:r>
              <w:rPr>
                <w:b/>
                <w:bCs/>
                <w:sz w:val="21"/>
                <w:szCs w:val="21"/>
              </w:rPr>
              <w:t>61.44±0.32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SLA</w:t>
            </w:r>
          </w:p>
        </w:tc>
        <w:tc>
          <w:tcPr>
            <w:tcW w:w="1789" w:type="dxa"/>
          </w:tcPr>
          <w:p>
            <w:pPr>
              <w:jc w:val="center"/>
              <w:rPr>
                <w:sz w:val="21"/>
                <w:szCs w:val="21"/>
              </w:rPr>
            </w:pPr>
            <w:r>
              <w:rPr>
                <w:sz w:val="21"/>
                <w:szCs w:val="21"/>
              </w:rPr>
              <w:t>73.00±0.45</w:t>
            </w:r>
          </w:p>
        </w:tc>
        <w:tc>
          <w:tcPr>
            <w:tcW w:w="1789" w:type="dxa"/>
          </w:tcPr>
          <w:p>
            <w:pPr>
              <w:jc w:val="center"/>
              <w:rPr>
                <w:sz w:val="21"/>
                <w:szCs w:val="21"/>
              </w:rPr>
            </w:pPr>
            <w:r>
              <w:rPr>
                <w:sz w:val="21"/>
                <w:szCs w:val="21"/>
              </w:rPr>
              <w:t>77.52±0.30</w:t>
            </w:r>
          </w:p>
        </w:tc>
        <w:tc>
          <w:tcPr>
            <w:tcW w:w="1790" w:type="dxa"/>
          </w:tcPr>
          <w:p>
            <w:pPr>
              <w:jc w:val="center"/>
              <w:rPr>
                <w:sz w:val="21"/>
                <w:szCs w:val="21"/>
              </w:rPr>
            </w:pPr>
            <w:r>
              <w:rPr>
                <w:sz w:val="21"/>
                <w:szCs w:val="21"/>
              </w:rPr>
              <w:t>50.77±0.34</w:t>
            </w:r>
          </w:p>
        </w:tc>
        <w:tc>
          <w:tcPr>
            <w:tcW w:w="1790" w:type="dxa"/>
          </w:tcPr>
          <w:p>
            <w:pPr>
              <w:jc w:val="center"/>
              <w:rPr>
                <w:sz w:val="21"/>
                <w:szCs w:val="21"/>
              </w:rPr>
            </w:pPr>
            <w:r>
              <w:rPr>
                <w:sz w:val="21"/>
                <w:szCs w:val="21"/>
              </w:rPr>
              <w:t>58.48±0.47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9" w:type="dxa"/>
          </w:tcPr>
          <w:p>
            <w:pPr>
              <w:jc w:val="center"/>
              <w:rPr>
                <w:sz w:val="21"/>
                <w:szCs w:val="21"/>
              </w:rPr>
            </w:pPr>
            <w:r>
              <w:rPr>
                <w:sz w:val="21"/>
                <w:szCs w:val="21"/>
              </w:rPr>
              <w:t>SLA+SA</w:t>
            </w:r>
          </w:p>
        </w:tc>
        <w:tc>
          <w:tcPr>
            <w:tcW w:w="1789" w:type="dxa"/>
          </w:tcPr>
          <w:p>
            <w:pPr>
              <w:jc w:val="center"/>
              <w:rPr>
                <w:sz w:val="21"/>
                <w:szCs w:val="21"/>
              </w:rPr>
            </w:pPr>
            <w:r>
              <w:rPr>
                <w:b/>
                <w:bCs/>
                <w:sz w:val="21"/>
                <w:szCs w:val="21"/>
              </w:rPr>
              <w:t>76.83±0.52</w:t>
            </w:r>
          </w:p>
        </w:tc>
        <w:tc>
          <w:tcPr>
            <w:tcW w:w="1789" w:type="dxa"/>
          </w:tcPr>
          <w:p>
            <w:pPr>
              <w:jc w:val="center"/>
              <w:rPr>
                <w:sz w:val="21"/>
                <w:szCs w:val="21"/>
              </w:rPr>
            </w:pPr>
            <w:r>
              <w:rPr>
                <w:b/>
                <w:bCs/>
                <w:sz w:val="21"/>
                <w:szCs w:val="21"/>
              </w:rPr>
              <w:t>82.81±0.44</w:t>
            </w:r>
          </w:p>
        </w:tc>
        <w:tc>
          <w:tcPr>
            <w:tcW w:w="1790" w:type="dxa"/>
          </w:tcPr>
          <w:p>
            <w:pPr>
              <w:jc w:val="center"/>
              <w:rPr>
                <w:sz w:val="21"/>
                <w:szCs w:val="21"/>
              </w:rPr>
            </w:pPr>
            <w:r>
              <w:rPr>
                <w:b/>
                <w:bCs/>
                <w:sz w:val="21"/>
                <w:szCs w:val="21"/>
              </w:rPr>
              <w:t>53.89±0.22</w:t>
            </w:r>
          </w:p>
        </w:tc>
        <w:tc>
          <w:tcPr>
            <w:tcW w:w="1790" w:type="dxa"/>
          </w:tcPr>
          <w:p>
            <w:pPr>
              <w:jc w:val="center"/>
              <w:rPr>
                <w:sz w:val="21"/>
                <w:szCs w:val="21"/>
              </w:rPr>
            </w:pPr>
            <w:r>
              <w:rPr>
                <w:b/>
                <w:bCs/>
                <w:sz w:val="21"/>
                <w:szCs w:val="21"/>
              </w:rPr>
              <w:t>63.02±0.31</w:t>
            </w:r>
          </w:p>
        </w:tc>
      </w:tr>
    </w:tbl>
    <w:p>
      <w:pPr>
        <w:rPr>
          <w:szCs w:val="21"/>
        </w:rPr>
      </w:pPr>
    </w:p>
    <w:p>
      <w:pPr>
        <w:pStyle w:val="4"/>
      </w:pPr>
      <w:r>
        <w:rPr>
          <w:szCs w:val="21"/>
        </w:rPr>
        <w:t>自注意力机制的重要性</w:t>
      </w:r>
    </w:p>
    <w:p>
      <w:pPr>
        <w:ind w:firstLine="480" w:firstLineChars="200"/>
        <w:rPr>
          <w:szCs w:val="21"/>
        </w:rPr>
      </w:pPr>
      <w:r>
        <w:rPr>
          <w:szCs w:val="21"/>
        </w:rPr>
        <w:t>为了证明自注意力模块在利用block层关系信息的重要性，我们使用一个去掉了自注意力模块的模型作为对照。正如表3-4所示，在去掉了自注意力模块之后，每个实验的分类准确性都大幅下降，这证实了我们的猜测。</w:t>
      </w:r>
    </w:p>
    <w:p>
      <w:pPr>
        <w:pStyle w:val="4"/>
      </w:pPr>
      <w:r>
        <w:rPr>
          <w:szCs w:val="21"/>
        </w:rPr>
        <w:t>自注意力方法与数据增强方法的相容性</w:t>
      </w:r>
    </w:p>
    <w:p>
      <w:pPr>
        <w:ind w:firstLine="480" w:firstLineChars="200"/>
        <w:rPr>
          <w:szCs w:val="21"/>
        </w:rPr>
      </w:pPr>
      <w:r>
        <w:rPr>
          <w:szCs w:val="21"/>
        </w:rPr>
        <w:t>正如表3-4所示，在给MixUp方法增加自注意力模块后，在架构依次为WRN-16-2，ResNet18，WRN-16-2，ResNet18的模型中，第一名命中率依次提高4.52%，3.08%，0.86%，3.01%。对于SLA方法，结果依次提高3.83%，5.29%，3.12%，4.54%。我们还发现，通过给我们的方法加上增强策略，实验表现同样可以大幅提高。 以上这些结果说明，我们的方法同样和数据增强方法兼容。</w:t>
      </w:r>
    </w:p>
    <w:p>
      <w:pPr>
        <w:ind w:firstLine="480" w:firstLineChars="200"/>
        <w:rPr>
          <w:szCs w:val="21"/>
        </w:rPr>
      </w:pPr>
    </w:p>
    <w:p>
      <w:pPr>
        <w:ind w:firstLine="480" w:firstLineChars="200"/>
        <w:jc w:val="center"/>
        <w:rPr>
          <w:szCs w:val="21"/>
        </w:rPr>
      </w:pPr>
      <w:r>
        <w:rPr>
          <w:szCs w:val="21"/>
        </w:rPr>
        <w:drawing>
          <wp:inline distT="0" distB="0" distL="114300" distR="114300">
            <wp:extent cx="3566795" cy="2378075"/>
            <wp:effectExtent l="0" t="0" r="14605" b="14605"/>
            <wp:docPr id="4"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utput4-1_page-0001"/>
                    <pic:cNvPicPr>
                      <a:picLocks noChangeAspect="1"/>
                    </pic:cNvPicPr>
                  </pic:nvPicPr>
                  <pic:blipFill>
                    <a:blip r:embed="rId354"/>
                    <a:stretch>
                      <a:fillRect/>
                    </a:stretch>
                  </pic:blipFill>
                  <pic:spPr>
                    <a:xfrm>
                      <a:off x="0" y="0"/>
                      <a:ext cx="3566795" cy="2378075"/>
                    </a:xfrm>
                    <a:prstGeom prst="rect">
                      <a:avLst/>
                    </a:prstGeom>
                  </pic:spPr>
                </pic:pic>
              </a:graphicData>
            </a:graphic>
          </wp:inline>
        </w:drawing>
      </w:r>
    </w:p>
    <w:p>
      <w:pPr>
        <w:ind w:firstLine="420" w:firstLineChars="200"/>
        <w:jc w:val="center"/>
        <w:rPr>
          <w:sz w:val="21"/>
          <w:szCs w:val="21"/>
        </w:rPr>
      </w:pPr>
      <w:r>
        <w:rPr>
          <w:sz w:val="21"/>
          <w:szCs w:val="21"/>
        </w:rPr>
        <w:t>图3-1  不同蒸馏温度下数据集CIFAR-100上的的第一名命中率。我们使用ResNet18作为我们的主干。绿柱代表的是自注意力模块没有使用软化标签的结果，黄柱代表的是自注意力模块使用温度4软化标签的结果。</w:t>
      </w:r>
    </w:p>
    <w:p>
      <w:pPr>
        <w:pStyle w:val="4"/>
      </w:pPr>
      <w:r>
        <w:rPr>
          <w:szCs w:val="21"/>
        </w:rPr>
        <w:t>蒸馏温度分析</w:t>
      </w:r>
    </w:p>
    <w:p>
      <w:pPr>
        <w:ind w:firstLine="480" w:firstLineChars="200"/>
        <w:rPr>
          <w:szCs w:val="21"/>
        </w:rPr>
      </w:pPr>
      <w:r>
        <w:rPr>
          <w:szCs w:val="21"/>
        </w:rPr>
        <w:t>为了研究蒸馏温度对实验结果的影响，我们测试了我们的方法在不同蒸馏温度{1，2，3，4}下的表现。我们同样测试了给自注意力模块使用软化策略的有效性。正如图3-1所示，当蒸馏温度由1提升到2时，预测准确率有所提升，说明我们的模型从知识蒸馏中获益。我们还可以从图3-1中看到使用软化策略来做自注意力机制使结果更好，说明我们的方法可以具备更强的泛化能力，说明温度缩放。</w:t>
      </w:r>
    </w:p>
    <w:p>
      <w:pPr>
        <w:ind w:firstLine="480" w:firstLineChars="200"/>
        <w:rPr>
          <w:szCs w:val="21"/>
        </w:rPr>
      </w:pPr>
    </w:p>
    <w:p>
      <w:pPr>
        <w:ind w:firstLine="420" w:firstLineChars="200"/>
        <w:jc w:val="center"/>
        <w:rPr>
          <w:sz w:val="21"/>
          <w:szCs w:val="21"/>
        </w:rPr>
      </w:pPr>
      <w:r>
        <w:rPr>
          <w:sz w:val="21"/>
          <w:szCs w:val="21"/>
        </w:rPr>
        <w:drawing>
          <wp:inline distT="0" distB="0" distL="114300" distR="114300">
            <wp:extent cx="4276090" cy="1425575"/>
            <wp:effectExtent l="0" t="0" r="6350" b="6985"/>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355"/>
                    <a:stretch>
                      <a:fillRect/>
                    </a:stretch>
                  </pic:blipFill>
                  <pic:spPr>
                    <a:xfrm>
                      <a:off x="0" y="0"/>
                      <a:ext cx="4276090" cy="1425575"/>
                    </a:xfrm>
                    <a:prstGeom prst="rect">
                      <a:avLst/>
                    </a:prstGeom>
                  </pic:spPr>
                </pic:pic>
              </a:graphicData>
            </a:graphic>
          </wp:inline>
        </w:drawing>
      </w:r>
    </w:p>
    <w:p>
      <w:pPr>
        <w:ind w:firstLine="420" w:firstLineChars="200"/>
        <w:jc w:val="center"/>
        <w:rPr>
          <w:sz w:val="21"/>
          <w:szCs w:val="21"/>
        </w:rPr>
      </w:pPr>
      <w:r>
        <w:rPr>
          <w:sz w:val="21"/>
          <w:szCs w:val="21"/>
        </w:rPr>
        <w:t>图3-2  在数据库CIFAR-100中，以ResNet18为主干，不同超参数</w:t>
      </w:r>
      <w:r>
        <w:rPr>
          <w:position w:val="-6"/>
          <w:sz w:val="21"/>
          <w:szCs w:val="21"/>
        </w:rPr>
        <w:object>
          <v:shape id="_x0000_i1194" o:spt="75" type="#_x0000_t75" style="height:14.1pt;width:10.85pt;" o:ole="t" filled="f" o:preferrelative="t" stroked="f" coordsize="21600,21600">
            <v:path/>
            <v:fill on="f" focussize="0,0"/>
            <v:stroke on="f" joinstyle="miter"/>
            <v:imagedata r:id="rId357" o:title=""/>
            <o:lock v:ext="edit" aspectratio="t"/>
            <w10:wrap type="none"/>
            <w10:anchorlock/>
          </v:shape>
          <o:OLEObject Type="Embed" ProgID="Equation.3" ShapeID="_x0000_i1194" DrawAspect="Content" ObjectID="_1468075894" r:id="rId356">
            <o:LockedField>false</o:LockedField>
          </o:OLEObject>
        </w:object>
      </w:r>
      <w:r>
        <w:rPr>
          <w:sz w:val="21"/>
          <w:szCs w:val="21"/>
        </w:rPr>
        <w:t>和</w:t>
      </w:r>
      <w:r>
        <w:rPr>
          <w:position w:val="-10"/>
          <w:sz w:val="21"/>
          <w:szCs w:val="21"/>
        </w:rPr>
        <w:object>
          <v:shape id="_x0000_i1195" o:spt="75" type="#_x0000_t75" style="height:16.1pt;width:12.05pt;" o:ole="t" filled="f" o:preferrelative="t" stroked="f" coordsize="21600,21600">
            <v:path/>
            <v:fill on="f" focussize="0,0"/>
            <v:stroke on="f" joinstyle="miter"/>
            <v:imagedata r:id="rId359" o:title=""/>
            <o:lock v:ext="edit" aspectratio="t"/>
            <w10:wrap type="none"/>
            <w10:anchorlock/>
          </v:shape>
          <o:OLEObject Type="Embed" ProgID="Equation.3" ShapeID="_x0000_i1195" DrawAspect="Content" ObjectID="_1468075895" r:id="rId358">
            <o:LockedField>false</o:LockedField>
          </o:OLEObject>
        </w:object>
      </w:r>
      <w:r>
        <w:rPr>
          <w:sz w:val="21"/>
          <w:szCs w:val="21"/>
        </w:rPr>
        <w:t xml:space="preserve">下的第一名命中率。 </w:t>
      </w:r>
    </w:p>
    <w:p>
      <w:pPr>
        <w:pStyle w:val="4"/>
      </w:pPr>
      <w:r>
        <w:rPr>
          <w:szCs w:val="21"/>
        </w:rPr>
        <w:t>敏感性分析</w:t>
      </w:r>
    </w:p>
    <w:p>
      <w:pPr>
        <w:ind w:firstLine="480" w:firstLineChars="200"/>
        <w:rPr>
          <w:szCs w:val="21"/>
        </w:rPr>
      </w:pPr>
      <w:r>
        <w:rPr>
          <w:szCs w:val="21"/>
        </w:rPr>
        <w:t>我们测试了两个超参数</w:t>
      </w:r>
      <w:r>
        <w:rPr>
          <w:position w:val="-6"/>
          <w:szCs w:val="21"/>
        </w:rPr>
        <w:object>
          <v:shape id="_x0000_i1196" o:spt="75" type="#_x0000_t75" style="height:14.1pt;width:10.85pt;" o:ole="t" filled="f" o:preferrelative="t" stroked="f" coordsize="21600,21600">
            <v:path/>
            <v:fill on="f" focussize="0,0"/>
            <v:stroke on="f" joinstyle="miter"/>
            <v:imagedata r:id="rId361" o:title=""/>
            <o:lock v:ext="edit" aspectratio="t"/>
            <w10:wrap type="none"/>
            <w10:anchorlock/>
          </v:shape>
          <o:OLEObject Type="Embed" ProgID="Equation.3" ShapeID="_x0000_i1196" DrawAspect="Content" ObjectID="_1468075896" r:id="rId360">
            <o:LockedField>false</o:LockedField>
          </o:OLEObject>
        </w:object>
      </w:r>
      <w:r>
        <w:rPr>
          <w:szCs w:val="21"/>
        </w:rPr>
        <w:t>和</w:t>
      </w:r>
      <w:r>
        <w:rPr>
          <w:position w:val="-10"/>
          <w:szCs w:val="21"/>
        </w:rPr>
        <w:object>
          <v:shape id="_x0000_i1197" o:spt="75" type="#_x0000_t75" style="height:16.1pt;width:12.05pt;" o:ole="t" filled="f" o:preferrelative="t" stroked="f" coordsize="21600,21600">
            <v:path/>
            <v:fill on="f" focussize="0,0"/>
            <v:stroke on="f" joinstyle="miter"/>
            <v:imagedata r:id="rId363" o:title=""/>
            <o:lock v:ext="edit" aspectratio="t"/>
            <w10:wrap type="none"/>
            <w10:anchorlock/>
          </v:shape>
          <o:OLEObject Type="Embed" ProgID="Equation.3" ShapeID="_x0000_i1197" DrawAspect="Content" ObjectID="_1468075897" r:id="rId362">
            <o:LockedField>false</o:LockedField>
          </o:OLEObject>
        </w:object>
      </w:r>
      <w:r>
        <w:rPr>
          <w:szCs w:val="21"/>
        </w:rPr>
        <w:t>在不同取值下对我们实验结果的影响。我们测试了</w:t>
      </w:r>
      <w:r>
        <w:rPr>
          <w:position w:val="-6"/>
          <w:szCs w:val="21"/>
        </w:rPr>
        <w:object>
          <v:shape id="_x0000_i1198" o:spt="75" type="#_x0000_t75" style="height:14.1pt;width:10.85pt;" o:ole="t" filled="f" o:preferrelative="t" stroked="f" coordsize="21600,21600">
            <v:path/>
            <v:fill on="f" focussize="0,0"/>
            <v:stroke on="f" joinstyle="miter"/>
            <v:imagedata r:id="rId361" o:title=""/>
            <o:lock v:ext="edit" aspectratio="t"/>
            <w10:wrap type="none"/>
            <w10:anchorlock/>
          </v:shape>
          <o:OLEObject Type="Embed" ProgID="Equation.3" ShapeID="_x0000_i1198" DrawAspect="Content" ObjectID="_1468075898" r:id="rId364">
            <o:LockedField>false</o:LockedField>
          </o:OLEObject>
        </w:object>
      </w:r>
      <w:r>
        <w:rPr>
          <w:szCs w:val="21"/>
        </w:rPr>
        <w:t>取值{0.5，1，1.5，2，3}，</w:t>
      </w:r>
      <w:r>
        <w:rPr>
          <w:position w:val="-10"/>
          <w:szCs w:val="21"/>
        </w:rPr>
        <w:object>
          <v:shape id="_x0000_i1199" o:spt="75" type="#_x0000_t75" style="height:16.1pt;width:12.05pt;" o:ole="t" filled="f" o:preferrelative="t" stroked="f" coordsize="21600,21600">
            <v:path/>
            <v:fill on="f" focussize="0,0"/>
            <v:stroke on="f" joinstyle="miter"/>
            <v:imagedata r:id="rId366" o:title=""/>
            <o:lock v:ext="edit" aspectratio="t"/>
            <w10:wrap type="none"/>
            <w10:anchorlock/>
          </v:shape>
          <o:OLEObject Type="Embed" ProgID="Equation.3" ShapeID="_x0000_i1199" DrawAspect="Content" ObjectID="_1468075899" r:id="rId365">
            <o:LockedField>false</o:LockedField>
          </o:OLEObject>
        </w:object>
      </w:r>
      <w:r>
        <w:rPr>
          <w:szCs w:val="21"/>
        </w:rPr>
        <w:t>取值{50，100，200，500}。我们用ResNet作为骨干在数据集CIFAR-100和TinyImageNet上做了实验。图3-2说明了不同超参数下我们方法的准确性。除了超参数以外，所有的设置都和3.1部分中的设置相同。我们发现我们的方法在超参数的变化下表现稳定，表现最好的超参数是</w:t>
      </w:r>
      <w:r>
        <w:rPr>
          <w:position w:val="-6"/>
          <w:szCs w:val="21"/>
        </w:rPr>
        <w:object>
          <v:shape id="_x0000_i1200" o:spt="75" type="#_x0000_t75" style="height:14.1pt;width:37pt;" o:ole="t" filled="f" o:preferrelative="t" stroked="f" coordsize="21600,21600">
            <v:path/>
            <v:fill on="f" focussize="0,0"/>
            <v:stroke on="f" joinstyle="miter"/>
            <v:imagedata r:id="rId368" o:title=""/>
            <o:lock v:ext="edit" aspectratio="t"/>
            <w10:wrap type="none"/>
            <w10:anchorlock/>
          </v:shape>
          <o:OLEObject Type="Embed" ProgID="Equation.3" ShapeID="_x0000_i1200" DrawAspect="Content" ObjectID="_1468075900" r:id="rId367">
            <o:LockedField>false</o:LockedField>
          </o:OLEObject>
        </w:object>
      </w:r>
      <w:r>
        <w:rPr>
          <w:szCs w:val="21"/>
        </w:rPr>
        <w:t>，</w:t>
      </w:r>
      <w:r>
        <w:rPr>
          <w:position w:val="-10"/>
          <w:szCs w:val="21"/>
        </w:rPr>
        <w:object>
          <v:shape id="_x0000_i1201" o:spt="75" type="#_x0000_t75" style="height:16.1pt;width:41.05pt;" o:ole="t" filled="f" o:preferrelative="t" stroked="f" coordsize="21600,21600">
            <v:path/>
            <v:fill on="f" focussize="0,0"/>
            <v:stroke on="f" joinstyle="miter"/>
            <v:imagedata r:id="rId370" o:title=""/>
            <o:lock v:ext="edit" aspectratio="t"/>
            <w10:wrap type="none"/>
            <w10:anchorlock/>
          </v:shape>
          <o:OLEObject Type="Embed" ProgID="Equation.3" ShapeID="_x0000_i1201" DrawAspect="Content" ObjectID="_1468075901" r:id="rId369">
            <o:LockedField>false</o:LockedField>
          </o:OLEObject>
        </w:object>
      </w:r>
      <w:r>
        <w:rPr>
          <w:szCs w:val="21"/>
        </w:rPr>
        <w:t>。</w:t>
      </w:r>
    </w:p>
    <w:p>
      <w:pPr>
        <w:pStyle w:val="3"/>
      </w:pPr>
      <w:bookmarkStart w:id="132" w:name="_Toc46962984"/>
      <w:bookmarkStart w:id="133" w:name="_Toc57189256"/>
      <w:bookmarkStart w:id="134" w:name="_Toc97905713"/>
      <w:r>
        <w:t>本章小结</w:t>
      </w:r>
      <w:bookmarkEnd w:id="132"/>
      <w:bookmarkEnd w:id="133"/>
      <w:bookmarkEnd w:id="134"/>
    </w:p>
    <w:bookmarkEnd w:id="126"/>
    <w:p>
      <w:pPr>
        <w:ind w:firstLine="480" w:firstLineChars="200"/>
      </w:pPr>
      <w:bookmarkStart w:id="135" w:name="_Toc45060462"/>
      <w:bookmarkStart w:id="136" w:name="_Toc46962985"/>
      <w:bookmarkStart w:id="137" w:name="_Toc437362283"/>
      <w:bookmarkStart w:id="138" w:name="_Toc444250107"/>
      <w:bookmarkStart w:id="139" w:name="_Toc437362349"/>
      <w:bookmarkStart w:id="140" w:name="_Toc380663938"/>
      <w:bookmarkStart w:id="141" w:name="_Toc229915056"/>
      <w:bookmarkStart w:id="142" w:name="_Toc377235993"/>
      <w:bookmarkStart w:id="143" w:name="_Toc379915077"/>
      <w:bookmarkStart w:id="144" w:name="_Toc229791453"/>
      <w:r>
        <w:t>在这一章中，我们在多个数据集(包括CIFAR-10，CIFAR-100，Caltech-UCSD Bird(CUB200)</w:t>
      </w:r>
      <w:r>
        <w:rPr>
          <w:vertAlign w:val="superscript"/>
        </w:rPr>
        <w:t>[64]</w:t>
      </w:r>
      <w:r>
        <w:t>，Stanford 40</w:t>
      </w:r>
      <w:r>
        <w:rPr>
          <w:vertAlign w:val="superscript"/>
        </w:rPr>
        <w:t>[65]</w:t>
      </w:r>
      <w:r>
        <w:t>，Stanford Dogs (Dogs)</w:t>
      </w:r>
      <w:r>
        <w:rPr>
          <w:vertAlign w:val="superscript"/>
        </w:rPr>
        <w:t>[66]</w:t>
      </w:r>
      <w:r>
        <w:t>，and MIT Indoor Scene Recognition (MIT67))上进行图像分类实验，发现我们方法的性能比其他已有的自知识蒸馏方法结果都要好。我们在消融研究部分说明了自注意机制对提升自知识蒸馏性能很重要，我们的方法和数据增强策略相容，温度缩放可以增强模型的泛化能力，以及找到了相对较好的超参数。</w:t>
      </w:r>
    </w:p>
    <w:p>
      <w:pPr>
        <w:pStyle w:val="2"/>
        <w:ind w:left="578" w:hanging="578"/>
      </w:pPr>
      <w:bookmarkStart w:id="145" w:name="_Toc57189257"/>
      <w:bookmarkStart w:id="146" w:name="_Toc97905714"/>
      <w:r>
        <w:t>总结与展望</w:t>
      </w:r>
      <w:bookmarkEnd w:id="135"/>
      <w:bookmarkEnd w:id="136"/>
      <w:bookmarkEnd w:id="145"/>
      <w:bookmarkEnd w:id="146"/>
    </w:p>
    <w:p>
      <w:pPr>
        <w:pStyle w:val="3"/>
      </w:pPr>
      <w:bookmarkStart w:id="147" w:name="_Toc57189258"/>
      <w:bookmarkStart w:id="148" w:name="_Toc45060463"/>
      <w:bookmarkStart w:id="149" w:name="_Toc97905715"/>
      <w:bookmarkStart w:id="150" w:name="_Toc46962986"/>
      <w:r>
        <w:t>本文主要内容及结论</w:t>
      </w:r>
      <w:bookmarkEnd w:id="147"/>
      <w:bookmarkEnd w:id="148"/>
      <w:bookmarkEnd w:id="149"/>
      <w:bookmarkEnd w:id="150"/>
    </w:p>
    <w:p>
      <w:pPr>
        <w:ind w:firstLine="480" w:firstLineChars="200"/>
      </w:pPr>
      <w:r>
        <w:t>在本篇文章中，我们提出一种新的基于自注意力机制的自知识蒸馏方法(SKDSA)并通过和其他现有的自知识蒸馏方法比较证明了它的优越性。在我们的方法中，神经网络最深层扮演教师模型和神经网络block层扮演的学生模型通过自注意力机制联系起来，通过这种方式把神经网络深层的知识迁移到浅层。我们还证明了我们的方法和集成学习的等价性。我们的方法在图片分类任务上做到了当前最优，多项实验证明了我们方法的有效性。</w:t>
      </w:r>
    </w:p>
    <w:p>
      <w:pPr>
        <w:pStyle w:val="3"/>
      </w:pPr>
      <w:bookmarkStart w:id="151" w:name="_Toc45060464"/>
      <w:bookmarkStart w:id="152" w:name="_Toc97905716"/>
      <w:bookmarkStart w:id="153" w:name="_Toc46962987"/>
      <w:bookmarkStart w:id="154" w:name="_Toc57189259"/>
      <w:r>
        <w:t>本文的主要创新点</w:t>
      </w:r>
      <w:bookmarkEnd w:id="151"/>
      <w:bookmarkEnd w:id="152"/>
      <w:bookmarkEnd w:id="153"/>
      <w:bookmarkEnd w:id="154"/>
    </w:p>
    <w:p>
      <w:pPr>
        <w:ind w:firstLine="480" w:firstLineChars="200"/>
      </w:pPr>
      <w:bookmarkStart w:id="155" w:name="_Toc46962988"/>
      <w:bookmarkStart w:id="156" w:name="_Toc57189260"/>
      <w:bookmarkStart w:id="157" w:name="_Toc45060465"/>
      <w:r>
        <w:t xml:space="preserve">本论文的主要创新点可以归纳如下： </w:t>
      </w:r>
    </w:p>
    <w:p>
      <w:pPr>
        <w:ind w:firstLine="480" w:firstLineChars="200"/>
      </w:pPr>
      <w:r>
        <w:t>我们提出一种新的基于自注意力机制的自知识蒸馏(SKDSA)策略，给位于神经网络深层的教师和神经网络浅层的学生添加自注意力连接，以便区分不同位置的block层对最深层特征表示的不同影响。</w:t>
      </w:r>
    </w:p>
    <w:p>
      <w:pPr>
        <w:ind w:firstLine="480" w:firstLineChars="200"/>
      </w:pPr>
      <w:r>
        <w:t>我们进一步证明了我们的方法可以被视为一种集成学习机制并为此提供了理论证明，这意味着具有更好的泛化性能。</w:t>
      </w:r>
    </w:p>
    <w:p>
      <w:pPr>
        <w:ind w:firstLine="480" w:firstLineChars="200"/>
      </w:pPr>
      <w:r>
        <w:t>多项实验结果表明我们方法的图片分类准确性比现有的其他自知识蒸馏方法更好。</w:t>
      </w:r>
    </w:p>
    <w:p>
      <w:pPr>
        <w:pStyle w:val="3"/>
      </w:pPr>
      <w:bookmarkStart w:id="158" w:name="_Toc97905717"/>
      <w:r>
        <w:t>展望</w:t>
      </w:r>
      <w:bookmarkEnd w:id="155"/>
      <w:bookmarkEnd w:id="156"/>
      <w:bookmarkEnd w:id="157"/>
      <w:bookmarkEnd w:id="158"/>
    </w:p>
    <w:bookmarkEnd w:id="137"/>
    <w:bookmarkEnd w:id="138"/>
    <w:bookmarkEnd w:id="139"/>
    <w:bookmarkEnd w:id="140"/>
    <w:bookmarkEnd w:id="141"/>
    <w:bookmarkEnd w:id="142"/>
    <w:bookmarkEnd w:id="143"/>
    <w:bookmarkEnd w:id="144"/>
    <w:p>
      <w:pPr>
        <w:ind w:firstLine="480" w:firstLineChars="200"/>
      </w:pPr>
      <w:r>
        <w:t>我们考虑了未来可能的改进，大致有以下方案。</w:t>
      </w:r>
    </w:p>
    <w:p>
      <w:pPr>
        <w:ind w:firstLine="480" w:firstLineChars="200"/>
      </w:pPr>
      <w:r>
        <w:t>自动调整新引入的超参数。为了平衡交叉熵损失、KL 散度和提示损失，引入了两个超参数</w:t>
      </w:r>
      <w:r>
        <w:rPr>
          <w:position w:val="-6"/>
        </w:rPr>
        <w:object>
          <v:shape id="_x0000_i1202" o:spt="75" type="#_x0000_t75" style="height:14.1pt;width:10.85pt;" o:ole="t" filled="f" o:preferrelative="t" stroked="f" coordsize="21600,21600">
            <v:path/>
            <v:fill on="f" focussize="0,0"/>
            <v:stroke on="f" joinstyle="miter"/>
            <v:imagedata r:id="rId372" o:title=""/>
            <o:lock v:ext="edit" aspectratio="t"/>
            <w10:wrap type="none"/>
            <w10:anchorlock/>
          </v:shape>
          <o:OLEObject Type="Embed" ProgID="Equation.3" ShapeID="_x0000_i1202" DrawAspect="Content" ObjectID="_1468075902" r:id="rId371">
            <o:LockedField>false</o:LockedField>
          </o:OLEObject>
        </w:object>
      </w:r>
      <w:r>
        <w:t>和</w:t>
      </w:r>
      <w:r>
        <w:rPr>
          <w:position w:val="-10"/>
        </w:rPr>
        <w:object>
          <v:shape id="_x0000_i1203" o:spt="75" type="#_x0000_t75" style="height:16.1pt;width:12.05pt;" o:ole="t" filled="f" o:preferrelative="t" stroked="f" coordsize="21600,21600">
            <v:path/>
            <v:fill on="f" focussize="0,0"/>
            <v:stroke on="f" joinstyle="miter"/>
            <v:imagedata r:id="rId374" o:title=""/>
            <o:lock v:ext="edit" aspectratio="t"/>
            <w10:wrap type="none"/>
            <w10:anchorlock/>
          </v:shape>
          <o:OLEObject Type="Embed" ProgID="Equation.3" ShapeID="_x0000_i1203" DrawAspect="Content" ObjectID="_1468075903" r:id="rId373">
            <o:LockedField>false</o:LockedField>
          </o:OLEObject>
        </w:object>
      </w:r>
      <w:r>
        <w:t>，如式2-3所示。通过实验，我们发现这两个超参数对模型性能有影响。由于计算资源有限而且论文截止时间临近，我们还没有在更广大的范围搜索合适的超参数。在不久的将来，可以使用类似学习率衰减或受动量启发的算法来探索两个超参数的自动调整。</w:t>
      </w:r>
    </w:p>
    <w:p>
      <w:pPr>
        <w:pStyle w:val="2"/>
        <w:numPr>
          <w:ilvl w:val="0"/>
          <w:numId w:val="0"/>
        </w:numPr>
      </w:pPr>
      <w:bookmarkStart w:id="159" w:name="_Toc97905718"/>
      <w:bookmarkStart w:id="160" w:name="_Toc46962989"/>
      <w:bookmarkStart w:id="161" w:name="_Toc57189261"/>
      <w:bookmarkStart w:id="162" w:name="_Toc45060466"/>
      <w:bookmarkStart w:id="163" w:name="_Toc444250111"/>
      <w:bookmarkStart w:id="164" w:name="_Toc437362354"/>
      <w:bookmarkStart w:id="165" w:name="_Toc377235997"/>
      <w:bookmarkStart w:id="166" w:name="_Toc379915082"/>
      <w:bookmarkStart w:id="167" w:name="_Toc229915060"/>
      <w:bookmarkStart w:id="168" w:name="_Toc229791457"/>
      <w:bookmarkStart w:id="169" w:name="_Toc199901761"/>
      <w:bookmarkStart w:id="170" w:name="_Toc199381024"/>
      <w:r>
        <w:t>致  谢</w:t>
      </w:r>
      <w:bookmarkEnd w:id="159"/>
      <w:bookmarkEnd w:id="160"/>
      <w:bookmarkEnd w:id="161"/>
      <w:bookmarkEnd w:id="162"/>
    </w:p>
    <w:p>
      <w:pPr>
        <w:ind w:firstLine="480" w:firstLineChars="200"/>
        <w:rPr>
          <w:rFonts w:eastAsiaTheme="majorEastAsia"/>
          <w:bCs/>
        </w:rPr>
      </w:pPr>
      <w:r>
        <w:rPr>
          <w:rFonts w:eastAsiaTheme="majorEastAsia"/>
          <w:bCs/>
        </w:rPr>
        <w:t>感谢何琨老师的耐心指导。我作为一名跨专业考来计算机的学生，本身计算机基础较为薄弱，对于自身研究方向的选择也一度困惑。何老师带我尝试了很多方向的小组，包括自然语言处理、知识图谱、社交网络，最终来到了知识蒸馏的小组，并且遇到了意气相投的学长一起做课题。在论文初稿完成后，何老师多次给出中肯的修改建议，甚至熬夜熬到零点半左右。</w:t>
      </w:r>
    </w:p>
    <w:p>
      <w:pPr>
        <w:ind w:firstLine="480" w:firstLineChars="200"/>
        <w:rPr>
          <w:rFonts w:eastAsiaTheme="majorEastAsia"/>
          <w:bCs/>
        </w:rPr>
      </w:pPr>
      <w:r>
        <w:rPr>
          <w:rFonts w:eastAsiaTheme="majorEastAsia"/>
          <w:bCs/>
        </w:rPr>
        <w:t>感谢何老师的博士生张硕玺学长。张硕玺学长数学系出身，理论功底深厚实战能力强。本篇文章的方向性建议是张学长提出来的，在编程和调试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p>
    <w:p>
      <w:pPr>
        <w:ind w:firstLine="480" w:firstLineChars="200"/>
        <w:rPr>
          <w:rFonts w:eastAsiaTheme="majorEastAsia"/>
          <w:bCs/>
        </w:rPr>
      </w:pPr>
      <w:r>
        <w:rPr>
          <w:rFonts w:eastAsiaTheme="major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pPr>
        <w:ind w:firstLine="480" w:firstLineChars="200"/>
        <w:rPr>
          <w:rFonts w:eastAsiaTheme="majorEastAsia"/>
          <w:bCs/>
        </w:rPr>
      </w:pPr>
      <w:r>
        <w:rPr>
          <w:rFonts w:eastAsiaTheme="majorEastAsia"/>
          <w:bCs/>
        </w:rPr>
        <w:t>三年的研究生生涯紧张而充实，回首往事感慨良多。这三年的学习生涯令我从一个人工智能的门外汉到对这个学科有了略微的了解，当然我对人工智能的热爱是一直不变的。我打算继续在这个方向上攻读博士学位，希望能够从对这个学科有些许的了解，进化成能够对这个学科做出一定的贡献。</w:t>
      </w:r>
    </w:p>
    <w:p/>
    <w:p>
      <w:pPr>
        <w:pStyle w:val="2"/>
        <w:numPr>
          <w:ilvl w:val="0"/>
          <w:numId w:val="0"/>
        </w:numPr>
      </w:pPr>
      <w:bookmarkStart w:id="171" w:name="_Toc97905719"/>
      <w:bookmarkStart w:id="172" w:name="_Toc46962990"/>
      <w:bookmarkStart w:id="173" w:name="_Toc45060467"/>
      <w:bookmarkStart w:id="174" w:name="_Toc57189262"/>
      <w:r>
        <w:t>参考文献</w:t>
      </w:r>
      <w:bookmarkEnd w:id="163"/>
      <w:bookmarkEnd w:id="164"/>
      <w:bookmarkEnd w:id="165"/>
      <w:bookmarkEnd w:id="166"/>
      <w:bookmarkEnd w:id="167"/>
      <w:bookmarkEnd w:id="171"/>
      <w:bookmarkEnd w:id="172"/>
      <w:bookmarkEnd w:id="173"/>
      <w:bookmarkEnd w:id="174"/>
    </w:p>
    <w:bookmarkEnd w:id="168"/>
    <w:bookmarkEnd w:id="169"/>
    <w:bookmarkEnd w:id="170"/>
    <w:p>
      <w:pPr>
        <w:pStyle w:val="80"/>
        <w:numPr>
          <w:ilvl w:val="0"/>
          <w:numId w:val="6"/>
        </w:numPr>
        <w:ind w:firstLineChars="0"/>
        <w:rPr>
          <w:color w:val="000000" w:themeColor="text1"/>
          <w14:textFill>
            <w14:solidFill>
              <w14:schemeClr w14:val="tx1"/>
            </w14:solidFill>
          </w14:textFill>
        </w:rPr>
      </w:pPr>
      <w:bookmarkStart w:id="175" w:name="_Ref97367723"/>
      <w:bookmarkStart w:id="176" w:name="_Ref56670756"/>
      <w:bookmarkStart w:id="177" w:name="_Toc379915083"/>
      <w:bookmarkStart w:id="178" w:name="_Toc437362355"/>
      <w:bookmarkStart w:id="179" w:name="_Toc377235998"/>
      <w:r>
        <w:rPr>
          <w:color w:val="000000" w:themeColor="text1"/>
          <w14:textFill>
            <w14:solidFill>
              <w14:schemeClr w14:val="tx1"/>
            </w14:solidFill>
          </w14:textFill>
        </w:rPr>
        <w:t>Athanasios Voulodimos, Nikolaos Doulamis, Anastasios Doulamis, and Eftychios Protopadpadakis. Deep learning for computer vision: A brief review. Computational intelligence and neuroscience, 2018.</w:t>
      </w:r>
      <w:bookmarkEnd w:id="175"/>
    </w:p>
    <w:bookmarkEnd w:id="176"/>
    <w:p>
      <w:pPr>
        <w:pStyle w:val="80"/>
        <w:numPr>
          <w:ilvl w:val="0"/>
          <w:numId w:val="6"/>
        </w:numPr>
        <w:ind w:firstLineChars="0"/>
        <w:rPr>
          <w:color w:val="000000" w:themeColor="text1"/>
          <w14:textFill>
            <w14:solidFill>
              <w14:schemeClr w14:val="tx1"/>
            </w14:solidFill>
          </w14:textFill>
        </w:rPr>
      </w:pPr>
      <w:bookmarkStart w:id="180" w:name="_Ref97368055"/>
      <w:r>
        <w:rPr>
          <w:color w:val="000000" w:themeColor="text1"/>
          <w14:textFill>
            <w14:solidFill>
              <w14:schemeClr w14:val="tx1"/>
            </w14:solidFill>
          </w14:textFill>
        </w:rPr>
        <w:t>Li Deng and Yang Liu. Deep learning in natural language processing. Springer, 2018.</w:t>
      </w:r>
      <w:bookmarkEnd w:id="180"/>
    </w:p>
    <w:p>
      <w:pPr>
        <w:pStyle w:val="80"/>
        <w:numPr>
          <w:ilvl w:val="0"/>
          <w:numId w:val="6"/>
        </w:numPr>
        <w:ind w:firstLineChars="0"/>
        <w:rPr>
          <w:color w:val="000000" w:themeColor="text1"/>
          <w14:textFill>
            <w14:solidFill>
              <w14:schemeClr w14:val="tx1"/>
            </w14:solidFill>
          </w14:textFill>
        </w:rPr>
      </w:pPr>
      <w:bookmarkStart w:id="181" w:name="_Ref97400621"/>
      <w:bookmarkStart w:id="198" w:name="_GoBack"/>
      <w:bookmarkEnd w:id="198"/>
      <w:r>
        <w:rPr>
          <w:color w:val="000000" w:themeColor="text1"/>
          <w14:textFill>
            <w14:solidFill>
              <w14:schemeClr w14:val="tx1"/>
            </w14:solidFill>
          </w14:textFill>
        </w:rPr>
        <w:t>Li Deng and John Platt. Ensemble deep learning for speech recognition. In Proc. Interspeech, 2014.</w:t>
      </w:r>
      <w:bookmarkEnd w:id="181"/>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bookmarkStart w:id="182" w:name="_Ref97400700"/>
      <w:r>
        <w:rPr>
          <w:color w:val="000000" w:themeColor="text1"/>
          <w14:textFill>
            <w14:solidFill>
              <w14:schemeClr w14:val="tx1"/>
            </w14:solidFill>
          </w14:textFill>
        </w:rPr>
        <w:t>Geoffrey Hinton, Oriol Vinyals, and Jeff Dean. Distilling the knowledge in a neural network. arXiv preprint arXiv:1503.02531, 2015.</w:t>
      </w:r>
      <w:bookmarkEnd w:id="182"/>
    </w:p>
    <w:p>
      <w:pPr>
        <w:pStyle w:val="80"/>
        <w:numPr>
          <w:ilvl w:val="0"/>
          <w:numId w:val="6"/>
        </w:numPr>
        <w:ind w:firstLineChars="0"/>
        <w:rPr>
          <w:color w:val="000000" w:themeColor="text1"/>
          <w14:textFill>
            <w14:solidFill>
              <w14:schemeClr w14:val="tx1"/>
            </w14:solidFill>
          </w14:textFill>
        </w:rPr>
      </w:pPr>
      <w:bookmarkStart w:id="183" w:name="_Ref97401615"/>
      <w:r>
        <w:rPr>
          <w:color w:val="000000" w:themeColor="text1"/>
          <w14:textFill>
            <w14:solidFill>
              <w14:schemeClr w14:val="tx1"/>
            </w14:solidFill>
          </w14:textFill>
        </w:rPr>
        <w:t>Sinno Jialin Pan and Qiang Yang. A survey on transfer learning. IEEE Transactions on knowledge and data engineering, 22(10):1345–1359, 2009.</w:t>
      </w:r>
      <w:bookmarkEnd w:id="183"/>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bookmarkStart w:id="184" w:name="_Ref97401804"/>
      <w:r>
        <w:rPr>
          <w:color w:val="000000" w:themeColor="text1"/>
          <w14:textFill>
            <w14:solidFill>
              <w14:schemeClr w14:val="tx1"/>
            </w14:solidFill>
          </w14:textFill>
        </w:rPr>
        <w:t>Linfeng Zhang, Jiebo Song, Anni Gao, Jingwei Chen, Chenglong Bao, and Kaisheng Ma. Be your own teacher: Improve the performance of convolutional neural networks via self distillation. In ICCV, 2019.</w:t>
      </w:r>
      <w:bookmarkEnd w:id="184"/>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Sukmin Yun, Jongjin Park, Kimin Lee, and Jinwoo Shin. Regularizing class-wise predictions via self-knowledge distillation. In CVPR, 2020. </w:t>
      </w:r>
    </w:p>
    <w:p>
      <w:pPr>
        <w:pStyle w:val="80"/>
        <w:numPr>
          <w:ilvl w:val="0"/>
          <w:numId w:val="6"/>
        </w:numPr>
        <w:ind w:firstLineChars="0"/>
        <w:rPr>
          <w:color w:val="000000" w:themeColor="text1"/>
          <w14:textFill>
            <w14:solidFill>
              <w14:schemeClr w14:val="tx1"/>
            </w14:solidFill>
          </w14:textFill>
        </w:rPr>
      </w:pPr>
      <w:r>
        <w:rPr>
          <w:color w:val="000000" w:themeColor="text1"/>
          <w14:textFill>
            <w14:solidFill>
              <w14:schemeClr w14:val="tx1"/>
            </w14:solidFill>
          </w14:textFill>
        </w:rPr>
        <w:t>Mingi Ji, Seungjae Shin, Seunghyun Hwang, Gibeom Park, and Il-Chul Moon. Refine myself by teaching myself: Feature refinement via self-knowledge distillation. In CVPR, 2021.</w:t>
      </w:r>
    </w:p>
    <w:p>
      <w:pPr>
        <w:pStyle w:val="80"/>
        <w:numPr>
          <w:ilvl w:val="0"/>
          <w:numId w:val="6"/>
        </w:numPr>
        <w:ind w:firstLineChars="0"/>
        <w:rPr>
          <w:color w:val="000000" w:themeColor="text1"/>
          <w14:textFill>
            <w14:solidFill>
              <w14:schemeClr w14:val="tx1"/>
            </w14:solidFill>
          </w14:textFill>
        </w:rPr>
      </w:pPr>
      <w:r>
        <w:rPr>
          <w:color w:val="000000" w:themeColor="text1"/>
          <w14:textFill>
            <w14:solidFill>
              <w14:schemeClr w14:val="tx1"/>
            </w14:solidFill>
          </w14:textFill>
        </w:rPr>
        <w:t>Hankook Lee, Sung Ju Hwang, and Jinwoo Shin. Self-supervised label augmentation via input transformations. In ICML, 2020.</w:t>
      </w:r>
    </w:p>
    <w:p>
      <w:pPr>
        <w:pStyle w:val="80"/>
        <w:numPr>
          <w:ilvl w:val="0"/>
          <w:numId w:val="6"/>
        </w:numPr>
        <w:ind w:firstLineChars="0"/>
        <w:rPr>
          <w:color w:val="000000" w:themeColor="text1"/>
          <w14:textFill>
            <w14:solidFill>
              <w14:schemeClr w14:val="tx1"/>
            </w14:solidFill>
          </w14:textFill>
        </w:rPr>
      </w:pPr>
      <w:r>
        <w:t xml:space="preserve">K. Mangalam and M. Salzamann, “On compressing u-net using knowledge distillation,” arXiv preprint arXiv:1812.00249, 2018. </w:t>
      </w:r>
    </w:p>
    <w:p>
      <w:pPr>
        <w:pStyle w:val="80"/>
        <w:numPr>
          <w:ilvl w:val="0"/>
          <w:numId w:val="6"/>
        </w:numPr>
        <w:ind w:firstLineChars="0"/>
        <w:rPr>
          <w:color w:val="000000" w:themeColor="text1"/>
          <w14:textFill>
            <w14:solidFill>
              <w14:schemeClr w14:val="tx1"/>
            </w14:solidFill>
          </w14:textFill>
        </w:rPr>
      </w:pPr>
      <w:r>
        <w:t xml:space="preserve">Q. Ding, S. Wu, H. Sun, J. Guo, and S.-T. Xia, “Adaptive regularization of labels,” arXiv preprint arXiv:1908.05474, 2019. </w:t>
      </w:r>
    </w:p>
    <w:p>
      <w:pPr>
        <w:pStyle w:val="80"/>
        <w:numPr>
          <w:ilvl w:val="0"/>
          <w:numId w:val="6"/>
        </w:numPr>
        <w:ind w:firstLineChars="0"/>
        <w:rPr>
          <w:color w:val="000000" w:themeColor="text1"/>
          <w14:textFill>
            <w14:solidFill>
              <w14:schemeClr w14:val="tx1"/>
            </w14:solidFill>
          </w14:textFill>
        </w:rPr>
      </w:pPr>
      <w:r>
        <w:t>Y. Tian, D. Krishnan, and P. Isola, “Contrastive representation distillation,” in International Conference on Learning Representations, 2019</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S. Hegde, R. Prasad, R. Hebbalaguppe, and V. Kumar, “Variational student: Learning compact and sparser networks in knowledge distillation framework,” ICASSP, 2020</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T. Wen, S. Lai, and X. Qian, “Preparing lessons: Improve knowledge distillation with better supervision,” arXiv preprint arXiv:1911.07471, 2019</w:t>
      </w:r>
      <w:r>
        <w:rPr>
          <w:color w:val="000000" w:themeColor="text1"/>
          <w14:textFill>
            <w14:solidFill>
              <w14:schemeClr w14:val="tx1"/>
            </w14:solidFill>
          </w14:textFill>
        </w:rPr>
        <w:t>.</w:t>
      </w:r>
    </w:p>
    <w:p>
      <w:pPr>
        <w:pStyle w:val="80"/>
        <w:numPr>
          <w:ilvl w:val="0"/>
          <w:numId w:val="6"/>
        </w:numPr>
        <w:ind w:firstLineChars="0"/>
        <w:rPr>
          <w:color w:val="000000" w:themeColor="text1"/>
          <w14:textFill>
            <w14:solidFill>
              <w14:schemeClr w14:val="tx1"/>
            </w14:solidFill>
          </w14:textFill>
        </w:rPr>
      </w:pPr>
      <w:r>
        <w:t>J. H. Cho and B. Hariharan, “On the efficacy of knowledge distillation,” in Proceedings of the IEEE International Conference on Computer Vision, 2019, pp. 4794–4802</w:t>
      </w:r>
      <w:r>
        <w:rPr>
          <w:color w:val="000000" w:themeColor="text1"/>
          <w14:textFill>
            <w14:solidFill>
              <w14:schemeClr w14:val="tx1"/>
            </w14:solidFill>
          </w14:textFill>
        </w:rPr>
        <w:t>.</w:t>
      </w:r>
    </w:p>
    <w:p>
      <w:pPr>
        <w:pStyle w:val="80"/>
        <w:numPr>
          <w:ilvl w:val="0"/>
          <w:numId w:val="6"/>
        </w:numPr>
        <w:ind w:firstLineChars="0"/>
        <w:rPr>
          <w:color w:val="000000" w:themeColor="text1"/>
          <w14:textFill>
            <w14:solidFill>
              <w14:schemeClr w14:val="tx1"/>
            </w14:solidFill>
          </w14:textFill>
        </w:rPr>
      </w:pPr>
      <w:r>
        <w:t>I.-J. Liu, J. Peng, and A. G. Schwing, “Knowledge flow: Improve upon your teachers,” Seventh International Conference on Learning Representations, 2019</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A. Mishra and D. Marr, “Apprentice: Using knowledge distillation techniques to improve low-precision network accuracy,” arXiv preprint arXiv:1711.05852, 2017</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Y. Li, J. Yang, Y. Song, L. Cao, J. Luo, and L.-J. Li, “Learning from noisy labels with distillation,” in Proceedings of the IEEE International Conference on Computer Vision, 2017, pp. 1910–1918</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Y. Xu, Y.Wang, H. Chen, K. Han, X. Chunjing, D. Tao, and C. Xu, “Positive-unlabeled compression on the cloud,” in Advances in Neural Information Processing Systems, 2019, pp. 2561–2570</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Q. Xie, E. Hovy, M.-T. Luong, and Q. V. Le, “Self-training with noisy student improves imagenet classification,” CVPR, 2020</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F. Sarfraz, E. Arani, and B. Zonooz, “Noisy collaboration in knowledge distillation,” openreview.net, 2019</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N. Srivastava, G. Hinton, A. Krizhevsky, I. Sutskever, and R. Salakhutdinov, “Dropout: a simple way to prevent neural networks from overfitting,” The journal of machine learning research, vol. 15, no. 1, pp. 1929–1958, 2014</w:t>
      </w:r>
      <w:r>
        <w:rPr>
          <w:color w:val="000000" w:themeColor="text1"/>
          <w14:textFill>
            <w14:solidFill>
              <w14:schemeClr w14:val="tx1"/>
            </w14:solidFill>
          </w14:textFill>
        </w:rPr>
        <w:t>.</w:t>
      </w:r>
    </w:p>
    <w:p>
      <w:pPr>
        <w:pStyle w:val="80"/>
        <w:numPr>
          <w:ilvl w:val="0"/>
          <w:numId w:val="6"/>
        </w:numPr>
        <w:ind w:firstLineChars="0"/>
        <w:rPr>
          <w:color w:val="000000" w:themeColor="text1"/>
          <w14:textFill>
            <w14:solidFill>
              <w14:schemeClr w14:val="tx1"/>
            </w14:solidFill>
          </w14:textFill>
        </w:rPr>
      </w:pPr>
      <w:r>
        <w:t>C. Yang, L. Xie, S. Qiao, and A. L. Yuille, “Training deep neural networks in generations: A more tolerant teacher educates better students,” in Proceedings of the AAAI Conference on Artificial Intelligence, vol. 33, 2019, pp. 5628–5635</w:t>
      </w:r>
      <w:r>
        <w:rPr>
          <w:color w:val="000000" w:themeColor="text1"/>
          <w14:textFill>
            <w14:solidFill>
              <w14:schemeClr w14:val="tx1"/>
            </w14:solidFill>
          </w14:textFill>
        </w:rPr>
        <w:t>.</w:t>
      </w:r>
    </w:p>
    <w:p>
      <w:pPr>
        <w:pStyle w:val="80"/>
        <w:numPr>
          <w:ilvl w:val="0"/>
          <w:numId w:val="6"/>
        </w:numPr>
        <w:ind w:firstLineChars="0"/>
        <w:rPr>
          <w:color w:val="000000" w:themeColor="text1"/>
          <w14:textFill>
            <w14:solidFill>
              <w14:schemeClr w14:val="tx1"/>
            </w14:solidFill>
          </w14:textFill>
        </w:rPr>
      </w:pPr>
      <w:r>
        <w:t>L. Yu, V. O. Yazici, X. Liu, J. v. d. Weijer, Y. Cheng, and A. Ramisa, “Learning metrics from teachers: Compact networks for image embedding,” in Proceedings of the IEEE Conference on Computer Vision and Pattern Recognition, 2019, pp. 2907–2916</w:t>
      </w:r>
      <w:r>
        <w:rPr>
          <w:color w:val="000000" w:themeColor="text1"/>
          <w14:textFill>
            <w14:solidFill>
              <w14:schemeClr w14:val="tx1"/>
            </w14:solidFill>
          </w14:textFill>
        </w:rPr>
        <w:t>.</w:t>
      </w:r>
    </w:p>
    <w:p>
      <w:pPr>
        <w:pStyle w:val="80"/>
        <w:numPr>
          <w:ilvl w:val="0"/>
          <w:numId w:val="6"/>
        </w:numPr>
        <w:ind w:firstLineChars="0"/>
        <w:rPr>
          <w:color w:val="000000" w:themeColor="text1"/>
          <w14:textFill>
            <w14:solidFill>
              <w14:schemeClr w14:val="tx1"/>
            </w14:solidFill>
          </w14:textFill>
        </w:rPr>
      </w:pPr>
      <w:r>
        <w:t>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w:t>
      </w:r>
      <w:r>
        <w:rPr>
          <w:color w:val="000000" w:themeColor="text1"/>
          <w14:textFill>
            <w14:solidFill>
              <w14:schemeClr w14:val="tx1"/>
            </w14:solidFill>
          </w14:textFill>
        </w:rPr>
        <w:t xml:space="preserve">. </w:t>
      </w:r>
    </w:p>
    <w:p>
      <w:pPr>
        <w:pStyle w:val="80"/>
        <w:numPr>
          <w:ilvl w:val="0"/>
          <w:numId w:val="6"/>
        </w:numPr>
        <w:ind w:firstLineChars="0"/>
        <w:rPr>
          <w:color w:val="000000" w:themeColor="text1"/>
          <w14:textFill>
            <w14:solidFill>
              <w14:schemeClr w14:val="tx1"/>
            </w14:solidFill>
          </w14:textFill>
        </w:rPr>
      </w:pPr>
      <w:r>
        <w:t>S. Zagoruyko and N. Komodakis, “Paying more attention to attention: Improving the performance of convolutional neural networks via attention transfer,” International Conference on Learning Representations, 2016</w:t>
      </w:r>
      <w:r>
        <w:rPr>
          <w:color w:val="000000" w:themeColor="text1"/>
          <w14:textFill>
            <w14:solidFill>
              <w14:schemeClr w14:val="tx1"/>
            </w14:solidFill>
          </w14:textFill>
        </w:rPr>
        <w:t xml:space="preserve">. </w:t>
      </w:r>
    </w:p>
    <w:p>
      <w:pPr>
        <w:pStyle w:val="80"/>
        <w:numPr>
          <w:ilvl w:val="0"/>
          <w:numId w:val="6"/>
        </w:numPr>
        <w:ind w:firstLineChars="0"/>
      </w:pPr>
      <w:r>
        <w:t xml:space="preserve">T. Furlanello, Z. C. Lipton, M. Tschannen, L. Itti, and A. Anandkumar, “Born again neural networks,” ICML, 2018. </w:t>
      </w:r>
    </w:p>
    <w:p>
      <w:pPr>
        <w:pStyle w:val="80"/>
        <w:numPr>
          <w:ilvl w:val="0"/>
          <w:numId w:val="6"/>
        </w:numPr>
        <w:ind w:firstLineChars="0"/>
      </w:pPr>
      <w:bookmarkStart w:id="185" w:name="_Ref97402129"/>
      <w:r>
        <w:t xml:space="preserve">S. Hahn and H. Choi, “Self-knowledge distillation in natural language processing,” arXiv preprint arXiv:1908.01851, 2019. </w:t>
      </w:r>
      <w:bookmarkEnd w:id="185"/>
    </w:p>
    <w:p>
      <w:pPr>
        <w:pStyle w:val="80"/>
        <w:numPr>
          <w:ilvl w:val="0"/>
          <w:numId w:val="6"/>
        </w:numPr>
        <w:ind w:firstLineChars="0"/>
      </w:pPr>
      <w:r>
        <w:t xml:space="preserve">K. Clark, M.-T. Luong, U. Khandelwal, C. D. Manning, and Q. V. Le, “Bam! born-again multi-task networks for natural language understanding,” ACL, 2019. </w:t>
      </w:r>
    </w:p>
    <w:p>
      <w:pPr>
        <w:pStyle w:val="80"/>
        <w:numPr>
          <w:ilvl w:val="0"/>
          <w:numId w:val="6"/>
        </w:numPr>
        <w:ind w:firstLineChars="0"/>
      </w:pPr>
      <w:r>
        <w:t xml:space="preserve">S. Hou, X. Pan, C. C. Loy, Z. Wang, and D. Lin, “Learning a unified classifier incrementally via rebalancing,” in Proceedings of the IEEE Conference on Computer Vision and Pattern Recognition, 2019, pp. 831–839. </w:t>
      </w:r>
    </w:p>
    <w:p>
      <w:pPr>
        <w:pStyle w:val="80"/>
        <w:numPr>
          <w:ilvl w:val="0"/>
          <w:numId w:val="6"/>
        </w:numPr>
        <w:ind w:firstLineChars="0"/>
      </w:pPr>
      <w:r>
        <w:t xml:space="preserve">Luan, H. Zhao, Z. Yang, and Y. Dai, “Msd: Multiself-distillation learning via multi-classifiers within deep neural networks,” arXiv preprint arXiv:1911.09418, 2019. </w:t>
      </w:r>
    </w:p>
    <w:p>
      <w:pPr>
        <w:pStyle w:val="80"/>
        <w:numPr>
          <w:ilvl w:val="0"/>
          <w:numId w:val="6"/>
        </w:numPr>
        <w:ind w:firstLineChars="0"/>
      </w:pPr>
      <w:r>
        <w:rPr>
          <w:color w:val="000000" w:themeColor="text1"/>
          <w14:textFill>
            <w14:solidFill>
              <w14:schemeClr w14:val="tx1"/>
            </w14:solidFill>
          </w14:textFill>
        </w:rPr>
        <w:t>Ting-Bing Xu and Cheng-Lin Liu. Data-distortion guided self-distillation for deep neural networks. In AAAI, 2019</w:t>
      </w:r>
      <w:r>
        <w:t xml:space="preserve">. </w:t>
      </w:r>
    </w:p>
    <w:p>
      <w:pPr>
        <w:pStyle w:val="80"/>
        <w:numPr>
          <w:ilvl w:val="0"/>
          <w:numId w:val="6"/>
        </w:numPr>
        <w:ind w:firstLineChars="0"/>
      </w:pPr>
      <w:r>
        <w:t xml:space="preserve">H. Lee, S. J. Hwang, and J. Shin, “Rethinking data augmentation: Self-supervision and self-distillation,” ICML, 2020. </w:t>
      </w:r>
    </w:p>
    <w:p>
      <w:pPr>
        <w:pStyle w:val="80"/>
        <w:numPr>
          <w:ilvl w:val="0"/>
          <w:numId w:val="6"/>
        </w:numPr>
        <w:ind w:firstLineChars="0"/>
      </w:pPr>
      <w:r>
        <w:rPr>
          <w:color w:val="000000" w:themeColor="text1"/>
          <w14:textFill>
            <w14:solidFill>
              <w14:schemeClr w14:val="tx1"/>
            </w14:solidFill>
          </w14:textFill>
        </w:rPr>
        <w:t>Ting-Bing Xu and Cheng-Lin Liu. Data-distortion guided self-distillation for deep neural networks. In AAAI, 2019</w:t>
      </w:r>
      <w:r>
        <w:t xml:space="preserve">. </w:t>
      </w:r>
    </w:p>
    <w:p>
      <w:pPr>
        <w:pStyle w:val="80"/>
        <w:numPr>
          <w:ilvl w:val="0"/>
          <w:numId w:val="6"/>
        </w:numPr>
        <w:ind w:firstLineChars="0"/>
      </w:pPr>
      <w:r>
        <w:rPr>
          <w:color w:val="000000" w:themeColor="text1"/>
          <w14:textFill>
            <w14:solidFill>
              <w14:schemeClr w14:val="tx1"/>
            </w14:solidFill>
          </w14:textFill>
        </w:rPr>
        <w:t>Dzmitry Bahdanau, Kyunghyun Cho, and Yoshua Bengio. Neural machine translation by jointly learning to align and translate. arXiv preprint arXiv:1409.0473, 2014</w:t>
      </w:r>
      <w:r>
        <w:t xml:space="preserve">. </w:t>
      </w:r>
    </w:p>
    <w:p>
      <w:pPr>
        <w:pStyle w:val="80"/>
        <w:numPr>
          <w:ilvl w:val="0"/>
          <w:numId w:val="6"/>
        </w:numPr>
        <w:ind w:firstLineChars="0"/>
      </w:pPr>
      <w:r>
        <w:t xml:space="preserve">Andrea Galassi, Marco Lippi, and Paolo Torroni. 2020. Attention in Natural Language Processing. IEEE Transactions on Neural Networks and Learning Systems (2020), 1–18. </w:t>
      </w:r>
    </w:p>
    <w:p>
      <w:pPr>
        <w:pStyle w:val="80"/>
        <w:numPr>
          <w:ilvl w:val="0"/>
          <w:numId w:val="6"/>
        </w:numPr>
        <w:ind w:firstLineChars="0"/>
      </w:pPr>
      <w:r>
        <w:t xml:space="preserve">Kyunghyun Cho, Aaron Courville, and Yoshua Bengio. 2015. Describing multimedia content using attention-based encoder-decoder networks. IEEE Transactions on Multimedia 17, 11 (2015), 1875–1886. </w:t>
      </w:r>
    </w:p>
    <w:p>
      <w:pPr>
        <w:pStyle w:val="80"/>
        <w:numPr>
          <w:ilvl w:val="0"/>
          <w:numId w:val="6"/>
        </w:numPr>
        <w:ind w:firstLineChars="0"/>
      </w:pPr>
      <w:r>
        <w:t xml:space="preserve">Feng Wang and David MJ Tax. 2016. Survey on the attention based RNN model and its applications in computer vision. arXiv preprint arXiv:1601.06823 (2016). </w:t>
      </w:r>
    </w:p>
    <w:p>
      <w:pPr>
        <w:pStyle w:val="80"/>
        <w:numPr>
          <w:ilvl w:val="0"/>
          <w:numId w:val="6"/>
        </w:numPr>
        <w:ind w:firstLineChars="0"/>
      </w:pPr>
      <w:r>
        <w:t xml:space="preserve">Kelvin Xu, Jimmy Ba, Ryan Kiros, Kyunghyun Cho, Aaron Courville, Ruslan Salakhudinov, Rich Zemel, and Yoshua Bengio. 2015. web (Proceedings of Machine Learning Research, Vol. 37). 2048–2057. </w:t>
      </w:r>
    </w:p>
    <w:p>
      <w:pPr>
        <w:pStyle w:val="80"/>
        <w:numPr>
          <w:ilvl w:val="0"/>
          <w:numId w:val="6"/>
        </w:numPr>
        <w:ind w:firstLineChars="0"/>
      </w:pPr>
      <w:r>
        <w:t xml:space="preserve">Zichao Yang, Diyi Yang, Chris Dyer, Xiaodong He, Alex Smola, and Eduard Hovy. Hierarchical attention networks for document classification. In Proceedings of the 2016 conference of the North American chapter of the association for computational linguistics: human language technologies, pages 1480–1489, 2016. </w:t>
      </w:r>
    </w:p>
    <w:p>
      <w:pPr>
        <w:pStyle w:val="80"/>
        <w:numPr>
          <w:ilvl w:val="0"/>
          <w:numId w:val="6"/>
        </w:numPr>
        <w:ind w:firstLineChars="0"/>
      </w:pPr>
      <w:r>
        <w:t xml:space="preserve">Caiming Xiong, Victor Zhong, and Richard Socher. Dynamic coattention networks for question answering. arXiv preprint arXiv:1611.01604, 2016. </w:t>
      </w:r>
    </w:p>
    <w:p>
      <w:pPr>
        <w:pStyle w:val="80"/>
        <w:numPr>
          <w:ilvl w:val="0"/>
          <w:numId w:val="6"/>
        </w:numPr>
        <w:ind w:firstLineChars="0"/>
      </w:pPr>
      <w:r>
        <w:t xml:space="preserve">Oriol Vinyals, Meire Fortunato, and Navdeep Jaitly. Pointer networks. In Advances in neural information processing systems, pages 2692–2700, 2015. </w:t>
      </w:r>
    </w:p>
    <w:p>
      <w:pPr>
        <w:pStyle w:val="80"/>
        <w:numPr>
          <w:ilvl w:val="0"/>
          <w:numId w:val="6"/>
        </w:numPr>
        <w:ind w:firstLineChars="0"/>
      </w:pPr>
      <w:r>
        <w:t xml:space="preserve">Abigail See, Peter J Liu, and Christopher D Manning. Get to the point: Summarization with pointer-generator networks. arXiv preprint arXiv:1704.04368, 2017. </w:t>
      </w:r>
    </w:p>
    <w:p>
      <w:pPr>
        <w:pStyle w:val="80"/>
        <w:numPr>
          <w:ilvl w:val="0"/>
          <w:numId w:val="6"/>
        </w:numPr>
        <w:ind w:firstLineChars="0"/>
      </w:pPr>
      <w:r>
        <w:t xml:space="preserve">Hsin-Yuan Huang, Chenguang Zhu, Yelong Shen, and Weizhu Chen. Fusionnet: Fusing via fully-aware attention with application to machine comprehension. arXiv preprint arXiv:1711.07341, 2017. </w:t>
      </w:r>
    </w:p>
    <w:p>
      <w:pPr>
        <w:pStyle w:val="80"/>
        <w:numPr>
          <w:ilvl w:val="0"/>
          <w:numId w:val="6"/>
        </w:numPr>
        <w:ind w:firstLineChars="0"/>
      </w:pPr>
      <w:r>
        <w:t xml:space="preserve">Tim Rocktäschel, Edward Grefenstette, Karl Moritz Hermann, Tomáš Koˇcisk`y, and Phil Blunsom. Reasoning about entailment with neural attention. arXiv preprint arXiv:1509.06664, 2015. </w:t>
      </w:r>
    </w:p>
    <w:p>
      <w:pPr>
        <w:pStyle w:val="80"/>
        <w:numPr>
          <w:ilvl w:val="0"/>
          <w:numId w:val="6"/>
        </w:numPr>
        <w:ind w:firstLineChars="0"/>
      </w:pPr>
      <w:r>
        <w:t xml:space="preserve">Thang Luong, Hieu Pham, and Christopher D. Manning. Effective approaches to attention-based neural machine translation. In Proceedings of the 2015 Conference on Empirical Methods in Natural Language Processing, pages 1412–1421, Lisbon, Portugal, 2015. Association for Computational Linguistics. </w:t>
      </w:r>
    </w:p>
    <w:p>
      <w:pPr>
        <w:pStyle w:val="80"/>
        <w:numPr>
          <w:ilvl w:val="0"/>
          <w:numId w:val="6"/>
        </w:numPr>
        <w:ind w:firstLineChars="0"/>
      </w:pPr>
      <w:r>
        <w:rPr>
          <w:color w:val="000000" w:themeColor="text1"/>
          <w14:textFill>
            <w14:solidFill>
              <w14:schemeClr w14:val="tx1"/>
            </w14:solidFill>
          </w14:textFill>
        </w:rPr>
        <w:t>Ankur P Parikh, Oscar T ̈ackstr  ̈om, Dipanjan Das, and Jakob Uszkoreit. A decomposable attention model for natural language inference. arXiv preprint arXiv:1606.01933, 2016</w:t>
      </w:r>
      <w:r>
        <w:t xml:space="preserve">. </w:t>
      </w:r>
    </w:p>
    <w:p>
      <w:pPr>
        <w:pStyle w:val="80"/>
        <w:numPr>
          <w:ilvl w:val="0"/>
          <w:numId w:val="6"/>
        </w:numPr>
        <w:ind w:firstLineChars="0"/>
      </w:pPr>
      <w:r>
        <w:rPr>
          <w:color w:val="000000" w:themeColor="text1"/>
          <w14:textFill>
            <w14:solidFill>
              <w14:schemeClr w14:val="tx1"/>
            </w14:solidFill>
          </w14:textFill>
        </w:rPr>
        <w:t>Mingi Ji, Byeongho Heo, and Sungrae Park. Show, attend and distill: Knowledge distillation via attention-based feature matching. In AAAI, 2021</w:t>
      </w:r>
      <w:r>
        <w:t xml:space="preserve">. </w:t>
      </w:r>
    </w:p>
    <w:p>
      <w:pPr>
        <w:pStyle w:val="80"/>
        <w:numPr>
          <w:ilvl w:val="0"/>
          <w:numId w:val="6"/>
        </w:numPr>
        <w:ind w:firstLineChars="0"/>
      </w:pPr>
      <w:r>
        <w:t xml:space="preserve">Dasarathy B V, Sheela B V. A composite classifier system design: concepts and methodology. Proceedings of the IEEE, 1979, 67(5): 708–713. </w:t>
      </w:r>
    </w:p>
    <w:p>
      <w:pPr>
        <w:pStyle w:val="80"/>
        <w:numPr>
          <w:ilvl w:val="0"/>
          <w:numId w:val="6"/>
        </w:numPr>
        <w:ind w:firstLineChars="0"/>
      </w:pPr>
      <w:r>
        <w:t xml:space="preserve">Kearns M. Learning boolean formulae or finite automata is as hard as factoring. Technical Report TR-14-88 Harvard University Aikem Computation Laboratory, 1988. </w:t>
      </w:r>
    </w:p>
    <w:p>
      <w:pPr>
        <w:pStyle w:val="80"/>
        <w:numPr>
          <w:ilvl w:val="0"/>
          <w:numId w:val="6"/>
        </w:numPr>
        <w:ind w:firstLineChars="0"/>
      </w:pPr>
      <w:r>
        <w:t xml:space="preserve">Schapire, Robert E. The strength of weak learnability. Machine Learning, 1990, 5(2): 197–227. </w:t>
      </w:r>
    </w:p>
    <w:p>
      <w:pPr>
        <w:pStyle w:val="80"/>
        <w:numPr>
          <w:ilvl w:val="0"/>
          <w:numId w:val="6"/>
        </w:numPr>
        <w:ind w:firstLineChars="0"/>
      </w:pPr>
      <w:r>
        <w:t xml:space="preserve">Breiman L. Bagging predictors. Machine Learning, 1996, 24(2): 123–140. </w:t>
      </w:r>
    </w:p>
    <w:p>
      <w:pPr>
        <w:pStyle w:val="80"/>
        <w:numPr>
          <w:ilvl w:val="0"/>
          <w:numId w:val="6"/>
        </w:numPr>
        <w:ind w:firstLineChars="0"/>
      </w:pPr>
      <w:r>
        <w:t xml:space="preserve">Hastie T, Rosset S, Zhu J, Zou H. Multi-class adaboost. Statistics and its Interface, 2009, 2(3): 349–360. </w:t>
      </w:r>
    </w:p>
    <w:p>
      <w:pPr>
        <w:pStyle w:val="80"/>
        <w:numPr>
          <w:ilvl w:val="0"/>
          <w:numId w:val="6"/>
        </w:numPr>
        <w:ind w:firstLineChars="0"/>
      </w:pPr>
      <w:r>
        <w:t xml:space="preserve">Breiman L. Random forests. Machine Learning, 2001, 45(1): 5–3. </w:t>
      </w:r>
    </w:p>
    <w:p>
      <w:pPr>
        <w:pStyle w:val="80"/>
        <w:numPr>
          <w:ilvl w:val="0"/>
          <w:numId w:val="6"/>
        </w:numPr>
        <w:ind w:firstLineChars="0"/>
      </w:pPr>
      <w:r>
        <w:t xml:space="preserve">Ho T K. Random decision forests. In: Proceedings of the 3rd International Conference on Document Analysis and Recognition. 1995, 278–282. </w:t>
      </w:r>
    </w:p>
    <w:p>
      <w:pPr>
        <w:pStyle w:val="80"/>
        <w:numPr>
          <w:ilvl w:val="0"/>
          <w:numId w:val="6"/>
        </w:numPr>
        <w:ind w:firstLineChars="0"/>
      </w:pPr>
      <w:r>
        <w:t xml:space="preserve">Friedman J H. Stochastic gradient boosting. Computational Statistics and Data Analysis, 2002, 38(4): 367–378. </w:t>
      </w:r>
    </w:p>
    <w:p>
      <w:pPr>
        <w:pStyle w:val="80"/>
        <w:numPr>
          <w:ilvl w:val="0"/>
          <w:numId w:val="6"/>
        </w:numPr>
        <w:ind w:firstLineChars="0"/>
      </w:pPr>
      <w:r>
        <w:rPr>
          <w:color w:val="000000" w:themeColor="text1"/>
          <w14:textFill>
            <w14:solidFill>
              <w14:schemeClr w14:val="tx1"/>
            </w14:solidFill>
          </w14:textFill>
        </w:rPr>
        <w:t>Alex Krizhevsky, Geoffrey Hinton, et al. Learning multiple layers of features from tiny images. 2009</w:t>
      </w:r>
      <w:r>
        <w:t xml:space="preserve">. </w:t>
      </w:r>
    </w:p>
    <w:p>
      <w:pPr>
        <w:pStyle w:val="80"/>
        <w:numPr>
          <w:ilvl w:val="0"/>
          <w:numId w:val="6"/>
        </w:numPr>
        <w:ind w:firstLineChars="0"/>
      </w:pPr>
      <w:r>
        <w:t xml:space="preserve">A. Romero, N. Ballas, S. E. Kahou, A. Chassang, C. Gatta, and Y. Bengio. Fitnets: Hints for thin deep nets. In International Conference on Learning Representations, 2015. </w:t>
      </w:r>
    </w:p>
    <w:p>
      <w:pPr>
        <w:pStyle w:val="80"/>
        <w:numPr>
          <w:ilvl w:val="0"/>
          <w:numId w:val="6"/>
        </w:numPr>
        <w:ind w:firstLineChars="0"/>
      </w:pPr>
      <w:r>
        <w:t xml:space="preserve">Xu, Kelvin, et al. "Show, attend and tell: Neural image caption generation with visual attention." International conference on machine learning. PMLR, 2015. </w:t>
      </w:r>
    </w:p>
    <w:p>
      <w:pPr>
        <w:pStyle w:val="80"/>
        <w:numPr>
          <w:ilvl w:val="0"/>
          <w:numId w:val="6"/>
        </w:numPr>
        <w:ind w:firstLineChars="0"/>
      </w:pPr>
      <w:r>
        <w:t xml:space="preserve">Vaswani, Ashish, et al. "Attention is all you need." Advances in neural information processing systems 30 (2017). </w:t>
      </w:r>
    </w:p>
    <w:p>
      <w:pPr>
        <w:pStyle w:val="80"/>
        <w:numPr>
          <w:ilvl w:val="0"/>
          <w:numId w:val="6"/>
        </w:numPr>
        <w:ind w:firstLineChars="0"/>
      </w:pPr>
      <w:r>
        <w:t xml:space="preserve">Cheng, Jianpeng, Li Dong, and Mirella Lapata. "Long short-term memory-networks for machine reading." arXiv preprint arXiv:1601.06733 (2016). </w:t>
      </w:r>
    </w:p>
    <w:p>
      <w:pPr>
        <w:pStyle w:val="80"/>
        <w:numPr>
          <w:ilvl w:val="0"/>
          <w:numId w:val="6"/>
        </w:numPr>
        <w:ind w:firstLineChars="0"/>
      </w:pPr>
      <w:r>
        <w:rPr>
          <w:color w:val="000000" w:themeColor="text1"/>
          <w14:textFill>
            <w14:solidFill>
              <w14:schemeClr w14:val="tx1"/>
            </w14:solidFill>
          </w14:textFill>
        </w:rPr>
        <w:t>Kaiming He, Xiangyu Zhang, Shaoqing Ren, and Jian Sun. Deep residual learning for image recognition. In CVPR, 2016</w:t>
      </w:r>
      <w:r>
        <w:t xml:space="preserve">. </w:t>
      </w:r>
    </w:p>
    <w:p>
      <w:pPr>
        <w:pStyle w:val="80"/>
        <w:numPr>
          <w:ilvl w:val="0"/>
          <w:numId w:val="6"/>
        </w:numPr>
        <w:ind w:firstLineChars="0"/>
      </w:pPr>
      <w:r>
        <w:rPr>
          <w:color w:val="000000" w:themeColor="text1"/>
          <w14:textFill>
            <w14:solidFill>
              <w14:schemeClr w14:val="tx1"/>
            </w14:solidFill>
          </w14:textFill>
        </w:rPr>
        <w:t>Sergey Zagoruyko and Nikos Komodakis. Wide residual networks. arXiv preprint arXiv:1605.07146, 2016</w:t>
      </w:r>
      <w:r>
        <w:t xml:space="preserve">. </w:t>
      </w:r>
    </w:p>
    <w:p>
      <w:pPr>
        <w:pStyle w:val="80"/>
        <w:numPr>
          <w:ilvl w:val="0"/>
          <w:numId w:val="6"/>
        </w:numPr>
        <w:ind w:firstLineChars="0"/>
      </w:pPr>
      <w:r>
        <w:rPr>
          <w:color w:val="000000" w:themeColor="text1"/>
          <w14:textFill>
            <w14:solidFill>
              <w14:schemeClr w14:val="tx1"/>
            </w14:solidFill>
          </w14:textFill>
        </w:rPr>
        <w:t>C. Wah, S. Branson, P. Welinder, P. Perona, and S. Belongie. The Caltech-UCSD Birds-200-2011 Dataset. Technical report, 2011.</w:t>
      </w:r>
      <w:r>
        <w:t xml:space="preserve"> </w:t>
      </w:r>
    </w:p>
    <w:p>
      <w:pPr>
        <w:pStyle w:val="80"/>
        <w:numPr>
          <w:ilvl w:val="0"/>
          <w:numId w:val="6"/>
        </w:numPr>
        <w:ind w:firstLineChars="0"/>
      </w:pPr>
      <w:r>
        <w:rPr>
          <w:color w:val="000000" w:themeColor="text1"/>
          <w14:textFill>
            <w14:solidFill>
              <w14:schemeClr w14:val="tx1"/>
            </w14:solidFill>
          </w14:textFill>
        </w:rPr>
        <w:t>Bangpeng Yao, Xiaoye Jiang, Aditya Khosla, Andy Lai Lin, Leonidas Guibas, and Li Fei-Fei. Human action recognition by learning bases of action attributes and parts. In 2011 International conference on computer vision, pages 1331–1338. IEEE, 2011</w:t>
      </w:r>
      <w:r>
        <w:t xml:space="preserve">. </w:t>
      </w:r>
    </w:p>
    <w:p>
      <w:pPr>
        <w:pStyle w:val="80"/>
        <w:numPr>
          <w:ilvl w:val="0"/>
          <w:numId w:val="6"/>
        </w:numPr>
        <w:ind w:firstLineChars="0"/>
      </w:pPr>
      <w:r>
        <w:rPr>
          <w:color w:val="000000" w:themeColor="text1"/>
          <w14:textFill>
            <w14:solidFill>
              <w14:schemeClr w14:val="tx1"/>
            </w14:solidFill>
          </w14:textFill>
        </w:rPr>
        <w:t>Aditya Khosla, Nityananda Jayadevaprakash, Bangpeng Yao, and Li Fei-Fei. Novel dataset for fine-grained image categorization. In First Workshop on Fine-Grained Visual Categorization, IEEE Conference on Computer Vision and Pattern Recognition, Colorado Springs, CO, June 2011</w:t>
      </w:r>
      <w:r>
        <w:t xml:space="preserve">. </w:t>
      </w:r>
    </w:p>
    <w:p>
      <w:pPr>
        <w:pStyle w:val="80"/>
        <w:numPr>
          <w:ilvl w:val="0"/>
          <w:numId w:val="6"/>
        </w:numPr>
        <w:ind w:firstLineChars="0"/>
      </w:pPr>
      <w:r>
        <w:rPr>
          <w:color w:val="000000" w:themeColor="text1"/>
          <w14:textFill>
            <w14:solidFill>
              <w14:schemeClr w14:val="tx1"/>
            </w14:solidFill>
          </w14:textFill>
        </w:rPr>
        <w:t>Zhongzhan Huang, Senwei Liang, Mingfu Liang, and Haizhao Yang. Dianet: Dense-and-implicit attention network. In AAAI, 2020</w:t>
      </w:r>
      <w:r>
        <w:t xml:space="preserve">. </w:t>
      </w:r>
    </w:p>
    <w:p>
      <w:pPr>
        <w:pStyle w:val="80"/>
        <w:numPr>
          <w:ilvl w:val="0"/>
          <w:numId w:val="6"/>
        </w:numPr>
        <w:ind w:firstLineChars="0"/>
      </w:pPr>
      <w:r>
        <w:rPr>
          <w:color w:val="000000" w:themeColor="text1"/>
          <w14:textFill>
            <w14:solidFill>
              <w14:schemeClr w14:val="tx1"/>
            </w14:solidFill>
          </w14:textFill>
        </w:rPr>
        <w:t xml:space="preserve">Hengshuang Zhao, Jiaya Jia, and Vladlen Koltun. Exploring self-attention for image recognition. In </w:t>
      </w:r>
      <w:ins w:id="63" w:author="微软用户" w:date="2022-03-19T17:41:00Z">
        <w:r>
          <w:rPr>
            <w:rFonts w:hint="eastAsia"/>
            <w:color w:val="FF0000"/>
            <w:rPrChange w:id="64" w:author="微软用户" w:date="2022-03-19T17:41:00Z">
              <w:rPr>
                <w:rFonts w:hint="eastAsia"/>
                <w:color w:val="000000" w:themeColor="text1"/>
                <w14:textFill>
                  <w14:solidFill>
                    <w14:schemeClr w14:val="tx1"/>
                  </w14:solidFill>
                </w14:textFill>
              </w:rPr>
            </w:rPrChange>
          </w:rPr>
          <w:t>写会议</w:t>
        </w:r>
      </w:ins>
      <w:ins w:id="65" w:author="微软用户" w:date="2022-03-19T17:41:00Z">
        <w:r>
          <w:rPr>
            <w:color w:val="FF0000"/>
            <w:rPrChange w:id="66" w:author="微软用户" w:date="2022-03-19T17:41:00Z">
              <w:rPr>
                <w:color w:val="000000" w:themeColor="text1"/>
                <w14:textFill>
                  <w14:solidFill>
                    <w14:schemeClr w14:val="tx1"/>
                  </w14:solidFill>
                </w14:textFill>
              </w:rPr>
            </w:rPrChange>
          </w:rPr>
          <w:t>全称</w:t>
        </w:r>
      </w:ins>
      <w:r>
        <w:rPr>
          <w:color w:val="000000" w:themeColor="text1"/>
          <w14:textFill>
            <w14:solidFill>
              <w14:schemeClr w14:val="tx1"/>
            </w14:solidFill>
          </w14:textFill>
        </w:rPr>
        <w:t>CVPR, 2020</w:t>
      </w:r>
      <w:r>
        <w:t xml:space="preserve">. </w:t>
      </w:r>
    </w:p>
    <w:p>
      <w:pPr>
        <w:pStyle w:val="80"/>
        <w:numPr>
          <w:ilvl w:val="0"/>
          <w:numId w:val="6"/>
        </w:numPr>
        <w:ind w:firstLineChars="0"/>
      </w:pPr>
      <w:r>
        <w:rPr>
          <w:color w:val="000000" w:themeColor="text1"/>
          <w14:textFill>
            <w14:solidFill>
              <w14:schemeClr w14:val="tx1"/>
            </w14:solidFill>
          </w14:textFill>
        </w:rPr>
        <w:t xml:space="preserve">Terrance DeVries and Graham W Taylor. Improved regularization of convolutional neural networks with cutout. arXiv preprint arXiv:1708.04552, 2017. </w:t>
      </w:r>
    </w:p>
    <w:p>
      <w:pPr>
        <w:pStyle w:val="2"/>
        <w:numPr>
          <w:ilvl w:val="0"/>
          <w:numId w:val="0"/>
        </w:numPr>
      </w:pPr>
      <w:bookmarkStart w:id="186" w:name="_Toc444250112"/>
      <w:bookmarkStart w:id="187" w:name="_Toc45060468"/>
      <w:bookmarkStart w:id="188" w:name="_Toc46962991"/>
      <w:bookmarkStart w:id="189" w:name="_Toc97905720"/>
      <w:bookmarkStart w:id="190" w:name="_Toc57189263"/>
      <w:r>
        <w:t>附录1  攻读硕士学位期间取得的研究成果</w:t>
      </w:r>
      <w:bookmarkEnd w:id="177"/>
      <w:bookmarkEnd w:id="178"/>
      <w:bookmarkEnd w:id="179"/>
      <w:bookmarkEnd w:id="186"/>
      <w:bookmarkEnd w:id="187"/>
      <w:bookmarkEnd w:id="188"/>
      <w:bookmarkEnd w:id="189"/>
      <w:bookmarkEnd w:id="190"/>
    </w:p>
    <w:p>
      <w:pPr>
        <w:rPr>
          <w:rFonts w:eastAsiaTheme="majorEastAsia"/>
          <w:b/>
          <w:bCs/>
        </w:rPr>
      </w:pPr>
      <w:del w:id="67" w:author="微软用户" w:date="2022-03-19T17:40:00Z">
        <w:r>
          <w:rPr>
            <w:rFonts w:eastAsiaTheme="majorEastAsia"/>
            <w:b/>
            <w:bCs/>
          </w:rPr>
          <w:delText>发表与接收</w:delText>
        </w:r>
      </w:del>
      <w:ins w:id="68" w:author="微软用户" w:date="2022-03-19T17:40:00Z">
        <w:r>
          <w:rPr>
            <w:rFonts w:hint="eastAsia" w:eastAsiaTheme="majorEastAsia"/>
            <w:b/>
            <w:bCs/>
          </w:rPr>
          <w:t>投</w:t>
        </w:r>
      </w:ins>
      <w:ins w:id="69" w:author="微软用户" w:date="2022-03-19T17:40:00Z">
        <w:r>
          <w:rPr>
            <w:rFonts w:eastAsiaTheme="majorEastAsia"/>
            <w:b/>
            <w:bCs/>
          </w:rPr>
          <w:t>稿</w:t>
        </w:r>
      </w:ins>
      <w:r>
        <w:rPr>
          <w:rFonts w:eastAsiaTheme="majorEastAsia"/>
          <w:b/>
          <w:bCs/>
        </w:rPr>
        <w:t>论文</w:t>
      </w:r>
    </w:p>
    <w:p>
      <w:pPr>
        <w:ind w:left="566" w:hanging="566" w:hangingChars="236"/>
        <w:rPr>
          <w:del w:id="70" w:author="微软用户" w:date="2022-03-19T17:40:00Z"/>
          <w:rFonts w:eastAsiaTheme="majorEastAsia"/>
          <w:bCs/>
        </w:rPr>
      </w:pPr>
      <w:del w:id="71" w:author="微软用户" w:date="2022-03-19T17:40:00Z">
        <w:r>
          <w:rPr>
            <w:rFonts w:eastAsiaTheme="majorEastAsia"/>
            <w:bCs/>
          </w:rPr>
          <w:delText>[1]</w:delText>
        </w:r>
      </w:del>
      <w:del w:id="72" w:author="微软用户" w:date="2022-03-19T17:40:00Z">
        <w:r>
          <w:rPr>
            <w:rFonts w:eastAsiaTheme="majorEastAsia"/>
            <w:bCs/>
          </w:rPr>
          <w:tab/>
        </w:r>
      </w:del>
      <w:del w:id="73" w:author="微软用户" w:date="2022-03-19T17:40:00Z">
        <w:r>
          <w:rPr>
            <w:rFonts w:eastAsiaTheme="majorEastAsia"/>
            <w:bCs/>
          </w:rPr>
          <w:delText>参照参考文献列出学术论文相关信息（含期刊、会议、或参编书稿），但无论有多少个作者，都必须列出全部作者名；若为英文论文，则名在前、姓在后，姓名均为全称；在本人的名字加粗，以示区别（若为第一作者，则需在最后特别注明署名华中科技大学是否为第一单位）</w:delText>
        </w:r>
      </w:del>
    </w:p>
    <w:p>
      <w:pPr>
        <w:ind w:left="566" w:hanging="566" w:hangingChars="236"/>
        <w:rPr>
          <w:del w:id="74" w:author="微软用户" w:date="2022-03-19T17:40:00Z"/>
          <w:rFonts w:eastAsiaTheme="majorEastAsia"/>
          <w:bCs/>
        </w:rPr>
      </w:pPr>
      <w:del w:id="75" w:author="微软用户" w:date="2022-03-19T17:40:00Z">
        <w:r>
          <w:rPr>
            <w:rFonts w:eastAsiaTheme="majorEastAsia"/>
            <w:bCs/>
          </w:rPr>
          <w:delText>[2]</w:delText>
        </w:r>
      </w:del>
      <w:del w:id="76" w:author="微软用户" w:date="2022-03-19T17:40:00Z">
        <w:r>
          <w:rPr>
            <w:rFonts w:eastAsiaTheme="majorEastAsia"/>
            <w:bCs/>
          </w:rPr>
          <w:tab/>
        </w:r>
      </w:del>
      <w:del w:id="77" w:author="微软用户" w:date="2022-03-19T17:40:00Z">
        <w:r>
          <w:rPr>
            <w:rFonts w:eastAsiaTheme="majorEastAsia"/>
            <w:bCs/>
          </w:rPr>
          <w:delText>若已发表，按参考文献给出页码；若只是online,给出链接；若接受或修改或投稿或拟投，也必须分别注明</w:delText>
        </w:r>
      </w:del>
    </w:p>
    <w:p>
      <w:pPr>
        <w:pStyle w:val="80"/>
        <w:numPr>
          <w:ilvl w:val="0"/>
          <w:numId w:val="7"/>
        </w:numPr>
        <w:ind w:firstLineChars="0"/>
        <w:rPr>
          <w:ins w:id="78" w:author="微软用户" w:date="2022-03-19T17:38:00Z"/>
          <w:rFonts w:eastAsiaTheme="majorEastAsia"/>
          <w:b/>
          <w:bCs/>
        </w:rPr>
      </w:pPr>
      <w:del w:id="79" w:author="微软用户" w:date="2022-03-19T17:40:00Z">
        <w:r>
          <w:rPr>
            <w:rFonts w:eastAsiaTheme="majorEastAsia"/>
            <w:bCs/>
          </w:rPr>
          <w:delText>[3]</w:delText>
        </w:r>
      </w:del>
      <w:del w:id="80" w:author="微软用户" w:date="2022-03-19T17:40:00Z">
        <w:r>
          <w:rPr>
            <w:rFonts w:eastAsiaTheme="majorEastAsia"/>
            <w:bCs/>
          </w:rPr>
          <w:tab/>
        </w:r>
      </w:del>
      <w:del w:id="81" w:author="微软用户" w:date="2022-03-19T17:40:00Z">
        <w:r>
          <w:rPr>
            <w:rFonts w:eastAsiaTheme="majorEastAsia"/>
            <w:bCs/>
          </w:rPr>
          <w:delText>一般情况，一作或重要的论文放在前面</w:delText>
        </w:r>
      </w:del>
      <w:ins w:id="82" w:author="微软用户" w:date="2022-03-19T17:38:00Z">
        <w:r>
          <w:rPr/>
          <w:t>Shuoxi Zhang</w:t>
        </w:r>
      </w:ins>
      <w:ins w:id="83" w:author="微软用户" w:date="2022-03-19T17:38:00Z">
        <w:r>
          <w:rPr>
            <w:vertAlign w:val="superscript"/>
            <w:rPrChange w:id="84" w:author="微软用户" w:date="2022-03-19T17:38:00Z">
              <w:rPr/>
            </w:rPrChange>
          </w:rPr>
          <w:t>#</w:t>
        </w:r>
      </w:ins>
      <w:ins w:id="85" w:author="微软用户" w:date="2022-03-19T17:38:00Z">
        <w:r>
          <w:rPr/>
          <w:t xml:space="preserve">, </w:t>
        </w:r>
      </w:ins>
      <w:ins w:id="86" w:author="微软用户" w:date="2022-03-19T17:38:00Z">
        <w:r>
          <w:rPr>
            <w:b/>
            <w:rPrChange w:id="87" w:author="微软用户" w:date="2022-03-19T17:38:00Z">
              <w:rPr/>
            </w:rPrChange>
          </w:rPr>
          <w:t xml:space="preserve">Ye </w:t>
        </w:r>
      </w:ins>
      <w:ins w:id="88" w:author="微软用户" w:date="2022-03-19T17:38:00Z">
        <w:r>
          <w:rPr>
            <w:b/>
            <w:rPrChange w:id="89" w:author="微软用户" w:date="2022-03-19T17:38:00Z">
              <w:rPr/>
            </w:rPrChange>
          </w:rPr>
          <w:t>Gao</w:t>
        </w:r>
      </w:ins>
      <w:ins w:id="90" w:author="微软用户" w:date="2022-03-19T17:38:00Z">
        <w:r>
          <w:rPr>
            <w:vertAlign w:val="superscript"/>
          </w:rPr>
          <w:t>#</w:t>
        </w:r>
      </w:ins>
      <w:ins w:id="91" w:author="微软用户" w:date="2022-03-19T17:38:00Z">
        <w:r>
          <w:rPr>
            <w:rFonts w:eastAsiaTheme="majorEastAsia"/>
            <w:b/>
            <w:bCs/>
          </w:rPr>
          <w:t xml:space="preserve">, </w:t>
        </w:r>
      </w:ins>
      <w:ins w:id="92" w:author="微软用户" w:date="2022-03-19T17:38:00Z">
        <w:r>
          <w:rPr>
            <w:rFonts w:eastAsiaTheme="majorEastAsia"/>
          </w:rPr>
          <w:t>Kun He</w:t>
        </w:r>
      </w:ins>
      <w:ins w:id="93" w:author="微软用户" w:date="2022-03-19T17:38:00Z">
        <w:r>
          <w:rPr>
            <w:rFonts w:eastAsiaTheme="majorEastAsia"/>
            <w:bCs/>
            <w:vertAlign w:val="superscript"/>
          </w:rPr>
          <w:t>*</w:t>
        </w:r>
      </w:ins>
      <w:ins w:id="94" w:author="微软用户" w:date="2022-03-19T17:38:00Z">
        <w:r>
          <w:rPr>
            <w:rFonts w:eastAsiaTheme="majorEastAsia"/>
          </w:rPr>
          <w:t>.</w:t>
        </w:r>
      </w:ins>
      <w:ins w:id="95" w:author="微软用户" w:date="2022-03-19T17:38:00Z">
        <w:r>
          <w:rPr>
            <w:rFonts w:eastAsiaTheme="majorEastAsia"/>
            <w:b/>
            <w:bCs/>
          </w:rPr>
          <w:t xml:space="preserve"> </w:t>
        </w:r>
      </w:ins>
      <w:ins w:id="96" w:author="微软用户" w:date="2022-03-19T17:38:00Z">
        <w:r>
          <w:rPr>
            <w:b w:val="0"/>
            <w:rPrChange w:id="97" w:author="微软用户" w:date="2022-03-19T17:39:00Z">
              <w:rPr>
                <w:b/>
              </w:rPr>
            </w:rPrChange>
          </w:rPr>
          <w:t>Self-Knowledge Distillation with Self-Attention</w:t>
        </w:r>
      </w:ins>
      <w:ins w:id="98" w:author="微软用户" w:date="2022-03-19T17:38:00Z">
        <w:r>
          <w:rPr>
            <w:rFonts w:eastAsiaTheme="majorEastAsia"/>
          </w:rPr>
          <w:t xml:space="preserve">. </w:t>
        </w:r>
      </w:ins>
      <w:ins w:id="99" w:author="微软用户" w:date="2022-03-19T17:39:00Z">
        <w:r>
          <w:rPr>
            <w:rFonts w:hint="eastAsia" w:eastAsiaTheme="majorEastAsia"/>
            <w:color w:val="FF0000"/>
            <w:rPrChange w:id="100" w:author="微软用户" w:date="2022-03-19T17:39:00Z">
              <w:rPr>
                <w:rFonts w:hint="eastAsia" w:eastAsiaTheme="majorEastAsia"/>
              </w:rPr>
            </w:rPrChange>
          </w:rPr>
          <w:t>写</w:t>
        </w:r>
      </w:ins>
      <w:ins w:id="101" w:author="微软用户" w:date="2022-03-19T17:39:00Z">
        <w:r>
          <w:rPr>
            <w:rFonts w:eastAsiaTheme="majorEastAsia"/>
            <w:color w:val="FF0000"/>
            <w:rPrChange w:id="102" w:author="微软用户" w:date="2022-03-19T17:39:00Z">
              <w:rPr>
                <w:rFonts w:eastAsiaTheme="majorEastAsia"/>
              </w:rPr>
            </w:rPrChange>
          </w:rPr>
          <w:t>一下会议全称</w:t>
        </w:r>
      </w:ins>
      <w:ins w:id="103" w:author="微软用户" w:date="2022-03-19T17:39:00Z">
        <w:r>
          <w:rPr>
            <w:rFonts w:hint="eastAsia" w:eastAsiaTheme="majorEastAsia"/>
            <w:color w:val="FF0000"/>
            <w:rPrChange w:id="104" w:author="微软用户" w:date="2022-03-19T17:39:00Z">
              <w:rPr>
                <w:rFonts w:hint="eastAsia" w:eastAsiaTheme="majorEastAsia"/>
              </w:rPr>
            </w:rPrChange>
          </w:rPr>
          <w:t>，</w:t>
        </w:r>
      </w:ins>
      <w:ins w:id="105" w:author="微软用户" w:date="2022-03-19T17:39:00Z">
        <w:r>
          <w:rPr>
            <w:rFonts w:eastAsiaTheme="majorEastAsia"/>
          </w:rPr>
          <w:t xml:space="preserve">IJCAI </w:t>
        </w:r>
      </w:ins>
      <w:ins w:id="106" w:author="微软用户" w:date="2022-03-19T17:38:00Z">
        <w:r>
          <w:rPr>
            <w:rFonts w:eastAsiaTheme="majorEastAsia"/>
          </w:rPr>
          <w:t>, 202</w:t>
        </w:r>
      </w:ins>
      <w:ins w:id="107" w:author="微软用户" w:date="2022-03-19T17:39:00Z">
        <w:r>
          <w:rPr>
            <w:rFonts w:eastAsiaTheme="majorEastAsia"/>
          </w:rPr>
          <w:t>2, under review</w:t>
        </w:r>
      </w:ins>
      <w:ins w:id="108" w:author="微软用户" w:date="2022-03-19T17:38:00Z">
        <w:r>
          <w:rPr>
            <w:rFonts w:eastAsiaTheme="majorEastAsia"/>
          </w:rPr>
          <w:t>. (CCF A</w:t>
        </w:r>
      </w:ins>
      <w:ins w:id="109" w:author="微软用户" w:date="2022-03-19T17:38:00Z">
        <w:r>
          <w:rPr>
            <w:rFonts w:hint="eastAsia" w:eastAsiaTheme="majorEastAsia"/>
          </w:rPr>
          <w:t>类</w:t>
        </w:r>
      </w:ins>
      <w:ins w:id="110" w:author="微软用户" w:date="2022-03-19T17:38:00Z">
        <w:r>
          <w:rPr>
            <w:rFonts w:eastAsiaTheme="majorEastAsia"/>
          </w:rPr>
          <w:t>会议)</w:t>
        </w:r>
      </w:ins>
    </w:p>
    <w:p>
      <w:pPr>
        <w:ind w:left="566" w:hanging="566" w:hangingChars="236"/>
        <w:rPr>
          <w:rFonts w:hint="eastAsia" w:eastAsiaTheme="majorEastAsia"/>
          <w:bCs/>
        </w:rPr>
      </w:pPr>
    </w:p>
    <w:p>
      <w:pPr>
        <w:pStyle w:val="2"/>
        <w:numPr>
          <w:ilvl w:val="0"/>
          <w:numId w:val="0"/>
        </w:numPr>
      </w:pPr>
      <w:bookmarkStart w:id="191" w:name="_Toc45060470"/>
      <w:bookmarkStart w:id="192" w:name="_Toc46962993"/>
      <w:bookmarkStart w:id="193" w:name="_Toc57189264"/>
      <w:bookmarkStart w:id="194" w:name="_Toc97905721"/>
      <w:r>
        <w:t xml:space="preserve">附录2  </w:t>
      </w:r>
      <w:bookmarkEnd w:id="191"/>
      <w:bookmarkEnd w:id="192"/>
      <w:bookmarkEnd w:id="193"/>
      <w:del w:id="111" w:author="微软用户" w:date="2022-03-19T17:36:00Z">
        <w:r>
          <w:rPr/>
          <w:delText>攻读硕士学位期间</w:delText>
        </w:r>
        <w:bookmarkEnd w:id="194"/>
      </w:del>
      <w:del w:id="112" w:author="微软用户" w:date="2022-03-19T17:36:00Z">
        <w:r>
          <w:rPr>
            <w:rFonts w:hint="eastAsia"/>
          </w:rPr>
          <w:delText>的研究经历</w:delText>
        </w:r>
      </w:del>
      <w:ins w:id="113" w:author="微软用户" w:date="2022-03-19T17:36:00Z">
        <w:r>
          <w:rPr/>
          <w:t>攻读硕士学位期间</w:t>
        </w:r>
      </w:ins>
      <w:ins w:id="114" w:author="微软用户" w:date="2022-03-19T17:36:00Z">
        <w:r>
          <w:rPr>
            <w:rFonts w:hint="eastAsia"/>
          </w:rPr>
          <w:t>参</w:t>
        </w:r>
      </w:ins>
      <w:ins w:id="115" w:author="微软用户" w:date="2022-03-19T17:36:00Z">
        <w:r>
          <w:rPr/>
          <w:t>与的</w:t>
        </w:r>
      </w:ins>
      <w:ins w:id="116" w:author="微软用户" w:date="2022-03-19T17:36:00Z">
        <w:r>
          <w:rPr>
            <w:rFonts w:hint="eastAsia"/>
          </w:rPr>
          <w:t>科研</w:t>
        </w:r>
      </w:ins>
      <w:ins w:id="117" w:author="微软用户" w:date="2022-03-19T17:36:00Z">
        <w:r>
          <w:rPr/>
          <w:t>项目</w:t>
        </w:r>
      </w:ins>
    </w:p>
    <w:p>
      <w:pPr>
        <w:ind w:firstLine="480" w:firstLineChars="200"/>
        <w:rPr>
          <w:del w:id="118" w:author="微软用户" w:date="2022-03-19T17:35:00Z"/>
        </w:rPr>
      </w:pPr>
      <w:del w:id="119" w:author="微软用户" w:date="2022-03-19T17:35:00Z">
        <w:r>
          <w:rPr/>
          <w:delText>完成了学院开设的课程, 作为一名跨专业的学生对人工智能专业的知识和工具有了基本了解。</w:delText>
        </w:r>
      </w:del>
    </w:p>
    <w:p>
      <w:pPr>
        <w:ind w:firstLine="480" w:firstLineChars="200"/>
        <w:rPr>
          <w:del w:id="120" w:author="微软用户" w:date="2022-03-19T17:35:00Z"/>
        </w:rPr>
      </w:pPr>
      <w:del w:id="121" w:author="微软用户" w:date="2022-03-19T17:35:00Z">
        <w:r>
          <w:rPr/>
          <w:delText>后来研究了一段时间程序语言处理(program language processing), 也就是用自然语言处理(natural language processing)中的工具来处理程序。后来这段研究因为可参考的成果太少以及难以找到应用场景暂时搁置, 不过这依然是我最喜欢的方向, 以后有机会我会继续做下去。</w:delText>
        </w:r>
      </w:del>
    </w:p>
    <w:p>
      <w:pPr>
        <w:ind w:firstLine="480" w:firstLineChars="200"/>
        <w:rPr>
          <w:del w:id="122" w:author="微软用户" w:date="2022-03-19T17:35:00Z"/>
        </w:rPr>
      </w:pPr>
      <w:del w:id="123" w:author="微软用户" w:date="2022-03-19T17:35:00Z">
        <w:r>
          <w:rPr/>
          <w:delText>后来研究了一段时间知识图谱(knowledge graph), 主要阅读了知识图谱链接预测的相关论文, 了解了TransE, TransH, TransR, TransD, RESCAL, DistMult, HolE, ComplEx, SME, NTN等方法。可惜一来由于自己能力有限, 二来由于做知识图谱的其他同学所在办公室离我的办公室颇远, 所以一直进展缓慢。</w:delText>
        </w:r>
      </w:del>
    </w:p>
    <w:p>
      <w:pPr>
        <w:ind w:firstLine="480" w:firstLineChars="200"/>
        <w:rPr>
          <w:del w:id="124" w:author="微软用户" w:date="2022-03-19T17:35:00Z"/>
        </w:rPr>
      </w:pPr>
      <w:del w:id="125" w:author="微软用户" w:date="2022-03-19T17:35:00Z">
        <w:r>
          <w:rPr/>
          <w:delText>由于知识图谱一直进展缓慢, 考虑到图神经网络和知识图谱的相关性, 后来我做了一段时间的图神经网络, 还是找不到思路。</w:delText>
        </w:r>
      </w:del>
    </w:p>
    <w:p>
      <w:pPr>
        <w:ind w:firstLine="480" w:firstLineChars="200"/>
        <w:rPr>
          <w:del w:id="126" w:author="微软用户" w:date="2022-03-19T17:35:00Z"/>
        </w:rPr>
      </w:pPr>
      <w:del w:id="127" w:author="微软用户" w:date="2022-03-19T17:35:00Z">
        <w:r>
          <w:rPr/>
          <w:delText>这时正巧实验室的一位同学毕业了, 而他的课题终身学习(lifelong learning)没有做完。于是我继续做他没做完的课题, 可惜实验结果一直不理想, 再加上他毕业工作了联系不上, 于是无奈搁置了这个课题。</w:delText>
        </w:r>
      </w:del>
    </w:p>
    <w:p>
      <w:pPr>
        <w:ind w:firstLine="480" w:firstLineChars="200"/>
        <w:rPr>
          <w:ins w:id="128" w:author="微软用户" w:date="2022-03-19T17:35:00Z"/>
          <w:color w:val="000000"/>
          <w:kern w:val="0"/>
          <w:szCs w:val="21"/>
        </w:rPr>
      </w:pPr>
      <w:del w:id="129" w:author="微软用户" w:date="2022-03-19T17:35:00Z">
        <w:r>
          <w:rPr/>
          <w:delText>后来和学长一起做知识蒸馏课题, 终于找到了思路，也因此写出了本文</w:delText>
        </w:r>
      </w:del>
    </w:p>
    <w:p>
      <w:pPr>
        <w:pStyle w:val="92"/>
        <w:ind w:left="480" w:hanging="480" w:hangingChars="200"/>
        <w:rPr>
          <w:ins w:id="130" w:author="微软用户" w:date="2022-03-19T17:35:00Z"/>
        </w:rPr>
      </w:pPr>
      <w:ins w:id="131" w:author="微软用户" w:date="2022-03-19T17:35:00Z">
        <w:r>
          <w:rPr/>
          <w:t xml:space="preserve">[1] </w:t>
        </w:r>
      </w:ins>
      <w:ins w:id="132" w:author="微软用户" w:date="2022-03-19T17:40:00Z">
        <w:r>
          <w:rPr/>
          <w:t xml:space="preserve"> </w:t>
        </w:r>
      </w:ins>
      <w:ins w:id="133" w:author="微软用户" w:date="2022-03-19T17:35:00Z">
        <w:r>
          <w:rPr>
            <w:rFonts w:hint="eastAsia" w:eastAsia="宋体"/>
            <w:b w:val="0"/>
            <w:color w:val="auto"/>
            <w:kern w:val="2"/>
            <w:szCs w:val="24"/>
            <w:lang w:val="en-US"/>
            <w:rPrChange w:id="134" w:author="微软用户" w:date="2022-03-19T17:35:00Z">
              <w:rPr>
                <w:rFonts w:hint="eastAsia" w:eastAsia="黑体"/>
                <w:b/>
                <w:color w:val="000000"/>
                <w:kern w:val="0"/>
                <w:szCs w:val="21"/>
                <w:lang w:val="zh-CN"/>
              </w:rPr>
            </w:rPrChange>
          </w:rPr>
          <w:t>中央高校基本科研业务费学科交叉专项</w:t>
        </w:r>
      </w:ins>
      <w:ins w:id="135" w:author="微软用户" w:date="2022-03-19T17:35:00Z">
        <w:r>
          <w:rPr>
            <w:rFonts w:eastAsia="宋体"/>
            <w:b w:val="0"/>
            <w:color w:val="auto"/>
            <w:kern w:val="2"/>
            <w:szCs w:val="24"/>
            <w:lang w:val="en-US"/>
            <w:rPrChange w:id="136" w:author="微软用户" w:date="2022-03-19T17:35:00Z">
              <w:rPr>
                <w:rFonts w:eastAsia="黑体"/>
                <w:b/>
                <w:color w:val="000000"/>
                <w:kern w:val="0"/>
                <w:szCs w:val="21"/>
                <w:lang w:val="zh-CN"/>
              </w:rPr>
            </w:rPrChange>
          </w:rPr>
          <w:t>：</w:t>
        </w:r>
      </w:ins>
      <w:ins w:id="137" w:author="微软用户" w:date="2022-03-19T17:35:00Z">
        <w:r>
          <w:rPr>
            <w:rFonts w:hint="eastAsia"/>
            <w:color w:val="auto"/>
            <w:kern w:val="2"/>
            <w:szCs w:val="24"/>
            <w:rPrChange w:id="138" w:author="微软用户" w:date="2022-03-19T17:35:00Z">
              <w:rPr>
                <w:rFonts w:hint="eastAsia"/>
                <w:color w:val="000000"/>
                <w:kern w:val="0"/>
                <w:szCs w:val="21"/>
              </w:rPr>
            </w:rPrChange>
          </w:rPr>
          <w:t>大数据智</w:t>
        </w:r>
      </w:ins>
      <w:ins w:id="139" w:author="微软用户" w:date="2022-03-19T17:35:00Z">
        <w:r>
          <w:rPr>
            <w:rFonts w:hint="eastAsia"/>
            <w:color w:val="000000"/>
            <w:kern w:val="0"/>
            <w:szCs w:val="21"/>
          </w:rPr>
          <w:t>能与先进计算基础研究平台建设(</w:t>
        </w:r>
      </w:ins>
      <w:ins w:id="140" w:author="微软用户" w:date="2022-03-19T17:35:00Z">
        <w:r>
          <w:rPr>
            <w:color w:val="000000"/>
            <w:kern w:val="0"/>
            <w:szCs w:val="21"/>
          </w:rPr>
          <w:t>2019kfyXKJC021</w:t>
        </w:r>
      </w:ins>
      <w:ins w:id="141" w:author="微软用户" w:date="2022-03-19T17:35:00Z">
        <w:r>
          <w:rPr>
            <w:rFonts w:hint="eastAsia"/>
            <w:color w:val="000000"/>
            <w:kern w:val="0"/>
            <w:szCs w:val="21"/>
          </w:rPr>
          <w:t>)</w:t>
        </w:r>
      </w:ins>
      <w:ins w:id="142" w:author="微软用户" w:date="2022-03-19T17:36:00Z">
        <w:r>
          <w:rPr>
            <w:color w:val="000000"/>
            <w:kern w:val="0"/>
            <w:szCs w:val="21"/>
          </w:rPr>
          <w:t xml:space="preserve">, 2019-2021. </w:t>
        </w:r>
      </w:ins>
    </w:p>
    <w:p>
      <w:pPr>
        <w:ind w:firstLine="480" w:firstLineChars="200"/>
      </w:pPr>
      <w:del w:id="143" w:author="微软用户" w:date="2022-03-19T17:35:00Z">
        <w:r>
          <w:rPr/>
          <w:delText>。</w:delText>
        </w:r>
      </w:del>
    </w:p>
    <w:sectPr>
      <w:headerReference r:id="rId13" w:type="first"/>
      <w:footerReference r:id="rId16" w:type="first"/>
      <w:headerReference r:id="rId11" w:type="default"/>
      <w:footerReference r:id="rId14" w:type="default"/>
      <w:headerReference r:id="rId12" w:type="even"/>
      <w:footerReference r:id="rId15" w:type="even"/>
      <w:pgSz w:w="11907" w:h="16840"/>
      <w:pgMar w:top="2552" w:right="1588" w:bottom="1588" w:left="1588" w:header="851" w:footer="964" w:gutter="0"/>
      <w:pgNumType w:start="1"/>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line="240" w:lineRule="auto"/>
      <w:ind w:firstLine="0" w:firstLineChars="0"/>
      <w:rPr>
        <w:rStyle w:val="33"/>
      </w:rPr>
    </w:pPr>
    <w:r>
      <w:rPr>
        <w:rStyle w:val="33"/>
      </w:rPr>
      <w:fldChar w:fldCharType="begin"/>
    </w:r>
    <w:r>
      <w:rPr>
        <w:rStyle w:val="33"/>
      </w:rPr>
      <w:instrText xml:space="preserve">PAGE  </w:instrText>
    </w:r>
    <w:r>
      <w:rPr>
        <w:rStyle w:val="33"/>
      </w:rPr>
      <w:fldChar w:fldCharType="separate"/>
    </w:r>
    <w:r>
      <w:rPr>
        <w:rStyle w:val="33"/>
      </w:rPr>
      <w:t>49</w:t>
    </w:r>
    <w:r>
      <w:rPr>
        <w:rStyle w:val="33"/>
      </w:rPr>
      <w:fldChar w:fldCharType="end"/>
    </w:r>
  </w:p>
  <w:p>
    <w:pPr>
      <w:pStyle w:val="26"/>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33"/>
      </w:rPr>
    </w:pPr>
    <w:r>
      <w:rPr>
        <w:rStyle w:val="33"/>
      </w:rPr>
      <w:fldChar w:fldCharType="begin"/>
    </w:r>
    <w:r>
      <w:rPr>
        <w:rStyle w:val="33"/>
      </w:rPr>
      <w:instrText xml:space="preserve">PAGE  </w:instrText>
    </w:r>
    <w:r>
      <w:rPr>
        <w:rStyle w:val="33"/>
      </w:rPr>
      <w:fldChar w:fldCharType="end"/>
    </w:r>
  </w:p>
  <w:p>
    <w:pPr>
      <w:pStyle w:val="2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bookmarkStart w:id="195" w:name="_Hlk356490862"/>
    <w:bookmarkStart w:id="196" w:name="OLE_LINK3"/>
    <w:bookmarkStart w:id="197" w:name="OLE_LINK4"/>
    <w:r>
      <w:rPr>
        <w:b/>
      </w:rPr>
      <mc:AlternateContent>
        <mc:Choice Requires="wpg">
          <w:drawing>
            <wp:anchor distT="0" distB="0" distL="114300" distR="114300" simplePos="0" relativeHeight="251661312"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组合 2" o:spid="_x0000_s1026" o:spt="203" style="position:absolute;left:0pt;margin-left:-11.85pt;margin-top:35.1pt;height:697.9pt;width:459pt;z-index:251661312;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jvCTPbAAAACwEAAA8AAAAAAAAAAQAgAAAAIgAAAGRycy9kb3ducmV2&#10;LnhtbFBLAQIUABQAAAAIAIdO4kDUGAMTFgMAAHEIAAAOAAAAAAAAAAEAIAAAACoBAABkcnMvZTJv&#10;RG9jLnhtbFBLBQYAAAAABgAGAFkBAACyBgAAAAA=&#10;">
              <o:lock v:ext="edit" aspectratio="f"/>
              <v:line id="Line 2" o:spid="_x0000_s1026" o:spt="20" style="position:absolute;left:1417;top:2160;height:0;width:9071;"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13;top:1538;height:547;width:82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v:textbox>
              </v:rect>
              <v:line id="Line 4" o:spid="_x0000_s1026" o:spt="20" style="position:absolute;left:1351;top:15496;height:0;width:918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bookmarkEnd w:id="195"/>
    <w:bookmarkEnd w:id="196"/>
    <w:bookmarkEnd w:id="197"/>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8A85C"/>
    <w:multiLevelType w:val="singleLevel"/>
    <w:tmpl w:val="B458A85C"/>
    <w:lvl w:ilvl="0" w:tentative="0">
      <w:start w:val="1"/>
      <w:numFmt w:val="decimal"/>
      <w:suff w:val="space"/>
      <w:lvlText w:val="(%1)"/>
      <w:lvlJc w:val="left"/>
    </w:lvl>
  </w:abstractNum>
  <w:abstractNum w:abstractNumId="1">
    <w:nsid w:val="D3F6C77D"/>
    <w:multiLevelType w:val="singleLevel"/>
    <w:tmpl w:val="D3F6C77D"/>
    <w:lvl w:ilvl="0" w:tentative="0">
      <w:start w:val="1"/>
      <w:numFmt w:val="bullet"/>
      <w:lvlText w:val=""/>
      <w:lvlJc w:val="left"/>
      <w:pPr>
        <w:tabs>
          <w:tab w:val="left" w:pos="420"/>
        </w:tabs>
        <w:ind w:left="420" w:hanging="420"/>
      </w:pPr>
      <w:rPr>
        <w:rFonts w:hint="default" w:ascii="Wingdings" w:hAnsi="Wingdings"/>
      </w:rPr>
    </w:lvl>
  </w:abstractNum>
  <w:abstractNum w:abstractNumId="2">
    <w:nsid w:val="E5B7B7D2"/>
    <w:multiLevelType w:val="singleLevel"/>
    <w:tmpl w:val="E5B7B7D2"/>
    <w:lvl w:ilvl="0" w:tentative="0">
      <w:start w:val="1"/>
      <w:numFmt w:val="bullet"/>
      <w:lvlText w:val=""/>
      <w:lvlJc w:val="left"/>
      <w:pPr>
        <w:tabs>
          <w:tab w:val="left" w:pos="420"/>
        </w:tabs>
        <w:ind w:left="420" w:hanging="420"/>
      </w:pPr>
      <w:rPr>
        <w:rFonts w:hint="default" w:ascii="Wingdings" w:hAnsi="Wingdings"/>
      </w:rPr>
    </w:lvl>
  </w:abstractNum>
  <w:abstractNum w:abstractNumId="3">
    <w:nsid w:val="0E1C7FD1"/>
    <w:multiLevelType w:val="multilevel"/>
    <w:tmpl w:val="0E1C7FD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78446AD"/>
    <w:multiLevelType w:val="multilevel"/>
    <w:tmpl w:val="178446A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BF06ED9"/>
    <w:multiLevelType w:val="multilevel"/>
    <w:tmpl w:val="1BF06ED9"/>
    <w:lvl w:ilvl="0" w:tentative="0">
      <w:start w:val="1"/>
      <w:numFmt w:val="decimal"/>
      <w:lvlText w:val="[%1]"/>
      <w:lvlJc w:val="left"/>
      <w:pPr>
        <w:ind w:left="420" w:hanging="420"/>
      </w:pPr>
      <w:rPr>
        <w:rFonts w:hint="eastAsia"/>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6"/>
  </w:num>
  <w:num w:numId="2">
    <w:abstractNumId w:val="2"/>
  </w:num>
  <w:num w:numId="3">
    <w:abstractNumId w:val="4"/>
  </w:num>
  <w:num w:numId="4">
    <w:abstractNumId w:val="0"/>
  </w:num>
  <w:num w:numId="5">
    <w:abstractNumId w:val="1"/>
  </w:num>
  <w:num w:numId="6">
    <w:abstractNumId w:val="3"/>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微软用户">
    <w15:presenceInfo w15:providerId="Windows Live" w15:userId="cbce064419b12e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displayBackgroundShape w:val="1"/>
  <w:bordersDoNotSurroundHeader w:val="1"/>
  <w:bordersDoNotSurroundFooter w:val="1"/>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172A27"/>
    <w:rsid w:val="00000753"/>
    <w:rsid w:val="00000975"/>
    <w:rsid w:val="00000D40"/>
    <w:rsid w:val="00000FA8"/>
    <w:rsid w:val="000010FB"/>
    <w:rsid w:val="00001176"/>
    <w:rsid w:val="00001B4C"/>
    <w:rsid w:val="000025D3"/>
    <w:rsid w:val="0000314F"/>
    <w:rsid w:val="00003269"/>
    <w:rsid w:val="000032CC"/>
    <w:rsid w:val="000035FE"/>
    <w:rsid w:val="00003B9A"/>
    <w:rsid w:val="00003CCB"/>
    <w:rsid w:val="0000407C"/>
    <w:rsid w:val="0000410B"/>
    <w:rsid w:val="00004B7E"/>
    <w:rsid w:val="000056D9"/>
    <w:rsid w:val="00005859"/>
    <w:rsid w:val="00005F4A"/>
    <w:rsid w:val="0000648D"/>
    <w:rsid w:val="00006589"/>
    <w:rsid w:val="000067AE"/>
    <w:rsid w:val="00006A36"/>
    <w:rsid w:val="00006C42"/>
    <w:rsid w:val="0000774B"/>
    <w:rsid w:val="000077D5"/>
    <w:rsid w:val="0001005E"/>
    <w:rsid w:val="0001012C"/>
    <w:rsid w:val="00010433"/>
    <w:rsid w:val="000109FE"/>
    <w:rsid w:val="00011801"/>
    <w:rsid w:val="00011EB8"/>
    <w:rsid w:val="00012117"/>
    <w:rsid w:val="000123F6"/>
    <w:rsid w:val="00012B49"/>
    <w:rsid w:val="00013BC8"/>
    <w:rsid w:val="0001413A"/>
    <w:rsid w:val="0001418B"/>
    <w:rsid w:val="000145A2"/>
    <w:rsid w:val="000154A0"/>
    <w:rsid w:val="000159F7"/>
    <w:rsid w:val="00015C2A"/>
    <w:rsid w:val="00015EDB"/>
    <w:rsid w:val="00016136"/>
    <w:rsid w:val="00016617"/>
    <w:rsid w:val="000166CC"/>
    <w:rsid w:val="000167C4"/>
    <w:rsid w:val="00017D64"/>
    <w:rsid w:val="00017E6D"/>
    <w:rsid w:val="000219F8"/>
    <w:rsid w:val="00021B28"/>
    <w:rsid w:val="00021C11"/>
    <w:rsid w:val="00021C41"/>
    <w:rsid w:val="00021F7B"/>
    <w:rsid w:val="00022726"/>
    <w:rsid w:val="000230BE"/>
    <w:rsid w:val="0002363E"/>
    <w:rsid w:val="00024782"/>
    <w:rsid w:val="00024832"/>
    <w:rsid w:val="00024BEB"/>
    <w:rsid w:val="000251AA"/>
    <w:rsid w:val="000252F1"/>
    <w:rsid w:val="00026863"/>
    <w:rsid w:val="00026E01"/>
    <w:rsid w:val="00026FC4"/>
    <w:rsid w:val="0002730D"/>
    <w:rsid w:val="000275D4"/>
    <w:rsid w:val="00027627"/>
    <w:rsid w:val="0003001C"/>
    <w:rsid w:val="00030277"/>
    <w:rsid w:val="00030CF2"/>
    <w:rsid w:val="00031502"/>
    <w:rsid w:val="0003243A"/>
    <w:rsid w:val="00032A95"/>
    <w:rsid w:val="00033254"/>
    <w:rsid w:val="00033999"/>
    <w:rsid w:val="00033FA3"/>
    <w:rsid w:val="000343DB"/>
    <w:rsid w:val="00034AAA"/>
    <w:rsid w:val="00034FA0"/>
    <w:rsid w:val="00036478"/>
    <w:rsid w:val="00036D9A"/>
    <w:rsid w:val="00036DCA"/>
    <w:rsid w:val="00037571"/>
    <w:rsid w:val="00037709"/>
    <w:rsid w:val="0004002C"/>
    <w:rsid w:val="00040094"/>
    <w:rsid w:val="000407CA"/>
    <w:rsid w:val="000408D0"/>
    <w:rsid w:val="00040E31"/>
    <w:rsid w:val="00040FCD"/>
    <w:rsid w:val="00041458"/>
    <w:rsid w:val="0004150C"/>
    <w:rsid w:val="000416BB"/>
    <w:rsid w:val="00041804"/>
    <w:rsid w:val="00041EFF"/>
    <w:rsid w:val="00042031"/>
    <w:rsid w:val="0004233C"/>
    <w:rsid w:val="00042353"/>
    <w:rsid w:val="000446BE"/>
    <w:rsid w:val="000455A1"/>
    <w:rsid w:val="00045CA0"/>
    <w:rsid w:val="00045FA5"/>
    <w:rsid w:val="00046409"/>
    <w:rsid w:val="00046648"/>
    <w:rsid w:val="000467E3"/>
    <w:rsid w:val="00046904"/>
    <w:rsid w:val="000477CC"/>
    <w:rsid w:val="00047E19"/>
    <w:rsid w:val="00047E28"/>
    <w:rsid w:val="0005062A"/>
    <w:rsid w:val="00050FE3"/>
    <w:rsid w:val="000513BA"/>
    <w:rsid w:val="00052572"/>
    <w:rsid w:val="000532D8"/>
    <w:rsid w:val="0005377C"/>
    <w:rsid w:val="00053818"/>
    <w:rsid w:val="00053EAA"/>
    <w:rsid w:val="00054D07"/>
    <w:rsid w:val="00054EF5"/>
    <w:rsid w:val="00055288"/>
    <w:rsid w:val="0005567D"/>
    <w:rsid w:val="00056190"/>
    <w:rsid w:val="000566EB"/>
    <w:rsid w:val="000567F7"/>
    <w:rsid w:val="000571FD"/>
    <w:rsid w:val="00057586"/>
    <w:rsid w:val="00057E35"/>
    <w:rsid w:val="00060007"/>
    <w:rsid w:val="0006065E"/>
    <w:rsid w:val="00060BCC"/>
    <w:rsid w:val="00060DA1"/>
    <w:rsid w:val="00060EB2"/>
    <w:rsid w:val="00061261"/>
    <w:rsid w:val="00061BB2"/>
    <w:rsid w:val="00062170"/>
    <w:rsid w:val="00063210"/>
    <w:rsid w:val="00063962"/>
    <w:rsid w:val="00063A60"/>
    <w:rsid w:val="0006428B"/>
    <w:rsid w:val="00064876"/>
    <w:rsid w:val="00066118"/>
    <w:rsid w:val="00067390"/>
    <w:rsid w:val="000676CC"/>
    <w:rsid w:val="000679D7"/>
    <w:rsid w:val="00067C21"/>
    <w:rsid w:val="00067F64"/>
    <w:rsid w:val="00070182"/>
    <w:rsid w:val="000701C4"/>
    <w:rsid w:val="000704F6"/>
    <w:rsid w:val="00070F5F"/>
    <w:rsid w:val="00071950"/>
    <w:rsid w:val="000721B2"/>
    <w:rsid w:val="00072997"/>
    <w:rsid w:val="00072B8B"/>
    <w:rsid w:val="0007314F"/>
    <w:rsid w:val="00074473"/>
    <w:rsid w:val="000747DF"/>
    <w:rsid w:val="0007487B"/>
    <w:rsid w:val="0007561C"/>
    <w:rsid w:val="00075782"/>
    <w:rsid w:val="00075842"/>
    <w:rsid w:val="000758AF"/>
    <w:rsid w:val="00076C3A"/>
    <w:rsid w:val="0007700F"/>
    <w:rsid w:val="000771B4"/>
    <w:rsid w:val="000773E0"/>
    <w:rsid w:val="00077777"/>
    <w:rsid w:val="00077EE8"/>
    <w:rsid w:val="00080CD4"/>
    <w:rsid w:val="000812D6"/>
    <w:rsid w:val="00082217"/>
    <w:rsid w:val="00082A8B"/>
    <w:rsid w:val="0008342A"/>
    <w:rsid w:val="00083617"/>
    <w:rsid w:val="00083933"/>
    <w:rsid w:val="0008396D"/>
    <w:rsid w:val="00083A94"/>
    <w:rsid w:val="00083D34"/>
    <w:rsid w:val="00083E7D"/>
    <w:rsid w:val="00084566"/>
    <w:rsid w:val="0008458F"/>
    <w:rsid w:val="0008507E"/>
    <w:rsid w:val="0008509A"/>
    <w:rsid w:val="000852E5"/>
    <w:rsid w:val="000852F3"/>
    <w:rsid w:val="00086CD1"/>
    <w:rsid w:val="000870FC"/>
    <w:rsid w:val="000872DA"/>
    <w:rsid w:val="00087509"/>
    <w:rsid w:val="00087E61"/>
    <w:rsid w:val="000903EC"/>
    <w:rsid w:val="000909BA"/>
    <w:rsid w:val="00091D04"/>
    <w:rsid w:val="00092A49"/>
    <w:rsid w:val="00093C58"/>
    <w:rsid w:val="00093C89"/>
    <w:rsid w:val="00093E92"/>
    <w:rsid w:val="0009428F"/>
    <w:rsid w:val="00094BA2"/>
    <w:rsid w:val="00094F3D"/>
    <w:rsid w:val="000951E3"/>
    <w:rsid w:val="000951F3"/>
    <w:rsid w:val="00095277"/>
    <w:rsid w:val="0009539B"/>
    <w:rsid w:val="00095649"/>
    <w:rsid w:val="00096225"/>
    <w:rsid w:val="00096D4B"/>
    <w:rsid w:val="00097ED3"/>
    <w:rsid w:val="000A0244"/>
    <w:rsid w:val="000A073E"/>
    <w:rsid w:val="000A0C58"/>
    <w:rsid w:val="000A0F9A"/>
    <w:rsid w:val="000A1158"/>
    <w:rsid w:val="000A11F7"/>
    <w:rsid w:val="000A17B1"/>
    <w:rsid w:val="000A1F07"/>
    <w:rsid w:val="000A24A4"/>
    <w:rsid w:val="000A304C"/>
    <w:rsid w:val="000A3514"/>
    <w:rsid w:val="000A4518"/>
    <w:rsid w:val="000A5A5C"/>
    <w:rsid w:val="000A5CAE"/>
    <w:rsid w:val="000A5E47"/>
    <w:rsid w:val="000A6A2A"/>
    <w:rsid w:val="000A6DE6"/>
    <w:rsid w:val="000A706B"/>
    <w:rsid w:val="000A77D1"/>
    <w:rsid w:val="000A7918"/>
    <w:rsid w:val="000A7F1F"/>
    <w:rsid w:val="000B0F19"/>
    <w:rsid w:val="000B168C"/>
    <w:rsid w:val="000B1767"/>
    <w:rsid w:val="000B1D26"/>
    <w:rsid w:val="000B205E"/>
    <w:rsid w:val="000B2D17"/>
    <w:rsid w:val="000B3FA1"/>
    <w:rsid w:val="000B4AF2"/>
    <w:rsid w:val="000B5636"/>
    <w:rsid w:val="000B577D"/>
    <w:rsid w:val="000B5EEE"/>
    <w:rsid w:val="000B6330"/>
    <w:rsid w:val="000B640C"/>
    <w:rsid w:val="000B65AA"/>
    <w:rsid w:val="000B6A92"/>
    <w:rsid w:val="000B6C8F"/>
    <w:rsid w:val="000B6DFA"/>
    <w:rsid w:val="000B7829"/>
    <w:rsid w:val="000B7A82"/>
    <w:rsid w:val="000B7D09"/>
    <w:rsid w:val="000B7DDA"/>
    <w:rsid w:val="000C0EB3"/>
    <w:rsid w:val="000C1452"/>
    <w:rsid w:val="000C1891"/>
    <w:rsid w:val="000C18F3"/>
    <w:rsid w:val="000C1A97"/>
    <w:rsid w:val="000C1C71"/>
    <w:rsid w:val="000C1E91"/>
    <w:rsid w:val="000C1F8E"/>
    <w:rsid w:val="000C2088"/>
    <w:rsid w:val="000C2738"/>
    <w:rsid w:val="000C2A1E"/>
    <w:rsid w:val="000C2BDB"/>
    <w:rsid w:val="000C2D63"/>
    <w:rsid w:val="000C3EBE"/>
    <w:rsid w:val="000C4643"/>
    <w:rsid w:val="000C4CEE"/>
    <w:rsid w:val="000C500D"/>
    <w:rsid w:val="000C6224"/>
    <w:rsid w:val="000C6681"/>
    <w:rsid w:val="000C669E"/>
    <w:rsid w:val="000C69A9"/>
    <w:rsid w:val="000C7273"/>
    <w:rsid w:val="000C7EFE"/>
    <w:rsid w:val="000D0D5D"/>
    <w:rsid w:val="000D112B"/>
    <w:rsid w:val="000D11BE"/>
    <w:rsid w:val="000D1B17"/>
    <w:rsid w:val="000D1D2B"/>
    <w:rsid w:val="000D2547"/>
    <w:rsid w:val="000D27CB"/>
    <w:rsid w:val="000D3235"/>
    <w:rsid w:val="000D44B8"/>
    <w:rsid w:val="000D45EF"/>
    <w:rsid w:val="000D6830"/>
    <w:rsid w:val="000D721B"/>
    <w:rsid w:val="000D72EE"/>
    <w:rsid w:val="000E0429"/>
    <w:rsid w:val="000E0615"/>
    <w:rsid w:val="000E0779"/>
    <w:rsid w:val="000E0ECD"/>
    <w:rsid w:val="000E128B"/>
    <w:rsid w:val="000E2127"/>
    <w:rsid w:val="000E2BD4"/>
    <w:rsid w:val="000E2ECE"/>
    <w:rsid w:val="000E304E"/>
    <w:rsid w:val="000E335A"/>
    <w:rsid w:val="000E3723"/>
    <w:rsid w:val="000E4A09"/>
    <w:rsid w:val="000E4A71"/>
    <w:rsid w:val="000E4CE5"/>
    <w:rsid w:val="000E5372"/>
    <w:rsid w:val="000E5813"/>
    <w:rsid w:val="000E6DFF"/>
    <w:rsid w:val="000E749C"/>
    <w:rsid w:val="000E7560"/>
    <w:rsid w:val="000E7572"/>
    <w:rsid w:val="000E780F"/>
    <w:rsid w:val="000E79C2"/>
    <w:rsid w:val="000F17EF"/>
    <w:rsid w:val="000F2F99"/>
    <w:rsid w:val="000F3572"/>
    <w:rsid w:val="000F4175"/>
    <w:rsid w:val="000F48E7"/>
    <w:rsid w:val="000F5601"/>
    <w:rsid w:val="000F5D27"/>
    <w:rsid w:val="000F5E44"/>
    <w:rsid w:val="000F6111"/>
    <w:rsid w:val="000F7054"/>
    <w:rsid w:val="000F737E"/>
    <w:rsid w:val="000F73EB"/>
    <w:rsid w:val="000F7E1D"/>
    <w:rsid w:val="000F7E20"/>
    <w:rsid w:val="000F7F85"/>
    <w:rsid w:val="0010008B"/>
    <w:rsid w:val="00100873"/>
    <w:rsid w:val="00100ADB"/>
    <w:rsid w:val="001018E0"/>
    <w:rsid w:val="0010197D"/>
    <w:rsid w:val="00101E1D"/>
    <w:rsid w:val="00101FE8"/>
    <w:rsid w:val="001020AF"/>
    <w:rsid w:val="00102550"/>
    <w:rsid w:val="00102A47"/>
    <w:rsid w:val="00102C0F"/>
    <w:rsid w:val="00102C8A"/>
    <w:rsid w:val="0010377C"/>
    <w:rsid w:val="001047E7"/>
    <w:rsid w:val="001048C5"/>
    <w:rsid w:val="00105D47"/>
    <w:rsid w:val="0011026A"/>
    <w:rsid w:val="001111F9"/>
    <w:rsid w:val="00111E8D"/>
    <w:rsid w:val="001121D9"/>
    <w:rsid w:val="00112EAA"/>
    <w:rsid w:val="00113D81"/>
    <w:rsid w:val="00114138"/>
    <w:rsid w:val="00114275"/>
    <w:rsid w:val="001148D9"/>
    <w:rsid w:val="00115238"/>
    <w:rsid w:val="0011544C"/>
    <w:rsid w:val="00115898"/>
    <w:rsid w:val="00116371"/>
    <w:rsid w:val="00116383"/>
    <w:rsid w:val="0011650E"/>
    <w:rsid w:val="00116661"/>
    <w:rsid w:val="00116B27"/>
    <w:rsid w:val="00116B5B"/>
    <w:rsid w:val="00116C16"/>
    <w:rsid w:val="00117568"/>
    <w:rsid w:val="00117D3F"/>
    <w:rsid w:val="00120499"/>
    <w:rsid w:val="00121193"/>
    <w:rsid w:val="00121F55"/>
    <w:rsid w:val="0012252D"/>
    <w:rsid w:val="0012285B"/>
    <w:rsid w:val="0012390F"/>
    <w:rsid w:val="001239BD"/>
    <w:rsid w:val="00123AA8"/>
    <w:rsid w:val="00123B18"/>
    <w:rsid w:val="00124036"/>
    <w:rsid w:val="00124881"/>
    <w:rsid w:val="00125820"/>
    <w:rsid w:val="00125FE0"/>
    <w:rsid w:val="00126151"/>
    <w:rsid w:val="001261E4"/>
    <w:rsid w:val="00126EA7"/>
    <w:rsid w:val="00127362"/>
    <w:rsid w:val="00130007"/>
    <w:rsid w:val="00130383"/>
    <w:rsid w:val="0013041D"/>
    <w:rsid w:val="00130444"/>
    <w:rsid w:val="001305A2"/>
    <w:rsid w:val="00130F0B"/>
    <w:rsid w:val="00131301"/>
    <w:rsid w:val="001317CA"/>
    <w:rsid w:val="0013238F"/>
    <w:rsid w:val="00132D5E"/>
    <w:rsid w:val="00132DBE"/>
    <w:rsid w:val="0013364A"/>
    <w:rsid w:val="00133BC0"/>
    <w:rsid w:val="00134A1C"/>
    <w:rsid w:val="00134AE3"/>
    <w:rsid w:val="00135819"/>
    <w:rsid w:val="0013597D"/>
    <w:rsid w:val="00135A90"/>
    <w:rsid w:val="00136713"/>
    <w:rsid w:val="00136D8C"/>
    <w:rsid w:val="00136F0D"/>
    <w:rsid w:val="00137503"/>
    <w:rsid w:val="00137C67"/>
    <w:rsid w:val="001402EF"/>
    <w:rsid w:val="00140C7E"/>
    <w:rsid w:val="00142760"/>
    <w:rsid w:val="00143217"/>
    <w:rsid w:val="00143693"/>
    <w:rsid w:val="001439FF"/>
    <w:rsid w:val="00144252"/>
    <w:rsid w:val="00144336"/>
    <w:rsid w:val="00144369"/>
    <w:rsid w:val="00144AC3"/>
    <w:rsid w:val="00144F27"/>
    <w:rsid w:val="0014554E"/>
    <w:rsid w:val="001457E9"/>
    <w:rsid w:val="00145CB0"/>
    <w:rsid w:val="00145CC8"/>
    <w:rsid w:val="00145D0B"/>
    <w:rsid w:val="00145E8A"/>
    <w:rsid w:val="00145F27"/>
    <w:rsid w:val="001460FE"/>
    <w:rsid w:val="00146839"/>
    <w:rsid w:val="001472CD"/>
    <w:rsid w:val="0015074C"/>
    <w:rsid w:val="001508C0"/>
    <w:rsid w:val="00150A9A"/>
    <w:rsid w:val="00150B18"/>
    <w:rsid w:val="00150F22"/>
    <w:rsid w:val="00151158"/>
    <w:rsid w:val="001531FC"/>
    <w:rsid w:val="00154007"/>
    <w:rsid w:val="00154936"/>
    <w:rsid w:val="00154A13"/>
    <w:rsid w:val="00154E6A"/>
    <w:rsid w:val="00155A6D"/>
    <w:rsid w:val="00155A80"/>
    <w:rsid w:val="0015639A"/>
    <w:rsid w:val="00156F6D"/>
    <w:rsid w:val="0015743D"/>
    <w:rsid w:val="00160627"/>
    <w:rsid w:val="00160CA2"/>
    <w:rsid w:val="00161F2F"/>
    <w:rsid w:val="00162BCD"/>
    <w:rsid w:val="00163649"/>
    <w:rsid w:val="00163F31"/>
    <w:rsid w:val="001640C8"/>
    <w:rsid w:val="001641EB"/>
    <w:rsid w:val="001643DE"/>
    <w:rsid w:val="0016449C"/>
    <w:rsid w:val="001647C7"/>
    <w:rsid w:val="00164D02"/>
    <w:rsid w:val="00165D3A"/>
    <w:rsid w:val="00165E2A"/>
    <w:rsid w:val="001660F2"/>
    <w:rsid w:val="0016613D"/>
    <w:rsid w:val="00166373"/>
    <w:rsid w:val="00166386"/>
    <w:rsid w:val="00166A25"/>
    <w:rsid w:val="001676FF"/>
    <w:rsid w:val="00167731"/>
    <w:rsid w:val="00167F49"/>
    <w:rsid w:val="00170DE1"/>
    <w:rsid w:val="00170FE0"/>
    <w:rsid w:val="0017114B"/>
    <w:rsid w:val="00171260"/>
    <w:rsid w:val="0017141A"/>
    <w:rsid w:val="00171795"/>
    <w:rsid w:val="001722D1"/>
    <w:rsid w:val="00172A27"/>
    <w:rsid w:val="00173C7D"/>
    <w:rsid w:val="00174329"/>
    <w:rsid w:val="0017468B"/>
    <w:rsid w:val="00174C94"/>
    <w:rsid w:val="00174D2B"/>
    <w:rsid w:val="001756A9"/>
    <w:rsid w:val="00176E25"/>
    <w:rsid w:val="001775EC"/>
    <w:rsid w:val="00177A60"/>
    <w:rsid w:val="00177E85"/>
    <w:rsid w:val="00180061"/>
    <w:rsid w:val="001805C6"/>
    <w:rsid w:val="00181130"/>
    <w:rsid w:val="001811AF"/>
    <w:rsid w:val="0018175B"/>
    <w:rsid w:val="0018223D"/>
    <w:rsid w:val="00182560"/>
    <w:rsid w:val="0018476C"/>
    <w:rsid w:val="00184862"/>
    <w:rsid w:val="00185253"/>
    <w:rsid w:val="00185918"/>
    <w:rsid w:val="00185BAA"/>
    <w:rsid w:val="00185D0A"/>
    <w:rsid w:val="001864E0"/>
    <w:rsid w:val="0018683E"/>
    <w:rsid w:val="00186DCC"/>
    <w:rsid w:val="001903F3"/>
    <w:rsid w:val="00190611"/>
    <w:rsid w:val="001909D2"/>
    <w:rsid w:val="00190AB7"/>
    <w:rsid w:val="00190FEF"/>
    <w:rsid w:val="00191C89"/>
    <w:rsid w:val="00192471"/>
    <w:rsid w:val="001924FB"/>
    <w:rsid w:val="0019333E"/>
    <w:rsid w:val="00193454"/>
    <w:rsid w:val="001937E9"/>
    <w:rsid w:val="00193AFC"/>
    <w:rsid w:val="00193F77"/>
    <w:rsid w:val="001944D4"/>
    <w:rsid w:val="00194BB1"/>
    <w:rsid w:val="00194F36"/>
    <w:rsid w:val="001951AC"/>
    <w:rsid w:val="00195849"/>
    <w:rsid w:val="00195DAC"/>
    <w:rsid w:val="00196E80"/>
    <w:rsid w:val="0019718B"/>
    <w:rsid w:val="00197320"/>
    <w:rsid w:val="00197B70"/>
    <w:rsid w:val="00197EE0"/>
    <w:rsid w:val="001A00AF"/>
    <w:rsid w:val="001A03CB"/>
    <w:rsid w:val="001A0675"/>
    <w:rsid w:val="001A0BFD"/>
    <w:rsid w:val="001A0C35"/>
    <w:rsid w:val="001A15BD"/>
    <w:rsid w:val="001A1ABF"/>
    <w:rsid w:val="001A2503"/>
    <w:rsid w:val="001A350D"/>
    <w:rsid w:val="001A3714"/>
    <w:rsid w:val="001A3B11"/>
    <w:rsid w:val="001A4DC2"/>
    <w:rsid w:val="001A562C"/>
    <w:rsid w:val="001A5698"/>
    <w:rsid w:val="001A571F"/>
    <w:rsid w:val="001A5DC5"/>
    <w:rsid w:val="001A5FD0"/>
    <w:rsid w:val="001A62CC"/>
    <w:rsid w:val="001A66CB"/>
    <w:rsid w:val="001A7026"/>
    <w:rsid w:val="001A7FB3"/>
    <w:rsid w:val="001B07D6"/>
    <w:rsid w:val="001B0FFF"/>
    <w:rsid w:val="001B1250"/>
    <w:rsid w:val="001B1283"/>
    <w:rsid w:val="001B15F0"/>
    <w:rsid w:val="001B340E"/>
    <w:rsid w:val="001B3852"/>
    <w:rsid w:val="001B3B79"/>
    <w:rsid w:val="001B4B96"/>
    <w:rsid w:val="001B5126"/>
    <w:rsid w:val="001B521D"/>
    <w:rsid w:val="001B54B9"/>
    <w:rsid w:val="001B5605"/>
    <w:rsid w:val="001B56CA"/>
    <w:rsid w:val="001B6494"/>
    <w:rsid w:val="001B6602"/>
    <w:rsid w:val="001B6C5A"/>
    <w:rsid w:val="001B6FF9"/>
    <w:rsid w:val="001B7663"/>
    <w:rsid w:val="001B7756"/>
    <w:rsid w:val="001B7AAA"/>
    <w:rsid w:val="001B7C43"/>
    <w:rsid w:val="001B7C82"/>
    <w:rsid w:val="001C0744"/>
    <w:rsid w:val="001C0DE5"/>
    <w:rsid w:val="001C2267"/>
    <w:rsid w:val="001C270B"/>
    <w:rsid w:val="001C2EAF"/>
    <w:rsid w:val="001C3262"/>
    <w:rsid w:val="001C395C"/>
    <w:rsid w:val="001C3F17"/>
    <w:rsid w:val="001C4B3F"/>
    <w:rsid w:val="001C53D4"/>
    <w:rsid w:val="001C66F4"/>
    <w:rsid w:val="001C68B2"/>
    <w:rsid w:val="001C7918"/>
    <w:rsid w:val="001D07EE"/>
    <w:rsid w:val="001D07F3"/>
    <w:rsid w:val="001D0BEA"/>
    <w:rsid w:val="001D17A6"/>
    <w:rsid w:val="001D1F9B"/>
    <w:rsid w:val="001D2553"/>
    <w:rsid w:val="001D286B"/>
    <w:rsid w:val="001D2F4D"/>
    <w:rsid w:val="001D3642"/>
    <w:rsid w:val="001D499E"/>
    <w:rsid w:val="001D56A5"/>
    <w:rsid w:val="001D5905"/>
    <w:rsid w:val="001D5FE0"/>
    <w:rsid w:val="001D6AF6"/>
    <w:rsid w:val="001D6F7F"/>
    <w:rsid w:val="001E0042"/>
    <w:rsid w:val="001E0992"/>
    <w:rsid w:val="001E0E29"/>
    <w:rsid w:val="001E2AE6"/>
    <w:rsid w:val="001E2ED1"/>
    <w:rsid w:val="001E3018"/>
    <w:rsid w:val="001E35CB"/>
    <w:rsid w:val="001E409C"/>
    <w:rsid w:val="001E4491"/>
    <w:rsid w:val="001E49EE"/>
    <w:rsid w:val="001E4EFF"/>
    <w:rsid w:val="001E5533"/>
    <w:rsid w:val="001E56A1"/>
    <w:rsid w:val="001E6798"/>
    <w:rsid w:val="001E6957"/>
    <w:rsid w:val="001E781C"/>
    <w:rsid w:val="001E7EFA"/>
    <w:rsid w:val="001F018A"/>
    <w:rsid w:val="001F0258"/>
    <w:rsid w:val="001F03BF"/>
    <w:rsid w:val="001F0793"/>
    <w:rsid w:val="001F0C5A"/>
    <w:rsid w:val="001F112C"/>
    <w:rsid w:val="001F13B8"/>
    <w:rsid w:val="001F1F8F"/>
    <w:rsid w:val="001F217E"/>
    <w:rsid w:val="001F2200"/>
    <w:rsid w:val="001F2A90"/>
    <w:rsid w:val="001F2DE6"/>
    <w:rsid w:val="001F2FD4"/>
    <w:rsid w:val="001F329D"/>
    <w:rsid w:val="001F3344"/>
    <w:rsid w:val="001F3788"/>
    <w:rsid w:val="001F392E"/>
    <w:rsid w:val="001F3CD2"/>
    <w:rsid w:val="001F4AF5"/>
    <w:rsid w:val="001F59A3"/>
    <w:rsid w:val="001F59E0"/>
    <w:rsid w:val="001F5B7E"/>
    <w:rsid w:val="001F5E0A"/>
    <w:rsid w:val="001F6223"/>
    <w:rsid w:val="001F6498"/>
    <w:rsid w:val="001F6A47"/>
    <w:rsid w:val="001F6DC9"/>
    <w:rsid w:val="001F71E7"/>
    <w:rsid w:val="001F78FF"/>
    <w:rsid w:val="001F793A"/>
    <w:rsid w:val="001F7C9C"/>
    <w:rsid w:val="002000A3"/>
    <w:rsid w:val="0020054E"/>
    <w:rsid w:val="002012D3"/>
    <w:rsid w:val="002044CF"/>
    <w:rsid w:val="002046E2"/>
    <w:rsid w:val="00204793"/>
    <w:rsid w:val="00204A4B"/>
    <w:rsid w:val="00204EC8"/>
    <w:rsid w:val="00205136"/>
    <w:rsid w:val="002054E7"/>
    <w:rsid w:val="00205706"/>
    <w:rsid w:val="00205765"/>
    <w:rsid w:val="00207048"/>
    <w:rsid w:val="00207443"/>
    <w:rsid w:val="00207931"/>
    <w:rsid w:val="00207AD9"/>
    <w:rsid w:val="00207F5E"/>
    <w:rsid w:val="00210722"/>
    <w:rsid w:val="00210724"/>
    <w:rsid w:val="00210728"/>
    <w:rsid w:val="00210C49"/>
    <w:rsid w:val="00210E49"/>
    <w:rsid w:val="0021101E"/>
    <w:rsid w:val="002111B8"/>
    <w:rsid w:val="00211370"/>
    <w:rsid w:val="00211687"/>
    <w:rsid w:val="00211803"/>
    <w:rsid w:val="00211DCB"/>
    <w:rsid w:val="00211ED7"/>
    <w:rsid w:val="00212D59"/>
    <w:rsid w:val="002133FC"/>
    <w:rsid w:val="002135E3"/>
    <w:rsid w:val="0021393B"/>
    <w:rsid w:val="00213BCE"/>
    <w:rsid w:val="002141A7"/>
    <w:rsid w:val="00214580"/>
    <w:rsid w:val="002158E2"/>
    <w:rsid w:val="00215949"/>
    <w:rsid w:val="00215B72"/>
    <w:rsid w:val="00215CE8"/>
    <w:rsid w:val="00215EAC"/>
    <w:rsid w:val="00216290"/>
    <w:rsid w:val="00216DA9"/>
    <w:rsid w:val="00216F07"/>
    <w:rsid w:val="0021705C"/>
    <w:rsid w:val="002178B1"/>
    <w:rsid w:val="00217A55"/>
    <w:rsid w:val="00217BCD"/>
    <w:rsid w:val="00217C7F"/>
    <w:rsid w:val="00217F6C"/>
    <w:rsid w:val="0022002A"/>
    <w:rsid w:val="002205ED"/>
    <w:rsid w:val="0022076B"/>
    <w:rsid w:val="00220941"/>
    <w:rsid w:val="00221147"/>
    <w:rsid w:val="00221201"/>
    <w:rsid w:val="002213B4"/>
    <w:rsid w:val="00221B0A"/>
    <w:rsid w:val="0022209F"/>
    <w:rsid w:val="002223B3"/>
    <w:rsid w:val="00222CFA"/>
    <w:rsid w:val="00222D42"/>
    <w:rsid w:val="00223253"/>
    <w:rsid w:val="00224114"/>
    <w:rsid w:val="002241EF"/>
    <w:rsid w:val="00224281"/>
    <w:rsid w:val="0022550A"/>
    <w:rsid w:val="00225951"/>
    <w:rsid w:val="00225998"/>
    <w:rsid w:val="00225C1D"/>
    <w:rsid w:val="002264C2"/>
    <w:rsid w:val="00226BD7"/>
    <w:rsid w:val="00226E23"/>
    <w:rsid w:val="002270BF"/>
    <w:rsid w:val="00227261"/>
    <w:rsid w:val="002273B5"/>
    <w:rsid w:val="00227751"/>
    <w:rsid w:val="00227A9E"/>
    <w:rsid w:val="00227E31"/>
    <w:rsid w:val="00230264"/>
    <w:rsid w:val="00230D45"/>
    <w:rsid w:val="00230E88"/>
    <w:rsid w:val="00230F22"/>
    <w:rsid w:val="0023100A"/>
    <w:rsid w:val="002312EA"/>
    <w:rsid w:val="0023188B"/>
    <w:rsid w:val="00232238"/>
    <w:rsid w:val="0023260A"/>
    <w:rsid w:val="002339E6"/>
    <w:rsid w:val="00234199"/>
    <w:rsid w:val="002346A1"/>
    <w:rsid w:val="0023492E"/>
    <w:rsid w:val="00234B7B"/>
    <w:rsid w:val="00235417"/>
    <w:rsid w:val="00235450"/>
    <w:rsid w:val="002369AF"/>
    <w:rsid w:val="002376D0"/>
    <w:rsid w:val="0024000E"/>
    <w:rsid w:val="00241935"/>
    <w:rsid w:val="00241DE5"/>
    <w:rsid w:val="0024281A"/>
    <w:rsid w:val="00243019"/>
    <w:rsid w:val="0024309A"/>
    <w:rsid w:val="00243D72"/>
    <w:rsid w:val="00244306"/>
    <w:rsid w:val="00244EEF"/>
    <w:rsid w:val="0024502F"/>
    <w:rsid w:val="00245710"/>
    <w:rsid w:val="0024581B"/>
    <w:rsid w:val="00245F98"/>
    <w:rsid w:val="00247026"/>
    <w:rsid w:val="00247155"/>
    <w:rsid w:val="00247323"/>
    <w:rsid w:val="002475F7"/>
    <w:rsid w:val="00247BE7"/>
    <w:rsid w:val="00247D53"/>
    <w:rsid w:val="0025022C"/>
    <w:rsid w:val="00250A88"/>
    <w:rsid w:val="002523A7"/>
    <w:rsid w:val="00252666"/>
    <w:rsid w:val="00252E34"/>
    <w:rsid w:val="0025315C"/>
    <w:rsid w:val="00253718"/>
    <w:rsid w:val="00255DCF"/>
    <w:rsid w:val="00255EC0"/>
    <w:rsid w:val="0025690E"/>
    <w:rsid w:val="00256B66"/>
    <w:rsid w:val="00256F2F"/>
    <w:rsid w:val="002572D3"/>
    <w:rsid w:val="002573CD"/>
    <w:rsid w:val="00260B60"/>
    <w:rsid w:val="002615EC"/>
    <w:rsid w:val="002616AC"/>
    <w:rsid w:val="0026229C"/>
    <w:rsid w:val="0026275E"/>
    <w:rsid w:val="00262914"/>
    <w:rsid w:val="00262C32"/>
    <w:rsid w:val="00263F9D"/>
    <w:rsid w:val="00264E18"/>
    <w:rsid w:val="002652AA"/>
    <w:rsid w:val="0026561A"/>
    <w:rsid w:val="0026608B"/>
    <w:rsid w:val="002667DF"/>
    <w:rsid w:val="00266ABB"/>
    <w:rsid w:val="0026718C"/>
    <w:rsid w:val="002673D8"/>
    <w:rsid w:val="00270D72"/>
    <w:rsid w:val="00270FCC"/>
    <w:rsid w:val="002712D7"/>
    <w:rsid w:val="002713B4"/>
    <w:rsid w:val="00271A25"/>
    <w:rsid w:val="00271C63"/>
    <w:rsid w:val="00271D92"/>
    <w:rsid w:val="00272001"/>
    <w:rsid w:val="002725C9"/>
    <w:rsid w:val="00273F94"/>
    <w:rsid w:val="00275319"/>
    <w:rsid w:val="002758E3"/>
    <w:rsid w:val="00275A84"/>
    <w:rsid w:val="00275FDC"/>
    <w:rsid w:val="0027647D"/>
    <w:rsid w:val="002768C0"/>
    <w:rsid w:val="00276969"/>
    <w:rsid w:val="00276A7B"/>
    <w:rsid w:val="00276B63"/>
    <w:rsid w:val="00277014"/>
    <w:rsid w:val="00277036"/>
    <w:rsid w:val="002775C2"/>
    <w:rsid w:val="0028012C"/>
    <w:rsid w:val="0028041A"/>
    <w:rsid w:val="002814C8"/>
    <w:rsid w:val="00281EF8"/>
    <w:rsid w:val="0028270B"/>
    <w:rsid w:val="0028289A"/>
    <w:rsid w:val="002829BC"/>
    <w:rsid w:val="002832AB"/>
    <w:rsid w:val="002836DC"/>
    <w:rsid w:val="002840CB"/>
    <w:rsid w:val="00284183"/>
    <w:rsid w:val="002851EB"/>
    <w:rsid w:val="00285600"/>
    <w:rsid w:val="00285649"/>
    <w:rsid w:val="002859FC"/>
    <w:rsid w:val="00285BEC"/>
    <w:rsid w:val="00285CD2"/>
    <w:rsid w:val="00286089"/>
    <w:rsid w:val="00286370"/>
    <w:rsid w:val="00286D6B"/>
    <w:rsid w:val="00286E04"/>
    <w:rsid w:val="00287947"/>
    <w:rsid w:val="00287964"/>
    <w:rsid w:val="00287CBD"/>
    <w:rsid w:val="00287F70"/>
    <w:rsid w:val="00290041"/>
    <w:rsid w:val="0029021F"/>
    <w:rsid w:val="002903AB"/>
    <w:rsid w:val="002905A8"/>
    <w:rsid w:val="00290FB7"/>
    <w:rsid w:val="00291C84"/>
    <w:rsid w:val="0029263F"/>
    <w:rsid w:val="002926D0"/>
    <w:rsid w:val="00292786"/>
    <w:rsid w:val="002938AA"/>
    <w:rsid w:val="00293B2A"/>
    <w:rsid w:val="00293B81"/>
    <w:rsid w:val="00293FD7"/>
    <w:rsid w:val="00293FFE"/>
    <w:rsid w:val="0029413A"/>
    <w:rsid w:val="002952F8"/>
    <w:rsid w:val="002954B5"/>
    <w:rsid w:val="002958E7"/>
    <w:rsid w:val="00296443"/>
    <w:rsid w:val="00296925"/>
    <w:rsid w:val="00296A3A"/>
    <w:rsid w:val="00297D56"/>
    <w:rsid w:val="002A032C"/>
    <w:rsid w:val="002A0BD8"/>
    <w:rsid w:val="002A0FD3"/>
    <w:rsid w:val="002A1150"/>
    <w:rsid w:val="002A1DAA"/>
    <w:rsid w:val="002A22AC"/>
    <w:rsid w:val="002A237E"/>
    <w:rsid w:val="002A24A2"/>
    <w:rsid w:val="002A29B1"/>
    <w:rsid w:val="002A2A56"/>
    <w:rsid w:val="002A30AB"/>
    <w:rsid w:val="002A3297"/>
    <w:rsid w:val="002A3331"/>
    <w:rsid w:val="002A49FA"/>
    <w:rsid w:val="002A4C03"/>
    <w:rsid w:val="002A539A"/>
    <w:rsid w:val="002A574F"/>
    <w:rsid w:val="002A5A36"/>
    <w:rsid w:val="002A5F02"/>
    <w:rsid w:val="002A63BE"/>
    <w:rsid w:val="002A69D0"/>
    <w:rsid w:val="002A6DC5"/>
    <w:rsid w:val="002A6ED2"/>
    <w:rsid w:val="002A70E4"/>
    <w:rsid w:val="002B08DE"/>
    <w:rsid w:val="002B0B16"/>
    <w:rsid w:val="002B0CAD"/>
    <w:rsid w:val="002B0DAF"/>
    <w:rsid w:val="002B207E"/>
    <w:rsid w:val="002B23A3"/>
    <w:rsid w:val="002B2404"/>
    <w:rsid w:val="002B2ECE"/>
    <w:rsid w:val="002B3099"/>
    <w:rsid w:val="002B3359"/>
    <w:rsid w:val="002B3481"/>
    <w:rsid w:val="002B3942"/>
    <w:rsid w:val="002B396A"/>
    <w:rsid w:val="002B39CA"/>
    <w:rsid w:val="002B3BD2"/>
    <w:rsid w:val="002B41CE"/>
    <w:rsid w:val="002B466F"/>
    <w:rsid w:val="002B4B09"/>
    <w:rsid w:val="002B4D09"/>
    <w:rsid w:val="002B5662"/>
    <w:rsid w:val="002B5B0A"/>
    <w:rsid w:val="002B5BB7"/>
    <w:rsid w:val="002B5ECF"/>
    <w:rsid w:val="002B61E0"/>
    <w:rsid w:val="002B64DB"/>
    <w:rsid w:val="002B6BCD"/>
    <w:rsid w:val="002B6C22"/>
    <w:rsid w:val="002B6C2B"/>
    <w:rsid w:val="002B7009"/>
    <w:rsid w:val="002B762C"/>
    <w:rsid w:val="002B78CE"/>
    <w:rsid w:val="002B7935"/>
    <w:rsid w:val="002B7A4C"/>
    <w:rsid w:val="002B7BB5"/>
    <w:rsid w:val="002C09B0"/>
    <w:rsid w:val="002C0AE9"/>
    <w:rsid w:val="002C1C4A"/>
    <w:rsid w:val="002C203A"/>
    <w:rsid w:val="002C21B6"/>
    <w:rsid w:val="002C2B3C"/>
    <w:rsid w:val="002C3058"/>
    <w:rsid w:val="002C33E8"/>
    <w:rsid w:val="002C3A3A"/>
    <w:rsid w:val="002C3AE3"/>
    <w:rsid w:val="002C3BC4"/>
    <w:rsid w:val="002C3F96"/>
    <w:rsid w:val="002C4695"/>
    <w:rsid w:val="002C4F74"/>
    <w:rsid w:val="002C554E"/>
    <w:rsid w:val="002C5B8B"/>
    <w:rsid w:val="002C600F"/>
    <w:rsid w:val="002C6FE8"/>
    <w:rsid w:val="002C71BB"/>
    <w:rsid w:val="002C7313"/>
    <w:rsid w:val="002C74F9"/>
    <w:rsid w:val="002D03E3"/>
    <w:rsid w:val="002D0444"/>
    <w:rsid w:val="002D050E"/>
    <w:rsid w:val="002D07B1"/>
    <w:rsid w:val="002D0B2D"/>
    <w:rsid w:val="002D0C9A"/>
    <w:rsid w:val="002D0E0D"/>
    <w:rsid w:val="002D20FA"/>
    <w:rsid w:val="002D2817"/>
    <w:rsid w:val="002D2A60"/>
    <w:rsid w:val="002D2BAB"/>
    <w:rsid w:val="002D2C77"/>
    <w:rsid w:val="002D2D11"/>
    <w:rsid w:val="002D2EDB"/>
    <w:rsid w:val="002D394F"/>
    <w:rsid w:val="002D4385"/>
    <w:rsid w:val="002D4E30"/>
    <w:rsid w:val="002D518E"/>
    <w:rsid w:val="002D52C5"/>
    <w:rsid w:val="002D5459"/>
    <w:rsid w:val="002D5489"/>
    <w:rsid w:val="002D54BD"/>
    <w:rsid w:val="002D5CEE"/>
    <w:rsid w:val="002D5DB9"/>
    <w:rsid w:val="002D6799"/>
    <w:rsid w:val="002D68D6"/>
    <w:rsid w:val="002D6BE1"/>
    <w:rsid w:val="002D6F4E"/>
    <w:rsid w:val="002D78F0"/>
    <w:rsid w:val="002E03EA"/>
    <w:rsid w:val="002E0578"/>
    <w:rsid w:val="002E08FF"/>
    <w:rsid w:val="002E23E3"/>
    <w:rsid w:val="002E23F7"/>
    <w:rsid w:val="002E2685"/>
    <w:rsid w:val="002E2D9F"/>
    <w:rsid w:val="002E2ECF"/>
    <w:rsid w:val="002E382A"/>
    <w:rsid w:val="002E3CC3"/>
    <w:rsid w:val="002E4963"/>
    <w:rsid w:val="002E4BC7"/>
    <w:rsid w:val="002E5091"/>
    <w:rsid w:val="002E5BDD"/>
    <w:rsid w:val="002E6C0D"/>
    <w:rsid w:val="002E7EED"/>
    <w:rsid w:val="002E7F3C"/>
    <w:rsid w:val="002E7F60"/>
    <w:rsid w:val="002F0021"/>
    <w:rsid w:val="002F0186"/>
    <w:rsid w:val="002F0B16"/>
    <w:rsid w:val="002F0FE9"/>
    <w:rsid w:val="002F21EA"/>
    <w:rsid w:val="002F24BE"/>
    <w:rsid w:val="002F296D"/>
    <w:rsid w:val="002F3AEB"/>
    <w:rsid w:val="002F3E4F"/>
    <w:rsid w:val="002F4031"/>
    <w:rsid w:val="002F4623"/>
    <w:rsid w:val="002F55CD"/>
    <w:rsid w:val="002F703B"/>
    <w:rsid w:val="002F7499"/>
    <w:rsid w:val="0030010F"/>
    <w:rsid w:val="00300641"/>
    <w:rsid w:val="00301361"/>
    <w:rsid w:val="00302138"/>
    <w:rsid w:val="0030274D"/>
    <w:rsid w:val="003027FA"/>
    <w:rsid w:val="00302DC0"/>
    <w:rsid w:val="0030366F"/>
    <w:rsid w:val="0030376F"/>
    <w:rsid w:val="00303868"/>
    <w:rsid w:val="00303930"/>
    <w:rsid w:val="00303B8C"/>
    <w:rsid w:val="00303C05"/>
    <w:rsid w:val="00304130"/>
    <w:rsid w:val="003044D1"/>
    <w:rsid w:val="00304BD8"/>
    <w:rsid w:val="0030524E"/>
    <w:rsid w:val="00305264"/>
    <w:rsid w:val="0030568F"/>
    <w:rsid w:val="00306C2F"/>
    <w:rsid w:val="0030770A"/>
    <w:rsid w:val="00307780"/>
    <w:rsid w:val="003100F0"/>
    <w:rsid w:val="00310F3E"/>
    <w:rsid w:val="00311628"/>
    <w:rsid w:val="00311B62"/>
    <w:rsid w:val="00311DAB"/>
    <w:rsid w:val="003125A2"/>
    <w:rsid w:val="0031298E"/>
    <w:rsid w:val="00312A07"/>
    <w:rsid w:val="003136FC"/>
    <w:rsid w:val="00313A46"/>
    <w:rsid w:val="00314CA9"/>
    <w:rsid w:val="00315C99"/>
    <w:rsid w:val="00316386"/>
    <w:rsid w:val="00316600"/>
    <w:rsid w:val="00316ADA"/>
    <w:rsid w:val="00316F07"/>
    <w:rsid w:val="00316F97"/>
    <w:rsid w:val="003174D2"/>
    <w:rsid w:val="00317887"/>
    <w:rsid w:val="00317A1A"/>
    <w:rsid w:val="00317F09"/>
    <w:rsid w:val="00320933"/>
    <w:rsid w:val="003209BB"/>
    <w:rsid w:val="00321026"/>
    <w:rsid w:val="00321250"/>
    <w:rsid w:val="00321753"/>
    <w:rsid w:val="003220C3"/>
    <w:rsid w:val="003220D6"/>
    <w:rsid w:val="003249B4"/>
    <w:rsid w:val="00324B20"/>
    <w:rsid w:val="00324E32"/>
    <w:rsid w:val="00325074"/>
    <w:rsid w:val="003264BB"/>
    <w:rsid w:val="0032658B"/>
    <w:rsid w:val="00326631"/>
    <w:rsid w:val="00326EC9"/>
    <w:rsid w:val="00326ECC"/>
    <w:rsid w:val="0033083D"/>
    <w:rsid w:val="0033089B"/>
    <w:rsid w:val="00330F58"/>
    <w:rsid w:val="003315E3"/>
    <w:rsid w:val="00331806"/>
    <w:rsid w:val="003324E8"/>
    <w:rsid w:val="003341A7"/>
    <w:rsid w:val="003347A1"/>
    <w:rsid w:val="00334B5B"/>
    <w:rsid w:val="00334BC1"/>
    <w:rsid w:val="003354F9"/>
    <w:rsid w:val="0033580A"/>
    <w:rsid w:val="00335C07"/>
    <w:rsid w:val="00336185"/>
    <w:rsid w:val="00336733"/>
    <w:rsid w:val="003372B9"/>
    <w:rsid w:val="00337D24"/>
    <w:rsid w:val="00337F67"/>
    <w:rsid w:val="00340203"/>
    <w:rsid w:val="00340987"/>
    <w:rsid w:val="00341E58"/>
    <w:rsid w:val="003421D9"/>
    <w:rsid w:val="00343250"/>
    <w:rsid w:val="003434D8"/>
    <w:rsid w:val="00343744"/>
    <w:rsid w:val="00343787"/>
    <w:rsid w:val="00343877"/>
    <w:rsid w:val="0034478F"/>
    <w:rsid w:val="00344B80"/>
    <w:rsid w:val="003453E1"/>
    <w:rsid w:val="00345428"/>
    <w:rsid w:val="003454F9"/>
    <w:rsid w:val="00346015"/>
    <w:rsid w:val="0034635E"/>
    <w:rsid w:val="00346B05"/>
    <w:rsid w:val="00350130"/>
    <w:rsid w:val="00350355"/>
    <w:rsid w:val="00350D44"/>
    <w:rsid w:val="00351566"/>
    <w:rsid w:val="00351AD7"/>
    <w:rsid w:val="00351BC1"/>
    <w:rsid w:val="00351C58"/>
    <w:rsid w:val="003522E9"/>
    <w:rsid w:val="00353674"/>
    <w:rsid w:val="003539AB"/>
    <w:rsid w:val="00353B31"/>
    <w:rsid w:val="00353D4A"/>
    <w:rsid w:val="0035496D"/>
    <w:rsid w:val="00354DDE"/>
    <w:rsid w:val="0035541D"/>
    <w:rsid w:val="00355D22"/>
    <w:rsid w:val="00355E3A"/>
    <w:rsid w:val="003565C9"/>
    <w:rsid w:val="003566F8"/>
    <w:rsid w:val="00356B5B"/>
    <w:rsid w:val="00356E79"/>
    <w:rsid w:val="003572C3"/>
    <w:rsid w:val="003577AD"/>
    <w:rsid w:val="003601E9"/>
    <w:rsid w:val="00361AF7"/>
    <w:rsid w:val="00361D54"/>
    <w:rsid w:val="00362FD4"/>
    <w:rsid w:val="0036346B"/>
    <w:rsid w:val="00363853"/>
    <w:rsid w:val="00363C27"/>
    <w:rsid w:val="00363F18"/>
    <w:rsid w:val="003641CC"/>
    <w:rsid w:val="003645AD"/>
    <w:rsid w:val="00364D8E"/>
    <w:rsid w:val="003653C5"/>
    <w:rsid w:val="003654B6"/>
    <w:rsid w:val="00366572"/>
    <w:rsid w:val="003665F4"/>
    <w:rsid w:val="0036690A"/>
    <w:rsid w:val="00366A55"/>
    <w:rsid w:val="00366FEE"/>
    <w:rsid w:val="0036715B"/>
    <w:rsid w:val="003674FB"/>
    <w:rsid w:val="0036789B"/>
    <w:rsid w:val="00367AC6"/>
    <w:rsid w:val="00367D82"/>
    <w:rsid w:val="00367F0B"/>
    <w:rsid w:val="00367F3A"/>
    <w:rsid w:val="003705A5"/>
    <w:rsid w:val="00370BD4"/>
    <w:rsid w:val="003711FD"/>
    <w:rsid w:val="00371284"/>
    <w:rsid w:val="003716AD"/>
    <w:rsid w:val="00371764"/>
    <w:rsid w:val="00372232"/>
    <w:rsid w:val="003724A7"/>
    <w:rsid w:val="0037263F"/>
    <w:rsid w:val="00372F3C"/>
    <w:rsid w:val="003731DF"/>
    <w:rsid w:val="0037416A"/>
    <w:rsid w:val="003752FD"/>
    <w:rsid w:val="00375927"/>
    <w:rsid w:val="00375C32"/>
    <w:rsid w:val="00376350"/>
    <w:rsid w:val="003764EC"/>
    <w:rsid w:val="0037662E"/>
    <w:rsid w:val="00376890"/>
    <w:rsid w:val="003769B4"/>
    <w:rsid w:val="003773E0"/>
    <w:rsid w:val="0037756A"/>
    <w:rsid w:val="00380C52"/>
    <w:rsid w:val="00381CF1"/>
    <w:rsid w:val="00381D23"/>
    <w:rsid w:val="00381D2B"/>
    <w:rsid w:val="00381DB7"/>
    <w:rsid w:val="00381F89"/>
    <w:rsid w:val="0038260D"/>
    <w:rsid w:val="0038279C"/>
    <w:rsid w:val="0038281F"/>
    <w:rsid w:val="00382BD8"/>
    <w:rsid w:val="0038328B"/>
    <w:rsid w:val="0038350D"/>
    <w:rsid w:val="00383AFE"/>
    <w:rsid w:val="00383BD9"/>
    <w:rsid w:val="00383BF9"/>
    <w:rsid w:val="00383C5C"/>
    <w:rsid w:val="00383E2A"/>
    <w:rsid w:val="00384E5A"/>
    <w:rsid w:val="0038503D"/>
    <w:rsid w:val="00385842"/>
    <w:rsid w:val="00385D5E"/>
    <w:rsid w:val="00386714"/>
    <w:rsid w:val="00386973"/>
    <w:rsid w:val="00386C32"/>
    <w:rsid w:val="0038707B"/>
    <w:rsid w:val="00387406"/>
    <w:rsid w:val="00387894"/>
    <w:rsid w:val="00387A4D"/>
    <w:rsid w:val="00387C2C"/>
    <w:rsid w:val="00387DB4"/>
    <w:rsid w:val="0039010D"/>
    <w:rsid w:val="003901BB"/>
    <w:rsid w:val="00390543"/>
    <w:rsid w:val="003906B8"/>
    <w:rsid w:val="00390742"/>
    <w:rsid w:val="003909E8"/>
    <w:rsid w:val="003914FD"/>
    <w:rsid w:val="003915B5"/>
    <w:rsid w:val="00391D7F"/>
    <w:rsid w:val="00391EEF"/>
    <w:rsid w:val="00392558"/>
    <w:rsid w:val="00392A14"/>
    <w:rsid w:val="00392EC0"/>
    <w:rsid w:val="00393042"/>
    <w:rsid w:val="00393C76"/>
    <w:rsid w:val="00393CBA"/>
    <w:rsid w:val="00393E01"/>
    <w:rsid w:val="00393FB7"/>
    <w:rsid w:val="0039454C"/>
    <w:rsid w:val="00394AD0"/>
    <w:rsid w:val="00394DC4"/>
    <w:rsid w:val="00395690"/>
    <w:rsid w:val="003963CA"/>
    <w:rsid w:val="0039688F"/>
    <w:rsid w:val="003968B3"/>
    <w:rsid w:val="003977E1"/>
    <w:rsid w:val="003978F1"/>
    <w:rsid w:val="00397F43"/>
    <w:rsid w:val="003A002C"/>
    <w:rsid w:val="003A093F"/>
    <w:rsid w:val="003A0B31"/>
    <w:rsid w:val="003A0C7B"/>
    <w:rsid w:val="003A0DB8"/>
    <w:rsid w:val="003A1187"/>
    <w:rsid w:val="003A1C30"/>
    <w:rsid w:val="003A1CA9"/>
    <w:rsid w:val="003A3288"/>
    <w:rsid w:val="003A3C14"/>
    <w:rsid w:val="003A3C66"/>
    <w:rsid w:val="003A3D7A"/>
    <w:rsid w:val="003A44C3"/>
    <w:rsid w:val="003A46C2"/>
    <w:rsid w:val="003A5B78"/>
    <w:rsid w:val="003A625B"/>
    <w:rsid w:val="003A6623"/>
    <w:rsid w:val="003A6A06"/>
    <w:rsid w:val="003A6D47"/>
    <w:rsid w:val="003A6FCA"/>
    <w:rsid w:val="003A7048"/>
    <w:rsid w:val="003A7993"/>
    <w:rsid w:val="003A7A38"/>
    <w:rsid w:val="003A7EAB"/>
    <w:rsid w:val="003B0429"/>
    <w:rsid w:val="003B1137"/>
    <w:rsid w:val="003B127A"/>
    <w:rsid w:val="003B18A9"/>
    <w:rsid w:val="003B1B89"/>
    <w:rsid w:val="003B1F76"/>
    <w:rsid w:val="003B3231"/>
    <w:rsid w:val="003B33B5"/>
    <w:rsid w:val="003B54AA"/>
    <w:rsid w:val="003B6069"/>
    <w:rsid w:val="003B6C6C"/>
    <w:rsid w:val="003B6F58"/>
    <w:rsid w:val="003B71B3"/>
    <w:rsid w:val="003B72BE"/>
    <w:rsid w:val="003B761B"/>
    <w:rsid w:val="003B78DC"/>
    <w:rsid w:val="003B7F62"/>
    <w:rsid w:val="003C02A6"/>
    <w:rsid w:val="003C0DA4"/>
    <w:rsid w:val="003C13B1"/>
    <w:rsid w:val="003C1D20"/>
    <w:rsid w:val="003C201D"/>
    <w:rsid w:val="003C384B"/>
    <w:rsid w:val="003C3935"/>
    <w:rsid w:val="003C3CC5"/>
    <w:rsid w:val="003C3E5F"/>
    <w:rsid w:val="003C5383"/>
    <w:rsid w:val="003C5482"/>
    <w:rsid w:val="003C5669"/>
    <w:rsid w:val="003C6034"/>
    <w:rsid w:val="003C60D7"/>
    <w:rsid w:val="003C6898"/>
    <w:rsid w:val="003C6D58"/>
    <w:rsid w:val="003C7322"/>
    <w:rsid w:val="003C777A"/>
    <w:rsid w:val="003D019C"/>
    <w:rsid w:val="003D024D"/>
    <w:rsid w:val="003D08AA"/>
    <w:rsid w:val="003D09DC"/>
    <w:rsid w:val="003D0B0F"/>
    <w:rsid w:val="003D1204"/>
    <w:rsid w:val="003D1876"/>
    <w:rsid w:val="003D1A45"/>
    <w:rsid w:val="003D2513"/>
    <w:rsid w:val="003D2688"/>
    <w:rsid w:val="003D27B8"/>
    <w:rsid w:val="003D2DA4"/>
    <w:rsid w:val="003D316E"/>
    <w:rsid w:val="003D4918"/>
    <w:rsid w:val="003D4C26"/>
    <w:rsid w:val="003D4CD0"/>
    <w:rsid w:val="003D541D"/>
    <w:rsid w:val="003D57BC"/>
    <w:rsid w:val="003D5B8F"/>
    <w:rsid w:val="003D5DBC"/>
    <w:rsid w:val="003D5E2C"/>
    <w:rsid w:val="003D6567"/>
    <w:rsid w:val="003D6658"/>
    <w:rsid w:val="003D6A2B"/>
    <w:rsid w:val="003D7F0B"/>
    <w:rsid w:val="003D7FE0"/>
    <w:rsid w:val="003E04F9"/>
    <w:rsid w:val="003E09B6"/>
    <w:rsid w:val="003E1BA2"/>
    <w:rsid w:val="003E271D"/>
    <w:rsid w:val="003E3814"/>
    <w:rsid w:val="003E382A"/>
    <w:rsid w:val="003E3950"/>
    <w:rsid w:val="003E3BEC"/>
    <w:rsid w:val="003E3D5B"/>
    <w:rsid w:val="003E405F"/>
    <w:rsid w:val="003E4620"/>
    <w:rsid w:val="003E4C13"/>
    <w:rsid w:val="003E526F"/>
    <w:rsid w:val="003E58D4"/>
    <w:rsid w:val="003E5AB3"/>
    <w:rsid w:val="003E63D9"/>
    <w:rsid w:val="003E6652"/>
    <w:rsid w:val="003E69B6"/>
    <w:rsid w:val="003E6F9D"/>
    <w:rsid w:val="003E7615"/>
    <w:rsid w:val="003E79D6"/>
    <w:rsid w:val="003F10CC"/>
    <w:rsid w:val="003F125D"/>
    <w:rsid w:val="003F1AD5"/>
    <w:rsid w:val="003F260B"/>
    <w:rsid w:val="003F2734"/>
    <w:rsid w:val="003F2838"/>
    <w:rsid w:val="003F2A7F"/>
    <w:rsid w:val="003F2B37"/>
    <w:rsid w:val="003F2D38"/>
    <w:rsid w:val="003F31AE"/>
    <w:rsid w:val="003F377C"/>
    <w:rsid w:val="003F3AA2"/>
    <w:rsid w:val="003F42F9"/>
    <w:rsid w:val="003F5CA5"/>
    <w:rsid w:val="003F62A6"/>
    <w:rsid w:val="003F62CB"/>
    <w:rsid w:val="003F6BD3"/>
    <w:rsid w:val="00400252"/>
    <w:rsid w:val="004002A4"/>
    <w:rsid w:val="0040047D"/>
    <w:rsid w:val="00400ADE"/>
    <w:rsid w:val="00400CFD"/>
    <w:rsid w:val="00401AEF"/>
    <w:rsid w:val="00401C05"/>
    <w:rsid w:val="00401E14"/>
    <w:rsid w:val="00401F00"/>
    <w:rsid w:val="00401F14"/>
    <w:rsid w:val="0040201D"/>
    <w:rsid w:val="00402226"/>
    <w:rsid w:val="00402CF9"/>
    <w:rsid w:val="00403706"/>
    <w:rsid w:val="00403D2A"/>
    <w:rsid w:val="00403F3D"/>
    <w:rsid w:val="00404EB4"/>
    <w:rsid w:val="00404EF7"/>
    <w:rsid w:val="00405C55"/>
    <w:rsid w:val="00406A26"/>
    <w:rsid w:val="00407162"/>
    <w:rsid w:val="00407A0E"/>
    <w:rsid w:val="00407E7B"/>
    <w:rsid w:val="00407FC3"/>
    <w:rsid w:val="004101ED"/>
    <w:rsid w:val="00410994"/>
    <w:rsid w:val="00410B5B"/>
    <w:rsid w:val="004118D2"/>
    <w:rsid w:val="00411FAB"/>
    <w:rsid w:val="00412174"/>
    <w:rsid w:val="00412611"/>
    <w:rsid w:val="004129B6"/>
    <w:rsid w:val="00412BB2"/>
    <w:rsid w:val="00413591"/>
    <w:rsid w:val="00413D78"/>
    <w:rsid w:val="00413E89"/>
    <w:rsid w:val="004146FC"/>
    <w:rsid w:val="00414AD0"/>
    <w:rsid w:val="004154D6"/>
    <w:rsid w:val="00415893"/>
    <w:rsid w:val="00415ADA"/>
    <w:rsid w:val="0041606B"/>
    <w:rsid w:val="004165BC"/>
    <w:rsid w:val="004166E6"/>
    <w:rsid w:val="00416DC2"/>
    <w:rsid w:val="0041713B"/>
    <w:rsid w:val="0041724F"/>
    <w:rsid w:val="00417330"/>
    <w:rsid w:val="00421A0B"/>
    <w:rsid w:val="00421BDA"/>
    <w:rsid w:val="00421F98"/>
    <w:rsid w:val="00422177"/>
    <w:rsid w:val="00422387"/>
    <w:rsid w:val="00423507"/>
    <w:rsid w:val="004250BD"/>
    <w:rsid w:val="00425101"/>
    <w:rsid w:val="00425348"/>
    <w:rsid w:val="00425C7E"/>
    <w:rsid w:val="00425F8B"/>
    <w:rsid w:val="00425FA8"/>
    <w:rsid w:val="004264BA"/>
    <w:rsid w:val="004266B0"/>
    <w:rsid w:val="00426B1A"/>
    <w:rsid w:val="00426C12"/>
    <w:rsid w:val="00427DD0"/>
    <w:rsid w:val="004308A7"/>
    <w:rsid w:val="004310EB"/>
    <w:rsid w:val="00431267"/>
    <w:rsid w:val="00431353"/>
    <w:rsid w:val="00431421"/>
    <w:rsid w:val="00431573"/>
    <w:rsid w:val="00431617"/>
    <w:rsid w:val="00431826"/>
    <w:rsid w:val="004329B1"/>
    <w:rsid w:val="00432B2F"/>
    <w:rsid w:val="0043314B"/>
    <w:rsid w:val="00433395"/>
    <w:rsid w:val="00433D32"/>
    <w:rsid w:val="0043549A"/>
    <w:rsid w:val="00435523"/>
    <w:rsid w:val="00435583"/>
    <w:rsid w:val="00435EC8"/>
    <w:rsid w:val="0043623B"/>
    <w:rsid w:val="00436541"/>
    <w:rsid w:val="004365F4"/>
    <w:rsid w:val="004367B6"/>
    <w:rsid w:val="004367BC"/>
    <w:rsid w:val="00436BB7"/>
    <w:rsid w:val="00437929"/>
    <w:rsid w:val="00437E9C"/>
    <w:rsid w:val="004401EE"/>
    <w:rsid w:val="00441015"/>
    <w:rsid w:val="00442F6B"/>
    <w:rsid w:val="0044346C"/>
    <w:rsid w:val="004434B7"/>
    <w:rsid w:val="00444AA5"/>
    <w:rsid w:val="00444E31"/>
    <w:rsid w:val="00445463"/>
    <w:rsid w:val="00445655"/>
    <w:rsid w:val="004463FF"/>
    <w:rsid w:val="00446641"/>
    <w:rsid w:val="00447042"/>
    <w:rsid w:val="004474A6"/>
    <w:rsid w:val="004479EA"/>
    <w:rsid w:val="00447A82"/>
    <w:rsid w:val="00447AB6"/>
    <w:rsid w:val="00447C7F"/>
    <w:rsid w:val="00447D11"/>
    <w:rsid w:val="00451086"/>
    <w:rsid w:val="004512B5"/>
    <w:rsid w:val="004516BB"/>
    <w:rsid w:val="00451AE7"/>
    <w:rsid w:val="00451C84"/>
    <w:rsid w:val="00451E0C"/>
    <w:rsid w:val="00452279"/>
    <w:rsid w:val="004525F3"/>
    <w:rsid w:val="0045307B"/>
    <w:rsid w:val="0045395C"/>
    <w:rsid w:val="00453DA0"/>
    <w:rsid w:val="00453EEB"/>
    <w:rsid w:val="00454821"/>
    <w:rsid w:val="0045520B"/>
    <w:rsid w:val="004557AB"/>
    <w:rsid w:val="00455E9D"/>
    <w:rsid w:val="00456B52"/>
    <w:rsid w:val="00456BF7"/>
    <w:rsid w:val="00457382"/>
    <w:rsid w:val="00457CD7"/>
    <w:rsid w:val="00457EE8"/>
    <w:rsid w:val="00460031"/>
    <w:rsid w:val="004602EC"/>
    <w:rsid w:val="00460607"/>
    <w:rsid w:val="0046068E"/>
    <w:rsid w:val="00460AF6"/>
    <w:rsid w:val="00461237"/>
    <w:rsid w:val="0046139C"/>
    <w:rsid w:val="00463B38"/>
    <w:rsid w:val="00463D26"/>
    <w:rsid w:val="00464338"/>
    <w:rsid w:val="004658BF"/>
    <w:rsid w:val="00465A37"/>
    <w:rsid w:val="00465C2A"/>
    <w:rsid w:val="00466852"/>
    <w:rsid w:val="0046687A"/>
    <w:rsid w:val="00466F69"/>
    <w:rsid w:val="004678E0"/>
    <w:rsid w:val="00467F6E"/>
    <w:rsid w:val="00470DDC"/>
    <w:rsid w:val="00470F08"/>
    <w:rsid w:val="0047138C"/>
    <w:rsid w:val="00471464"/>
    <w:rsid w:val="0047163E"/>
    <w:rsid w:val="00472BD6"/>
    <w:rsid w:val="0047315F"/>
    <w:rsid w:val="00473183"/>
    <w:rsid w:val="004739F6"/>
    <w:rsid w:val="00473A80"/>
    <w:rsid w:val="004741C9"/>
    <w:rsid w:val="00475655"/>
    <w:rsid w:val="0047567C"/>
    <w:rsid w:val="004756F5"/>
    <w:rsid w:val="00475EDF"/>
    <w:rsid w:val="00475FB0"/>
    <w:rsid w:val="0047648E"/>
    <w:rsid w:val="004766EF"/>
    <w:rsid w:val="00476757"/>
    <w:rsid w:val="00476C38"/>
    <w:rsid w:val="00476F34"/>
    <w:rsid w:val="004773C4"/>
    <w:rsid w:val="004777F7"/>
    <w:rsid w:val="00480E69"/>
    <w:rsid w:val="0048122B"/>
    <w:rsid w:val="00481791"/>
    <w:rsid w:val="00482518"/>
    <w:rsid w:val="004829BC"/>
    <w:rsid w:val="00482C16"/>
    <w:rsid w:val="0048310F"/>
    <w:rsid w:val="004841F9"/>
    <w:rsid w:val="0048425E"/>
    <w:rsid w:val="00484B7E"/>
    <w:rsid w:val="00485FD4"/>
    <w:rsid w:val="00486285"/>
    <w:rsid w:val="004862DD"/>
    <w:rsid w:val="004863A2"/>
    <w:rsid w:val="004864FC"/>
    <w:rsid w:val="004865E0"/>
    <w:rsid w:val="00486C92"/>
    <w:rsid w:val="00486DF2"/>
    <w:rsid w:val="004875E8"/>
    <w:rsid w:val="00487AC1"/>
    <w:rsid w:val="0049041A"/>
    <w:rsid w:val="004904F7"/>
    <w:rsid w:val="004904FA"/>
    <w:rsid w:val="0049075E"/>
    <w:rsid w:val="00490B27"/>
    <w:rsid w:val="00491368"/>
    <w:rsid w:val="0049158E"/>
    <w:rsid w:val="00491D72"/>
    <w:rsid w:val="00491DD4"/>
    <w:rsid w:val="00492057"/>
    <w:rsid w:val="00492A75"/>
    <w:rsid w:val="00492FD4"/>
    <w:rsid w:val="004935BD"/>
    <w:rsid w:val="00494101"/>
    <w:rsid w:val="00494EBB"/>
    <w:rsid w:val="004954F7"/>
    <w:rsid w:val="00495725"/>
    <w:rsid w:val="00495CE4"/>
    <w:rsid w:val="00496164"/>
    <w:rsid w:val="004965E4"/>
    <w:rsid w:val="00496E3B"/>
    <w:rsid w:val="004971E0"/>
    <w:rsid w:val="00497AFD"/>
    <w:rsid w:val="00497BA3"/>
    <w:rsid w:val="00497DA9"/>
    <w:rsid w:val="004A00B4"/>
    <w:rsid w:val="004A0688"/>
    <w:rsid w:val="004A07FC"/>
    <w:rsid w:val="004A123E"/>
    <w:rsid w:val="004A1826"/>
    <w:rsid w:val="004A1A6A"/>
    <w:rsid w:val="004A1B94"/>
    <w:rsid w:val="004A1BB9"/>
    <w:rsid w:val="004A2C3C"/>
    <w:rsid w:val="004A367B"/>
    <w:rsid w:val="004A48FA"/>
    <w:rsid w:val="004A4937"/>
    <w:rsid w:val="004A516B"/>
    <w:rsid w:val="004A6C7D"/>
    <w:rsid w:val="004A6D4B"/>
    <w:rsid w:val="004A6DB4"/>
    <w:rsid w:val="004A6E68"/>
    <w:rsid w:val="004A76B6"/>
    <w:rsid w:val="004A7C53"/>
    <w:rsid w:val="004B037F"/>
    <w:rsid w:val="004B0CA3"/>
    <w:rsid w:val="004B1169"/>
    <w:rsid w:val="004B126C"/>
    <w:rsid w:val="004B1312"/>
    <w:rsid w:val="004B1BDB"/>
    <w:rsid w:val="004B1EA2"/>
    <w:rsid w:val="004B293D"/>
    <w:rsid w:val="004B3DA9"/>
    <w:rsid w:val="004B405A"/>
    <w:rsid w:val="004B42D6"/>
    <w:rsid w:val="004B476F"/>
    <w:rsid w:val="004B48FA"/>
    <w:rsid w:val="004B5508"/>
    <w:rsid w:val="004B6158"/>
    <w:rsid w:val="004B64F0"/>
    <w:rsid w:val="004B6562"/>
    <w:rsid w:val="004B66C7"/>
    <w:rsid w:val="004B6926"/>
    <w:rsid w:val="004B70E5"/>
    <w:rsid w:val="004B7115"/>
    <w:rsid w:val="004B7879"/>
    <w:rsid w:val="004B7972"/>
    <w:rsid w:val="004B7A07"/>
    <w:rsid w:val="004B7B89"/>
    <w:rsid w:val="004C048D"/>
    <w:rsid w:val="004C0BC4"/>
    <w:rsid w:val="004C0E53"/>
    <w:rsid w:val="004C0F08"/>
    <w:rsid w:val="004C1753"/>
    <w:rsid w:val="004C2104"/>
    <w:rsid w:val="004C2543"/>
    <w:rsid w:val="004C25A4"/>
    <w:rsid w:val="004C2E3D"/>
    <w:rsid w:val="004C37F7"/>
    <w:rsid w:val="004C3A77"/>
    <w:rsid w:val="004C3C71"/>
    <w:rsid w:val="004C3ED0"/>
    <w:rsid w:val="004C549D"/>
    <w:rsid w:val="004C56F1"/>
    <w:rsid w:val="004C6965"/>
    <w:rsid w:val="004C6C3E"/>
    <w:rsid w:val="004C76F4"/>
    <w:rsid w:val="004C798E"/>
    <w:rsid w:val="004D02C1"/>
    <w:rsid w:val="004D12EA"/>
    <w:rsid w:val="004D23BE"/>
    <w:rsid w:val="004D23C0"/>
    <w:rsid w:val="004D260A"/>
    <w:rsid w:val="004D2674"/>
    <w:rsid w:val="004D2B8E"/>
    <w:rsid w:val="004D474C"/>
    <w:rsid w:val="004D477E"/>
    <w:rsid w:val="004D5239"/>
    <w:rsid w:val="004D5FD4"/>
    <w:rsid w:val="004D662A"/>
    <w:rsid w:val="004D664B"/>
    <w:rsid w:val="004D6C22"/>
    <w:rsid w:val="004D76EE"/>
    <w:rsid w:val="004D7935"/>
    <w:rsid w:val="004D7B39"/>
    <w:rsid w:val="004E096A"/>
    <w:rsid w:val="004E0AA7"/>
    <w:rsid w:val="004E1730"/>
    <w:rsid w:val="004E18A5"/>
    <w:rsid w:val="004E1E4F"/>
    <w:rsid w:val="004E1F57"/>
    <w:rsid w:val="004E3866"/>
    <w:rsid w:val="004E465B"/>
    <w:rsid w:val="004E575F"/>
    <w:rsid w:val="004E5975"/>
    <w:rsid w:val="004E5DB2"/>
    <w:rsid w:val="004E646A"/>
    <w:rsid w:val="004E6623"/>
    <w:rsid w:val="004E6D07"/>
    <w:rsid w:val="004E6E0E"/>
    <w:rsid w:val="004E7D0A"/>
    <w:rsid w:val="004F0306"/>
    <w:rsid w:val="004F0573"/>
    <w:rsid w:val="004F094C"/>
    <w:rsid w:val="004F0A64"/>
    <w:rsid w:val="004F0D1B"/>
    <w:rsid w:val="004F2339"/>
    <w:rsid w:val="004F25CA"/>
    <w:rsid w:val="004F25CC"/>
    <w:rsid w:val="004F2BA0"/>
    <w:rsid w:val="004F3124"/>
    <w:rsid w:val="004F4DF6"/>
    <w:rsid w:val="004F5069"/>
    <w:rsid w:val="004F59B7"/>
    <w:rsid w:val="004F6A1D"/>
    <w:rsid w:val="004F7149"/>
    <w:rsid w:val="004F72DF"/>
    <w:rsid w:val="004F7355"/>
    <w:rsid w:val="004F75DF"/>
    <w:rsid w:val="004F7ECC"/>
    <w:rsid w:val="0050037B"/>
    <w:rsid w:val="00500A32"/>
    <w:rsid w:val="00500A99"/>
    <w:rsid w:val="00501688"/>
    <w:rsid w:val="005017B2"/>
    <w:rsid w:val="0050182D"/>
    <w:rsid w:val="005024E9"/>
    <w:rsid w:val="0050264B"/>
    <w:rsid w:val="00502659"/>
    <w:rsid w:val="00503338"/>
    <w:rsid w:val="00505485"/>
    <w:rsid w:val="00507D8C"/>
    <w:rsid w:val="005106D3"/>
    <w:rsid w:val="00511841"/>
    <w:rsid w:val="00511895"/>
    <w:rsid w:val="00512468"/>
    <w:rsid w:val="00512544"/>
    <w:rsid w:val="0051276C"/>
    <w:rsid w:val="00512C4E"/>
    <w:rsid w:val="00514580"/>
    <w:rsid w:val="00514C43"/>
    <w:rsid w:val="00514F02"/>
    <w:rsid w:val="0051508F"/>
    <w:rsid w:val="00515382"/>
    <w:rsid w:val="005155D7"/>
    <w:rsid w:val="005156D9"/>
    <w:rsid w:val="00516396"/>
    <w:rsid w:val="005173B4"/>
    <w:rsid w:val="00517670"/>
    <w:rsid w:val="00517794"/>
    <w:rsid w:val="005179E3"/>
    <w:rsid w:val="005179F0"/>
    <w:rsid w:val="00517EF0"/>
    <w:rsid w:val="00520164"/>
    <w:rsid w:val="00520775"/>
    <w:rsid w:val="00521178"/>
    <w:rsid w:val="005211D5"/>
    <w:rsid w:val="00521472"/>
    <w:rsid w:val="00521DC4"/>
    <w:rsid w:val="00522536"/>
    <w:rsid w:val="00522853"/>
    <w:rsid w:val="00523297"/>
    <w:rsid w:val="0052382F"/>
    <w:rsid w:val="00523864"/>
    <w:rsid w:val="00523E5D"/>
    <w:rsid w:val="00523FFA"/>
    <w:rsid w:val="00524C4F"/>
    <w:rsid w:val="005250AC"/>
    <w:rsid w:val="005255AD"/>
    <w:rsid w:val="005259B3"/>
    <w:rsid w:val="00525BCF"/>
    <w:rsid w:val="005263DB"/>
    <w:rsid w:val="00526583"/>
    <w:rsid w:val="0052688B"/>
    <w:rsid w:val="005268CA"/>
    <w:rsid w:val="00526BE9"/>
    <w:rsid w:val="00526F60"/>
    <w:rsid w:val="005272C5"/>
    <w:rsid w:val="00527887"/>
    <w:rsid w:val="00530050"/>
    <w:rsid w:val="0053007A"/>
    <w:rsid w:val="0053018A"/>
    <w:rsid w:val="005303DA"/>
    <w:rsid w:val="0053081F"/>
    <w:rsid w:val="00531067"/>
    <w:rsid w:val="005311EB"/>
    <w:rsid w:val="00531AA1"/>
    <w:rsid w:val="00532F71"/>
    <w:rsid w:val="005332D9"/>
    <w:rsid w:val="00533366"/>
    <w:rsid w:val="00533552"/>
    <w:rsid w:val="00534D80"/>
    <w:rsid w:val="00535994"/>
    <w:rsid w:val="00535BC1"/>
    <w:rsid w:val="00536903"/>
    <w:rsid w:val="00536AB2"/>
    <w:rsid w:val="00536C3A"/>
    <w:rsid w:val="00536DB5"/>
    <w:rsid w:val="00537399"/>
    <w:rsid w:val="0053752B"/>
    <w:rsid w:val="0053757F"/>
    <w:rsid w:val="00537A85"/>
    <w:rsid w:val="00537C64"/>
    <w:rsid w:val="00537CF5"/>
    <w:rsid w:val="0054098E"/>
    <w:rsid w:val="00540D10"/>
    <w:rsid w:val="00540E97"/>
    <w:rsid w:val="005414F7"/>
    <w:rsid w:val="00541E3D"/>
    <w:rsid w:val="0054205E"/>
    <w:rsid w:val="0054258F"/>
    <w:rsid w:val="00542B36"/>
    <w:rsid w:val="00542DBB"/>
    <w:rsid w:val="005430EC"/>
    <w:rsid w:val="0054345D"/>
    <w:rsid w:val="0054410C"/>
    <w:rsid w:val="00544794"/>
    <w:rsid w:val="00544D80"/>
    <w:rsid w:val="005459F8"/>
    <w:rsid w:val="00545B75"/>
    <w:rsid w:val="00545D04"/>
    <w:rsid w:val="00545F1B"/>
    <w:rsid w:val="00546697"/>
    <w:rsid w:val="005468DD"/>
    <w:rsid w:val="00547469"/>
    <w:rsid w:val="00547C8B"/>
    <w:rsid w:val="00547F6B"/>
    <w:rsid w:val="005503B8"/>
    <w:rsid w:val="00550560"/>
    <w:rsid w:val="00550D07"/>
    <w:rsid w:val="00550F13"/>
    <w:rsid w:val="0055122B"/>
    <w:rsid w:val="00551DA8"/>
    <w:rsid w:val="00551ED2"/>
    <w:rsid w:val="005520E5"/>
    <w:rsid w:val="0055283A"/>
    <w:rsid w:val="00553ACB"/>
    <w:rsid w:val="005542B2"/>
    <w:rsid w:val="00554747"/>
    <w:rsid w:val="005555F1"/>
    <w:rsid w:val="005566E5"/>
    <w:rsid w:val="00556731"/>
    <w:rsid w:val="0055675A"/>
    <w:rsid w:val="00556CBC"/>
    <w:rsid w:val="0055713A"/>
    <w:rsid w:val="00557490"/>
    <w:rsid w:val="0055758C"/>
    <w:rsid w:val="00557B1D"/>
    <w:rsid w:val="00557B92"/>
    <w:rsid w:val="00557C81"/>
    <w:rsid w:val="00560B37"/>
    <w:rsid w:val="005610C0"/>
    <w:rsid w:val="005615A7"/>
    <w:rsid w:val="00561988"/>
    <w:rsid w:val="005619FB"/>
    <w:rsid w:val="00562262"/>
    <w:rsid w:val="005630E4"/>
    <w:rsid w:val="0056331E"/>
    <w:rsid w:val="00563BB7"/>
    <w:rsid w:val="00563E0A"/>
    <w:rsid w:val="0056500A"/>
    <w:rsid w:val="00565D23"/>
    <w:rsid w:val="00565FC0"/>
    <w:rsid w:val="005665F8"/>
    <w:rsid w:val="0056755A"/>
    <w:rsid w:val="00567751"/>
    <w:rsid w:val="00567843"/>
    <w:rsid w:val="0057093A"/>
    <w:rsid w:val="00570B7F"/>
    <w:rsid w:val="00570C70"/>
    <w:rsid w:val="00570D59"/>
    <w:rsid w:val="00570FC8"/>
    <w:rsid w:val="0057106D"/>
    <w:rsid w:val="00573B07"/>
    <w:rsid w:val="005742B0"/>
    <w:rsid w:val="005742DB"/>
    <w:rsid w:val="00575BE9"/>
    <w:rsid w:val="00575EC3"/>
    <w:rsid w:val="005760CC"/>
    <w:rsid w:val="00576782"/>
    <w:rsid w:val="0057714F"/>
    <w:rsid w:val="00577261"/>
    <w:rsid w:val="0057752F"/>
    <w:rsid w:val="00577AD9"/>
    <w:rsid w:val="00577B95"/>
    <w:rsid w:val="005801B2"/>
    <w:rsid w:val="0058023C"/>
    <w:rsid w:val="00580FAA"/>
    <w:rsid w:val="00581324"/>
    <w:rsid w:val="00581326"/>
    <w:rsid w:val="00581747"/>
    <w:rsid w:val="00581951"/>
    <w:rsid w:val="00581B3C"/>
    <w:rsid w:val="00582128"/>
    <w:rsid w:val="005824E7"/>
    <w:rsid w:val="00582CE0"/>
    <w:rsid w:val="00582F66"/>
    <w:rsid w:val="00583198"/>
    <w:rsid w:val="00583A17"/>
    <w:rsid w:val="00584658"/>
    <w:rsid w:val="005850A4"/>
    <w:rsid w:val="0058566C"/>
    <w:rsid w:val="00585CC9"/>
    <w:rsid w:val="00585EBA"/>
    <w:rsid w:val="00587316"/>
    <w:rsid w:val="00587BD6"/>
    <w:rsid w:val="00587CFE"/>
    <w:rsid w:val="00587D75"/>
    <w:rsid w:val="00587DEF"/>
    <w:rsid w:val="00587E10"/>
    <w:rsid w:val="00590EB7"/>
    <w:rsid w:val="00591579"/>
    <w:rsid w:val="0059157D"/>
    <w:rsid w:val="00591863"/>
    <w:rsid w:val="00591A0F"/>
    <w:rsid w:val="00591A6D"/>
    <w:rsid w:val="005923D4"/>
    <w:rsid w:val="00592DD7"/>
    <w:rsid w:val="0059465C"/>
    <w:rsid w:val="005946F3"/>
    <w:rsid w:val="00594B0C"/>
    <w:rsid w:val="00594C25"/>
    <w:rsid w:val="00594F67"/>
    <w:rsid w:val="005953C0"/>
    <w:rsid w:val="00595865"/>
    <w:rsid w:val="00595AB2"/>
    <w:rsid w:val="00595B68"/>
    <w:rsid w:val="0059615B"/>
    <w:rsid w:val="0059671C"/>
    <w:rsid w:val="00596E83"/>
    <w:rsid w:val="00596F6E"/>
    <w:rsid w:val="005971F5"/>
    <w:rsid w:val="0059731D"/>
    <w:rsid w:val="005979E5"/>
    <w:rsid w:val="00597FA8"/>
    <w:rsid w:val="005A019D"/>
    <w:rsid w:val="005A04D9"/>
    <w:rsid w:val="005A089C"/>
    <w:rsid w:val="005A0F7B"/>
    <w:rsid w:val="005A164B"/>
    <w:rsid w:val="005A16D8"/>
    <w:rsid w:val="005A1945"/>
    <w:rsid w:val="005A1EF2"/>
    <w:rsid w:val="005A22FD"/>
    <w:rsid w:val="005A23A7"/>
    <w:rsid w:val="005A2C44"/>
    <w:rsid w:val="005A3051"/>
    <w:rsid w:val="005A35B8"/>
    <w:rsid w:val="005A421E"/>
    <w:rsid w:val="005A430B"/>
    <w:rsid w:val="005A439C"/>
    <w:rsid w:val="005A47F4"/>
    <w:rsid w:val="005A482C"/>
    <w:rsid w:val="005A4D6D"/>
    <w:rsid w:val="005A58B1"/>
    <w:rsid w:val="005A5B09"/>
    <w:rsid w:val="005A6477"/>
    <w:rsid w:val="005A6D07"/>
    <w:rsid w:val="005A73D2"/>
    <w:rsid w:val="005A7CA0"/>
    <w:rsid w:val="005B016C"/>
    <w:rsid w:val="005B043F"/>
    <w:rsid w:val="005B0579"/>
    <w:rsid w:val="005B05E8"/>
    <w:rsid w:val="005B0B2B"/>
    <w:rsid w:val="005B0CB1"/>
    <w:rsid w:val="005B0D05"/>
    <w:rsid w:val="005B0E60"/>
    <w:rsid w:val="005B1802"/>
    <w:rsid w:val="005B2AA8"/>
    <w:rsid w:val="005B2B48"/>
    <w:rsid w:val="005B2B69"/>
    <w:rsid w:val="005B2EC8"/>
    <w:rsid w:val="005B3717"/>
    <w:rsid w:val="005B3F41"/>
    <w:rsid w:val="005B4063"/>
    <w:rsid w:val="005B4741"/>
    <w:rsid w:val="005B5699"/>
    <w:rsid w:val="005B581B"/>
    <w:rsid w:val="005B6799"/>
    <w:rsid w:val="005B7A73"/>
    <w:rsid w:val="005B7E74"/>
    <w:rsid w:val="005B7E93"/>
    <w:rsid w:val="005C030B"/>
    <w:rsid w:val="005C0C37"/>
    <w:rsid w:val="005C0D14"/>
    <w:rsid w:val="005C1A56"/>
    <w:rsid w:val="005C1FB1"/>
    <w:rsid w:val="005C2941"/>
    <w:rsid w:val="005C330A"/>
    <w:rsid w:val="005C33AB"/>
    <w:rsid w:val="005C355C"/>
    <w:rsid w:val="005C3D59"/>
    <w:rsid w:val="005C3FCB"/>
    <w:rsid w:val="005C45F1"/>
    <w:rsid w:val="005C468B"/>
    <w:rsid w:val="005C6429"/>
    <w:rsid w:val="005C659C"/>
    <w:rsid w:val="005C68AC"/>
    <w:rsid w:val="005C6C3D"/>
    <w:rsid w:val="005C78BC"/>
    <w:rsid w:val="005C7A45"/>
    <w:rsid w:val="005D051F"/>
    <w:rsid w:val="005D067E"/>
    <w:rsid w:val="005D1AC7"/>
    <w:rsid w:val="005D2569"/>
    <w:rsid w:val="005D2B61"/>
    <w:rsid w:val="005D3365"/>
    <w:rsid w:val="005D3AD6"/>
    <w:rsid w:val="005D3B9A"/>
    <w:rsid w:val="005D448C"/>
    <w:rsid w:val="005D4E9E"/>
    <w:rsid w:val="005D5857"/>
    <w:rsid w:val="005D5C89"/>
    <w:rsid w:val="005D66C3"/>
    <w:rsid w:val="005D6BAA"/>
    <w:rsid w:val="005D6C22"/>
    <w:rsid w:val="005D75CF"/>
    <w:rsid w:val="005D7916"/>
    <w:rsid w:val="005E0F01"/>
    <w:rsid w:val="005E10F5"/>
    <w:rsid w:val="005E1936"/>
    <w:rsid w:val="005E1C8A"/>
    <w:rsid w:val="005E27C0"/>
    <w:rsid w:val="005E288E"/>
    <w:rsid w:val="005E2F58"/>
    <w:rsid w:val="005E32A7"/>
    <w:rsid w:val="005E33F6"/>
    <w:rsid w:val="005E4424"/>
    <w:rsid w:val="005E5735"/>
    <w:rsid w:val="005E5E60"/>
    <w:rsid w:val="005E6195"/>
    <w:rsid w:val="005E6C3E"/>
    <w:rsid w:val="005E715A"/>
    <w:rsid w:val="005E7784"/>
    <w:rsid w:val="005F02C7"/>
    <w:rsid w:val="005F065C"/>
    <w:rsid w:val="005F0B82"/>
    <w:rsid w:val="005F22E3"/>
    <w:rsid w:val="005F295A"/>
    <w:rsid w:val="005F2F05"/>
    <w:rsid w:val="005F3156"/>
    <w:rsid w:val="005F4DB4"/>
    <w:rsid w:val="005F50C3"/>
    <w:rsid w:val="005F5864"/>
    <w:rsid w:val="005F5A09"/>
    <w:rsid w:val="005F5DA8"/>
    <w:rsid w:val="005F679E"/>
    <w:rsid w:val="005F6E05"/>
    <w:rsid w:val="005F7020"/>
    <w:rsid w:val="005F7E48"/>
    <w:rsid w:val="00600630"/>
    <w:rsid w:val="006014B7"/>
    <w:rsid w:val="00601858"/>
    <w:rsid w:val="0060223C"/>
    <w:rsid w:val="00602CD9"/>
    <w:rsid w:val="0060456C"/>
    <w:rsid w:val="00604792"/>
    <w:rsid w:val="00605430"/>
    <w:rsid w:val="006054E5"/>
    <w:rsid w:val="006058D8"/>
    <w:rsid w:val="00606114"/>
    <w:rsid w:val="00607233"/>
    <w:rsid w:val="006072EC"/>
    <w:rsid w:val="00607991"/>
    <w:rsid w:val="00607F44"/>
    <w:rsid w:val="0061011E"/>
    <w:rsid w:val="00610706"/>
    <w:rsid w:val="00611607"/>
    <w:rsid w:val="006116B8"/>
    <w:rsid w:val="0061182F"/>
    <w:rsid w:val="00612146"/>
    <w:rsid w:val="0061243E"/>
    <w:rsid w:val="00612A9D"/>
    <w:rsid w:val="0061321B"/>
    <w:rsid w:val="006134B8"/>
    <w:rsid w:val="00613759"/>
    <w:rsid w:val="00613DE7"/>
    <w:rsid w:val="006140CF"/>
    <w:rsid w:val="0061553B"/>
    <w:rsid w:val="00615673"/>
    <w:rsid w:val="006156D5"/>
    <w:rsid w:val="00615D44"/>
    <w:rsid w:val="00615D76"/>
    <w:rsid w:val="00616687"/>
    <w:rsid w:val="00616FC3"/>
    <w:rsid w:val="00617296"/>
    <w:rsid w:val="006175C1"/>
    <w:rsid w:val="00617734"/>
    <w:rsid w:val="006177FD"/>
    <w:rsid w:val="00617B94"/>
    <w:rsid w:val="00617CD2"/>
    <w:rsid w:val="00617EB0"/>
    <w:rsid w:val="006204F1"/>
    <w:rsid w:val="0062067B"/>
    <w:rsid w:val="00620D07"/>
    <w:rsid w:val="00621CDE"/>
    <w:rsid w:val="00622736"/>
    <w:rsid w:val="0062274E"/>
    <w:rsid w:val="0062412A"/>
    <w:rsid w:val="00625330"/>
    <w:rsid w:val="00625ACC"/>
    <w:rsid w:val="00627A0A"/>
    <w:rsid w:val="00627CF7"/>
    <w:rsid w:val="006300B8"/>
    <w:rsid w:val="00630319"/>
    <w:rsid w:val="00630A65"/>
    <w:rsid w:val="0063113B"/>
    <w:rsid w:val="0063144B"/>
    <w:rsid w:val="0063177F"/>
    <w:rsid w:val="00631C26"/>
    <w:rsid w:val="00631C97"/>
    <w:rsid w:val="00632085"/>
    <w:rsid w:val="00632152"/>
    <w:rsid w:val="0063234F"/>
    <w:rsid w:val="00632959"/>
    <w:rsid w:val="00633DBF"/>
    <w:rsid w:val="00633ECF"/>
    <w:rsid w:val="00634B6F"/>
    <w:rsid w:val="00634B75"/>
    <w:rsid w:val="00635100"/>
    <w:rsid w:val="00635585"/>
    <w:rsid w:val="00635C85"/>
    <w:rsid w:val="00635D01"/>
    <w:rsid w:val="0063689A"/>
    <w:rsid w:val="00636D06"/>
    <w:rsid w:val="006370D0"/>
    <w:rsid w:val="00637320"/>
    <w:rsid w:val="00637393"/>
    <w:rsid w:val="00637927"/>
    <w:rsid w:val="006379C6"/>
    <w:rsid w:val="00637B3B"/>
    <w:rsid w:val="00637D68"/>
    <w:rsid w:val="006404B9"/>
    <w:rsid w:val="00640873"/>
    <w:rsid w:val="00641B99"/>
    <w:rsid w:val="00642EC2"/>
    <w:rsid w:val="00642EC7"/>
    <w:rsid w:val="006433E2"/>
    <w:rsid w:val="006438E5"/>
    <w:rsid w:val="00643FEE"/>
    <w:rsid w:val="00644860"/>
    <w:rsid w:val="00644989"/>
    <w:rsid w:val="00644DCD"/>
    <w:rsid w:val="006456A1"/>
    <w:rsid w:val="00645A7A"/>
    <w:rsid w:val="00645B1E"/>
    <w:rsid w:val="00646284"/>
    <w:rsid w:val="0064652F"/>
    <w:rsid w:val="0064693E"/>
    <w:rsid w:val="00646D83"/>
    <w:rsid w:val="006471C9"/>
    <w:rsid w:val="00647405"/>
    <w:rsid w:val="00647F34"/>
    <w:rsid w:val="00647F38"/>
    <w:rsid w:val="006503CD"/>
    <w:rsid w:val="006506CA"/>
    <w:rsid w:val="00650780"/>
    <w:rsid w:val="00650811"/>
    <w:rsid w:val="006508D5"/>
    <w:rsid w:val="00650DCA"/>
    <w:rsid w:val="00651259"/>
    <w:rsid w:val="0065213C"/>
    <w:rsid w:val="00652654"/>
    <w:rsid w:val="006526C0"/>
    <w:rsid w:val="00652E45"/>
    <w:rsid w:val="00653280"/>
    <w:rsid w:val="006544AC"/>
    <w:rsid w:val="00654B10"/>
    <w:rsid w:val="00654C3F"/>
    <w:rsid w:val="00654E46"/>
    <w:rsid w:val="00655359"/>
    <w:rsid w:val="0065585A"/>
    <w:rsid w:val="006558DE"/>
    <w:rsid w:val="00655FFD"/>
    <w:rsid w:val="006567DF"/>
    <w:rsid w:val="00656F99"/>
    <w:rsid w:val="006575B6"/>
    <w:rsid w:val="00657643"/>
    <w:rsid w:val="006576E5"/>
    <w:rsid w:val="00657888"/>
    <w:rsid w:val="00657F21"/>
    <w:rsid w:val="00660474"/>
    <w:rsid w:val="0066094B"/>
    <w:rsid w:val="00660E95"/>
    <w:rsid w:val="00660F8D"/>
    <w:rsid w:val="0066118E"/>
    <w:rsid w:val="006613E7"/>
    <w:rsid w:val="006614FA"/>
    <w:rsid w:val="0066173B"/>
    <w:rsid w:val="00662350"/>
    <w:rsid w:val="00663874"/>
    <w:rsid w:val="006638A5"/>
    <w:rsid w:val="00663B87"/>
    <w:rsid w:val="0066402B"/>
    <w:rsid w:val="00664ECB"/>
    <w:rsid w:val="00665094"/>
    <w:rsid w:val="00665240"/>
    <w:rsid w:val="00665306"/>
    <w:rsid w:val="00665B33"/>
    <w:rsid w:val="0066691D"/>
    <w:rsid w:val="006673D0"/>
    <w:rsid w:val="006674C9"/>
    <w:rsid w:val="00667559"/>
    <w:rsid w:val="00667874"/>
    <w:rsid w:val="00667D4B"/>
    <w:rsid w:val="00667F67"/>
    <w:rsid w:val="006700FE"/>
    <w:rsid w:val="0067058C"/>
    <w:rsid w:val="0067096C"/>
    <w:rsid w:val="00670D76"/>
    <w:rsid w:val="0067168A"/>
    <w:rsid w:val="00671844"/>
    <w:rsid w:val="0067209D"/>
    <w:rsid w:val="0067226F"/>
    <w:rsid w:val="0067237D"/>
    <w:rsid w:val="00672575"/>
    <w:rsid w:val="00672EC2"/>
    <w:rsid w:val="006738BF"/>
    <w:rsid w:val="00673A63"/>
    <w:rsid w:val="00674264"/>
    <w:rsid w:val="00674489"/>
    <w:rsid w:val="00674E47"/>
    <w:rsid w:val="00675AC5"/>
    <w:rsid w:val="00675D74"/>
    <w:rsid w:val="006765A4"/>
    <w:rsid w:val="00676970"/>
    <w:rsid w:val="00677CFF"/>
    <w:rsid w:val="00677EAF"/>
    <w:rsid w:val="00681030"/>
    <w:rsid w:val="00682018"/>
    <w:rsid w:val="00682035"/>
    <w:rsid w:val="00682908"/>
    <w:rsid w:val="00682B74"/>
    <w:rsid w:val="0068331F"/>
    <w:rsid w:val="00683BF6"/>
    <w:rsid w:val="00683FC9"/>
    <w:rsid w:val="00684DE2"/>
    <w:rsid w:val="00685797"/>
    <w:rsid w:val="00686379"/>
    <w:rsid w:val="00686689"/>
    <w:rsid w:val="006867D8"/>
    <w:rsid w:val="00686951"/>
    <w:rsid w:val="006873D7"/>
    <w:rsid w:val="006876BC"/>
    <w:rsid w:val="006877A7"/>
    <w:rsid w:val="006879E2"/>
    <w:rsid w:val="00687FF9"/>
    <w:rsid w:val="00691736"/>
    <w:rsid w:val="0069263F"/>
    <w:rsid w:val="006927BE"/>
    <w:rsid w:val="00692FDC"/>
    <w:rsid w:val="00693C21"/>
    <w:rsid w:val="00693ED9"/>
    <w:rsid w:val="00693F69"/>
    <w:rsid w:val="0069412D"/>
    <w:rsid w:val="0069529F"/>
    <w:rsid w:val="00695662"/>
    <w:rsid w:val="0069605E"/>
    <w:rsid w:val="00696078"/>
    <w:rsid w:val="0069791D"/>
    <w:rsid w:val="00697B89"/>
    <w:rsid w:val="00697BFA"/>
    <w:rsid w:val="00697FF9"/>
    <w:rsid w:val="006A0ED1"/>
    <w:rsid w:val="006A1279"/>
    <w:rsid w:val="006A1C42"/>
    <w:rsid w:val="006A1C99"/>
    <w:rsid w:val="006A2441"/>
    <w:rsid w:val="006A2F8C"/>
    <w:rsid w:val="006A317A"/>
    <w:rsid w:val="006A3F14"/>
    <w:rsid w:val="006A41D4"/>
    <w:rsid w:val="006A42ED"/>
    <w:rsid w:val="006A4843"/>
    <w:rsid w:val="006A488A"/>
    <w:rsid w:val="006A4EB9"/>
    <w:rsid w:val="006A4F90"/>
    <w:rsid w:val="006A51AF"/>
    <w:rsid w:val="006A570C"/>
    <w:rsid w:val="006A5D77"/>
    <w:rsid w:val="006A5E2B"/>
    <w:rsid w:val="006A624C"/>
    <w:rsid w:val="006A6807"/>
    <w:rsid w:val="006A695A"/>
    <w:rsid w:val="006A6A4E"/>
    <w:rsid w:val="006A6CA4"/>
    <w:rsid w:val="006A79B0"/>
    <w:rsid w:val="006B017D"/>
    <w:rsid w:val="006B0240"/>
    <w:rsid w:val="006B02A7"/>
    <w:rsid w:val="006B09CA"/>
    <w:rsid w:val="006B09F3"/>
    <w:rsid w:val="006B0B44"/>
    <w:rsid w:val="006B0B98"/>
    <w:rsid w:val="006B0DF5"/>
    <w:rsid w:val="006B11F3"/>
    <w:rsid w:val="006B1404"/>
    <w:rsid w:val="006B2584"/>
    <w:rsid w:val="006B25B8"/>
    <w:rsid w:val="006B25E2"/>
    <w:rsid w:val="006B3723"/>
    <w:rsid w:val="006B39AF"/>
    <w:rsid w:val="006B3C2C"/>
    <w:rsid w:val="006B410C"/>
    <w:rsid w:val="006B43A7"/>
    <w:rsid w:val="006B4403"/>
    <w:rsid w:val="006B443D"/>
    <w:rsid w:val="006B4744"/>
    <w:rsid w:val="006B4E24"/>
    <w:rsid w:val="006B52A7"/>
    <w:rsid w:val="006B531F"/>
    <w:rsid w:val="006B5B4F"/>
    <w:rsid w:val="006B5DC6"/>
    <w:rsid w:val="006B5F69"/>
    <w:rsid w:val="006B6FF3"/>
    <w:rsid w:val="006B741B"/>
    <w:rsid w:val="006B7555"/>
    <w:rsid w:val="006B7B77"/>
    <w:rsid w:val="006B7CBB"/>
    <w:rsid w:val="006C022F"/>
    <w:rsid w:val="006C0772"/>
    <w:rsid w:val="006C1569"/>
    <w:rsid w:val="006C16DC"/>
    <w:rsid w:val="006C1A7B"/>
    <w:rsid w:val="006C2C0C"/>
    <w:rsid w:val="006C2DD4"/>
    <w:rsid w:val="006C35C4"/>
    <w:rsid w:val="006C38FE"/>
    <w:rsid w:val="006C3BCB"/>
    <w:rsid w:val="006C3CF0"/>
    <w:rsid w:val="006C41EF"/>
    <w:rsid w:val="006C4568"/>
    <w:rsid w:val="006C51B6"/>
    <w:rsid w:val="006C53C8"/>
    <w:rsid w:val="006C5749"/>
    <w:rsid w:val="006C57D6"/>
    <w:rsid w:val="006C6546"/>
    <w:rsid w:val="006C65A3"/>
    <w:rsid w:val="006C724E"/>
    <w:rsid w:val="006C78B4"/>
    <w:rsid w:val="006C7E55"/>
    <w:rsid w:val="006D042C"/>
    <w:rsid w:val="006D0480"/>
    <w:rsid w:val="006D0AFC"/>
    <w:rsid w:val="006D2083"/>
    <w:rsid w:val="006D237B"/>
    <w:rsid w:val="006D2380"/>
    <w:rsid w:val="006D256C"/>
    <w:rsid w:val="006D32E0"/>
    <w:rsid w:val="006D3BA5"/>
    <w:rsid w:val="006D3C15"/>
    <w:rsid w:val="006D45C3"/>
    <w:rsid w:val="006D45F3"/>
    <w:rsid w:val="006D468D"/>
    <w:rsid w:val="006D521C"/>
    <w:rsid w:val="006D5447"/>
    <w:rsid w:val="006D5C34"/>
    <w:rsid w:val="006D6288"/>
    <w:rsid w:val="006D6669"/>
    <w:rsid w:val="006D6ED8"/>
    <w:rsid w:val="006D746E"/>
    <w:rsid w:val="006D7D71"/>
    <w:rsid w:val="006E02C8"/>
    <w:rsid w:val="006E0548"/>
    <w:rsid w:val="006E06A2"/>
    <w:rsid w:val="006E20C2"/>
    <w:rsid w:val="006E2545"/>
    <w:rsid w:val="006E2B40"/>
    <w:rsid w:val="006E30CE"/>
    <w:rsid w:val="006E313F"/>
    <w:rsid w:val="006E3C16"/>
    <w:rsid w:val="006E3DCD"/>
    <w:rsid w:val="006E3F6D"/>
    <w:rsid w:val="006E441F"/>
    <w:rsid w:val="006E4C2E"/>
    <w:rsid w:val="006E5611"/>
    <w:rsid w:val="006E5D7D"/>
    <w:rsid w:val="006E5ED8"/>
    <w:rsid w:val="006E6107"/>
    <w:rsid w:val="006E61D8"/>
    <w:rsid w:val="006E6241"/>
    <w:rsid w:val="006E6504"/>
    <w:rsid w:val="006F21D1"/>
    <w:rsid w:val="006F21FF"/>
    <w:rsid w:val="006F3104"/>
    <w:rsid w:val="006F3F05"/>
    <w:rsid w:val="006F40F0"/>
    <w:rsid w:val="006F4E37"/>
    <w:rsid w:val="006F559B"/>
    <w:rsid w:val="006F5F2A"/>
    <w:rsid w:val="006F65A1"/>
    <w:rsid w:val="006F6A4C"/>
    <w:rsid w:val="006F7138"/>
    <w:rsid w:val="006F7970"/>
    <w:rsid w:val="00700026"/>
    <w:rsid w:val="00700058"/>
    <w:rsid w:val="007007B0"/>
    <w:rsid w:val="00700D05"/>
    <w:rsid w:val="0070121C"/>
    <w:rsid w:val="00701617"/>
    <w:rsid w:val="00701F62"/>
    <w:rsid w:val="00702184"/>
    <w:rsid w:val="00702289"/>
    <w:rsid w:val="007027B6"/>
    <w:rsid w:val="00702F9E"/>
    <w:rsid w:val="00702FDD"/>
    <w:rsid w:val="00703519"/>
    <w:rsid w:val="00703ABE"/>
    <w:rsid w:val="00704093"/>
    <w:rsid w:val="00704630"/>
    <w:rsid w:val="00704795"/>
    <w:rsid w:val="00704A66"/>
    <w:rsid w:val="00704D8A"/>
    <w:rsid w:val="00704ECC"/>
    <w:rsid w:val="00705259"/>
    <w:rsid w:val="0070538C"/>
    <w:rsid w:val="00705830"/>
    <w:rsid w:val="007058DC"/>
    <w:rsid w:val="00705F3A"/>
    <w:rsid w:val="00705F5D"/>
    <w:rsid w:val="00705FE5"/>
    <w:rsid w:val="00706022"/>
    <w:rsid w:val="00706303"/>
    <w:rsid w:val="00706C78"/>
    <w:rsid w:val="007075E5"/>
    <w:rsid w:val="00707AC5"/>
    <w:rsid w:val="00710622"/>
    <w:rsid w:val="007115FE"/>
    <w:rsid w:val="00711857"/>
    <w:rsid w:val="00711CB4"/>
    <w:rsid w:val="007121D7"/>
    <w:rsid w:val="0071234E"/>
    <w:rsid w:val="00712390"/>
    <w:rsid w:val="00713670"/>
    <w:rsid w:val="00713BDE"/>
    <w:rsid w:val="0071425A"/>
    <w:rsid w:val="00714382"/>
    <w:rsid w:val="007143CA"/>
    <w:rsid w:val="00714DE2"/>
    <w:rsid w:val="00715241"/>
    <w:rsid w:val="00716C5F"/>
    <w:rsid w:val="007202BB"/>
    <w:rsid w:val="00720FD6"/>
    <w:rsid w:val="007213AE"/>
    <w:rsid w:val="00721602"/>
    <w:rsid w:val="00722389"/>
    <w:rsid w:val="007226A3"/>
    <w:rsid w:val="007226A4"/>
    <w:rsid w:val="00723643"/>
    <w:rsid w:val="00723AFF"/>
    <w:rsid w:val="00723D97"/>
    <w:rsid w:val="0072473F"/>
    <w:rsid w:val="00724D46"/>
    <w:rsid w:val="0072565E"/>
    <w:rsid w:val="00725D0F"/>
    <w:rsid w:val="0072656F"/>
    <w:rsid w:val="00726AAA"/>
    <w:rsid w:val="0072743F"/>
    <w:rsid w:val="007277E5"/>
    <w:rsid w:val="007279C6"/>
    <w:rsid w:val="00730471"/>
    <w:rsid w:val="00730481"/>
    <w:rsid w:val="007304C0"/>
    <w:rsid w:val="007305B3"/>
    <w:rsid w:val="00730D2D"/>
    <w:rsid w:val="00730E3A"/>
    <w:rsid w:val="007314DE"/>
    <w:rsid w:val="007317A9"/>
    <w:rsid w:val="0073195D"/>
    <w:rsid w:val="00731CA2"/>
    <w:rsid w:val="007327B7"/>
    <w:rsid w:val="00732F56"/>
    <w:rsid w:val="007335CF"/>
    <w:rsid w:val="00733D60"/>
    <w:rsid w:val="00733EE5"/>
    <w:rsid w:val="00734A81"/>
    <w:rsid w:val="0073523F"/>
    <w:rsid w:val="007358D2"/>
    <w:rsid w:val="00735A60"/>
    <w:rsid w:val="00735CB7"/>
    <w:rsid w:val="00735FA3"/>
    <w:rsid w:val="007367E5"/>
    <w:rsid w:val="00736FF2"/>
    <w:rsid w:val="0073732A"/>
    <w:rsid w:val="007378D7"/>
    <w:rsid w:val="0073790B"/>
    <w:rsid w:val="00737A48"/>
    <w:rsid w:val="00740E61"/>
    <w:rsid w:val="00741C4E"/>
    <w:rsid w:val="00741F7E"/>
    <w:rsid w:val="007426A2"/>
    <w:rsid w:val="00742EF4"/>
    <w:rsid w:val="007439AA"/>
    <w:rsid w:val="0074406C"/>
    <w:rsid w:val="007444E8"/>
    <w:rsid w:val="00744BF0"/>
    <w:rsid w:val="0074532D"/>
    <w:rsid w:val="00745C40"/>
    <w:rsid w:val="00745F31"/>
    <w:rsid w:val="007467C0"/>
    <w:rsid w:val="00746814"/>
    <w:rsid w:val="00746859"/>
    <w:rsid w:val="00746C1D"/>
    <w:rsid w:val="00747AE3"/>
    <w:rsid w:val="00747B41"/>
    <w:rsid w:val="00750763"/>
    <w:rsid w:val="0075277B"/>
    <w:rsid w:val="00753EA4"/>
    <w:rsid w:val="007548D3"/>
    <w:rsid w:val="00754A72"/>
    <w:rsid w:val="00754B7A"/>
    <w:rsid w:val="00755148"/>
    <w:rsid w:val="00755A39"/>
    <w:rsid w:val="00755CB1"/>
    <w:rsid w:val="0075714F"/>
    <w:rsid w:val="00757319"/>
    <w:rsid w:val="00757F4D"/>
    <w:rsid w:val="00761542"/>
    <w:rsid w:val="007618F1"/>
    <w:rsid w:val="0076267D"/>
    <w:rsid w:val="007630DD"/>
    <w:rsid w:val="007632FC"/>
    <w:rsid w:val="00763E4C"/>
    <w:rsid w:val="0076405D"/>
    <w:rsid w:val="0076438B"/>
    <w:rsid w:val="007654D5"/>
    <w:rsid w:val="00765858"/>
    <w:rsid w:val="00765DAC"/>
    <w:rsid w:val="00765F65"/>
    <w:rsid w:val="00765FAD"/>
    <w:rsid w:val="00766177"/>
    <w:rsid w:val="00766747"/>
    <w:rsid w:val="007676E3"/>
    <w:rsid w:val="00767D0F"/>
    <w:rsid w:val="00770389"/>
    <w:rsid w:val="0077079C"/>
    <w:rsid w:val="007711B8"/>
    <w:rsid w:val="007717E8"/>
    <w:rsid w:val="00771CC0"/>
    <w:rsid w:val="00771F89"/>
    <w:rsid w:val="00772933"/>
    <w:rsid w:val="00772CB1"/>
    <w:rsid w:val="00773479"/>
    <w:rsid w:val="007738BF"/>
    <w:rsid w:val="00773EED"/>
    <w:rsid w:val="0077488A"/>
    <w:rsid w:val="00775E10"/>
    <w:rsid w:val="00775EEE"/>
    <w:rsid w:val="00776048"/>
    <w:rsid w:val="007760FA"/>
    <w:rsid w:val="007762C6"/>
    <w:rsid w:val="00776DA1"/>
    <w:rsid w:val="00776F0C"/>
    <w:rsid w:val="00777223"/>
    <w:rsid w:val="007772EB"/>
    <w:rsid w:val="007778AC"/>
    <w:rsid w:val="007803BD"/>
    <w:rsid w:val="00780C28"/>
    <w:rsid w:val="00780D56"/>
    <w:rsid w:val="0078147B"/>
    <w:rsid w:val="00781EE1"/>
    <w:rsid w:val="00782354"/>
    <w:rsid w:val="00782678"/>
    <w:rsid w:val="00782B06"/>
    <w:rsid w:val="00782C12"/>
    <w:rsid w:val="00784E43"/>
    <w:rsid w:val="0078503A"/>
    <w:rsid w:val="00785599"/>
    <w:rsid w:val="007866B1"/>
    <w:rsid w:val="00786A2F"/>
    <w:rsid w:val="00786C5D"/>
    <w:rsid w:val="00786E71"/>
    <w:rsid w:val="00787CF3"/>
    <w:rsid w:val="00790087"/>
    <w:rsid w:val="007902DB"/>
    <w:rsid w:val="00790E8D"/>
    <w:rsid w:val="007918C0"/>
    <w:rsid w:val="00791BAE"/>
    <w:rsid w:val="00791CF3"/>
    <w:rsid w:val="0079294F"/>
    <w:rsid w:val="00792A41"/>
    <w:rsid w:val="00792ECC"/>
    <w:rsid w:val="0079381F"/>
    <w:rsid w:val="0079437D"/>
    <w:rsid w:val="007943CF"/>
    <w:rsid w:val="007946F9"/>
    <w:rsid w:val="007947F7"/>
    <w:rsid w:val="00795715"/>
    <w:rsid w:val="00795BB5"/>
    <w:rsid w:val="00795BD7"/>
    <w:rsid w:val="0079658F"/>
    <w:rsid w:val="007968C5"/>
    <w:rsid w:val="007978C2"/>
    <w:rsid w:val="00797A9F"/>
    <w:rsid w:val="00797D35"/>
    <w:rsid w:val="00797E65"/>
    <w:rsid w:val="00797E99"/>
    <w:rsid w:val="007A03E1"/>
    <w:rsid w:val="007A0598"/>
    <w:rsid w:val="007A0EE3"/>
    <w:rsid w:val="007A0F7D"/>
    <w:rsid w:val="007A128B"/>
    <w:rsid w:val="007A24A4"/>
    <w:rsid w:val="007A2A79"/>
    <w:rsid w:val="007A2D19"/>
    <w:rsid w:val="007A3497"/>
    <w:rsid w:val="007A34D2"/>
    <w:rsid w:val="007A3654"/>
    <w:rsid w:val="007A3AB2"/>
    <w:rsid w:val="007A4825"/>
    <w:rsid w:val="007A4C52"/>
    <w:rsid w:val="007A4EB1"/>
    <w:rsid w:val="007A5605"/>
    <w:rsid w:val="007A5998"/>
    <w:rsid w:val="007A5A45"/>
    <w:rsid w:val="007A5A8A"/>
    <w:rsid w:val="007A60B5"/>
    <w:rsid w:val="007A61B9"/>
    <w:rsid w:val="007A63D6"/>
    <w:rsid w:val="007A6517"/>
    <w:rsid w:val="007A6849"/>
    <w:rsid w:val="007A6976"/>
    <w:rsid w:val="007A69F4"/>
    <w:rsid w:val="007A6C12"/>
    <w:rsid w:val="007A6CE1"/>
    <w:rsid w:val="007A6F8A"/>
    <w:rsid w:val="007A7009"/>
    <w:rsid w:val="007A7301"/>
    <w:rsid w:val="007A75CF"/>
    <w:rsid w:val="007A7C87"/>
    <w:rsid w:val="007B03A3"/>
    <w:rsid w:val="007B0554"/>
    <w:rsid w:val="007B087D"/>
    <w:rsid w:val="007B14BB"/>
    <w:rsid w:val="007B14BE"/>
    <w:rsid w:val="007B1525"/>
    <w:rsid w:val="007B1E79"/>
    <w:rsid w:val="007B2257"/>
    <w:rsid w:val="007B279D"/>
    <w:rsid w:val="007B3DF3"/>
    <w:rsid w:val="007B4123"/>
    <w:rsid w:val="007B42B9"/>
    <w:rsid w:val="007B43EA"/>
    <w:rsid w:val="007B4479"/>
    <w:rsid w:val="007B47EA"/>
    <w:rsid w:val="007B4B3E"/>
    <w:rsid w:val="007B509F"/>
    <w:rsid w:val="007B5DEC"/>
    <w:rsid w:val="007B65A8"/>
    <w:rsid w:val="007B6632"/>
    <w:rsid w:val="007B6893"/>
    <w:rsid w:val="007B6AB8"/>
    <w:rsid w:val="007B70BF"/>
    <w:rsid w:val="007B7A83"/>
    <w:rsid w:val="007C10EF"/>
    <w:rsid w:val="007C1699"/>
    <w:rsid w:val="007C1D76"/>
    <w:rsid w:val="007C205B"/>
    <w:rsid w:val="007C23E6"/>
    <w:rsid w:val="007C23EB"/>
    <w:rsid w:val="007C2526"/>
    <w:rsid w:val="007C29E9"/>
    <w:rsid w:val="007C2A24"/>
    <w:rsid w:val="007C3015"/>
    <w:rsid w:val="007C3A22"/>
    <w:rsid w:val="007C3D35"/>
    <w:rsid w:val="007C4DA8"/>
    <w:rsid w:val="007C50DE"/>
    <w:rsid w:val="007C54BB"/>
    <w:rsid w:val="007C55B2"/>
    <w:rsid w:val="007C5F5C"/>
    <w:rsid w:val="007C6765"/>
    <w:rsid w:val="007C6940"/>
    <w:rsid w:val="007C6D27"/>
    <w:rsid w:val="007C7154"/>
    <w:rsid w:val="007C7200"/>
    <w:rsid w:val="007C769D"/>
    <w:rsid w:val="007C7C6E"/>
    <w:rsid w:val="007C7D81"/>
    <w:rsid w:val="007D00E1"/>
    <w:rsid w:val="007D13ED"/>
    <w:rsid w:val="007D15A8"/>
    <w:rsid w:val="007D16B4"/>
    <w:rsid w:val="007D3183"/>
    <w:rsid w:val="007D3867"/>
    <w:rsid w:val="007D3B99"/>
    <w:rsid w:val="007D3D03"/>
    <w:rsid w:val="007D4724"/>
    <w:rsid w:val="007D49FD"/>
    <w:rsid w:val="007D4BEA"/>
    <w:rsid w:val="007D4D52"/>
    <w:rsid w:val="007D5E46"/>
    <w:rsid w:val="007D600A"/>
    <w:rsid w:val="007D635A"/>
    <w:rsid w:val="007D6D43"/>
    <w:rsid w:val="007D758A"/>
    <w:rsid w:val="007D7C48"/>
    <w:rsid w:val="007E0113"/>
    <w:rsid w:val="007E01B6"/>
    <w:rsid w:val="007E02A8"/>
    <w:rsid w:val="007E068D"/>
    <w:rsid w:val="007E0890"/>
    <w:rsid w:val="007E08B6"/>
    <w:rsid w:val="007E0EAE"/>
    <w:rsid w:val="007E2203"/>
    <w:rsid w:val="007E28F8"/>
    <w:rsid w:val="007E2ED8"/>
    <w:rsid w:val="007E332B"/>
    <w:rsid w:val="007E3A8D"/>
    <w:rsid w:val="007E3FBF"/>
    <w:rsid w:val="007E4000"/>
    <w:rsid w:val="007E450B"/>
    <w:rsid w:val="007E4E11"/>
    <w:rsid w:val="007E4EED"/>
    <w:rsid w:val="007E6723"/>
    <w:rsid w:val="007E6783"/>
    <w:rsid w:val="007E6B48"/>
    <w:rsid w:val="007E6CF2"/>
    <w:rsid w:val="007E6FF7"/>
    <w:rsid w:val="007E7A59"/>
    <w:rsid w:val="007E7DDC"/>
    <w:rsid w:val="007E7EFD"/>
    <w:rsid w:val="007F0615"/>
    <w:rsid w:val="007F06F2"/>
    <w:rsid w:val="007F0A47"/>
    <w:rsid w:val="007F0A89"/>
    <w:rsid w:val="007F0D68"/>
    <w:rsid w:val="007F0FAD"/>
    <w:rsid w:val="007F146A"/>
    <w:rsid w:val="007F1479"/>
    <w:rsid w:val="007F1508"/>
    <w:rsid w:val="007F15F9"/>
    <w:rsid w:val="007F2B88"/>
    <w:rsid w:val="007F2ED4"/>
    <w:rsid w:val="007F41E9"/>
    <w:rsid w:val="007F43AD"/>
    <w:rsid w:val="007F491F"/>
    <w:rsid w:val="007F4C3B"/>
    <w:rsid w:val="007F5046"/>
    <w:rsid w:val="007F519C"/>
    <w:rsid w:val="007F538B"/>
    <w:rsid w:val="007F53A3"/>
    <w:rsid w:val="007F675D"/>
    <w:rsid w:val="007F68E3"/>
    <w:rsid w:val="007F74B2"/>
    <w:rsid w:val="007F77B2"/>
    <w:rsid w:val="007F781A"/>
    <w:rsid w:val="007F78F9"/>
    <w:rsid w:val="0080069A"/>
    <w:rsid w:val="00800FBE"/>
    <w:rsid w:val="00801181"/>
    <w:rsid w:val="00801296"/>
    <w:rsid w:val="00801712"/>
    <w:rsid w:val="00801D3C"/>
    <w:rsid w:val="00801ED7"/>
    <w:rsid w:val="008021B9"/>
    <w:rsid w:val="008030B8"/>
    <w:rsid w:val="00803D77"/>
    <w:rsid w:val="00804689"/>
    <w:rsid w:val="00804B59"/>
    <w:rsid w:val="00806300"/>
    <w:rsid w:val="00806322"/>
    <w:rsid w:val="00806779"/>
    <w:rsid w:val="00806F70"/>
    <w:rsid w:val="00807AFF"/>
    <w:rsid w:val="00807BEA"/>
    <w:rsid w:val="0081035B"/>
    <w:rsid w:val="008109F9"/>
    <w:rsid w:val="00811298"/>
    <w:rsid w:val="008119A0"/>
    <w:rsid w:val="00811C04"/>
    <w:rsid w:val="008128B7"/>
    <w:rsid w:val="00812AFA"/>
    <w:rsid w:val="00812CFF"/>
    <w:rsid w:val="00813BB3"/>
    <w:rsid w:val="00813D09"/>
    <w:rsid w:val="00814994"/>
    <w:rsid w:val="008149F6"/>
    <w:rsid w:val="00814EDE"/>
    <w:rsid w:val="0081561A"/>
    <w:rsid w:val="008159E5"/>
    <w:rsid w:val="008166C8"/>
    <w:rsid w:val="00817D10"/>
    <w:rsid w:val="00817DC1"/>
    <w:rsid w:val="00817F82"/>
    <w:rsid w:val="0082048F"/>
    <w:rsid w:val="008205D9"/>
    <w:rsid w:val="00820733"/>
    <w:rsid w:val="00820866"/>
    <w:rsid w:val="00820E4A"/>
    <w:rsid w:val="008210B8"/>
    <w:rsid w:val="0082121F"/>
    <w:rsid w:val="00821941"/>
    <w:rsid w:val="00821A9B"/>
    <w:rsid w:val="008224B7"/>
    <w:rsid w:val="00822677"/>
    <w:rsid w:val="008226CA"/>
    <w:rsid w:val="0082387D"/>
    <w:rsid w:val="00823EDF"/>
    <w:rsid w:val="008240B8"/>
    <w:rsid w:val="00824218"/>
    <w:rsid w:val="008247E0"/>
    <w:rsid w:val="00824B3D"/>
    <w:rsid w:val="00825E63"/>
    <w:rsid w:val="00826168"/>
    <w:rsid w:val="0082621D"/>
    <w:rsid w:val="008264C2"/>
    <w:rsid w:val="0082669A"/>
    <w:rsid w:val="00826A43"/>
    <w:rsid w:val="00826D83"/>
    <w:rsid w:val="00826E33"/>
    <w:rsid w:val="00826F9A"/>
    <w:rsid w:val="00826FBB"/>
    <w:rsid w:val="008276B7"/>
    <w:rsid w:val="008278AC"/>
    <w:rsid w:val="008302BE"/>
    <w:rsid w:val="008302CC"/>
    <w:rsid w:val="008311B6"/>
    <w:rsid w:val="008317A9"/>
    <w:rsid w:val="00831A88"/>
    <w:rsid w:val="00831AA7"/>
    <w:rsid w:val="00831B47"/>
    <w:rsid w:val="00832216"/>
    <w:rsid w:val="00832450"/>
    <w:rsid w:val="00832753"/>
    <w:rsid w:val="00832D74"/>
    <w:rsid w:val="00834656"/>
    <w:rsid w:val="00834BA4"/>
    <w:rsid w:val="00835A39"/>
    <w:rsid w:val="00836421"/>
    <w:rsid w:val="00840924"/>
    <w:rsid w:val="00840B6A"/>
    <w:rsid w:val="0084121F"/>
    <w:rsid w:val="0084139A"/>
    <w:rsid w:val="00841430"/>
    <w:rsid w:val="00841459"/>
    <w:rsid w:val="0084189C"/>
    <w:rsid w:val="00842068"/>
    <w:rsid w:val="008427DD"/>
    <w:rsid w:val="00843009"/>
    <w:rsid w:val="0084309D"/>
    <w:rsid w:val="0084311C"/>
    <w:rsid w:val="0084438A"/>
    <w:rsid w:val="00844942"/>
    <w:rsid w:val="00845005"/>
    <w:rsid w:val="008453F3"/>
    <w:rsid w:val="0084556F"/>
    <w:rsid w:val="008467A7"/>
    <w:rsid w:val="008468BB"/>
    <w:rsid w:val="00846A24"/>
    <w:rsid w:val="008473A0"/>
    <w:rsid w:val="008473AD"/>
    <w:rsid w:val="00850A19"/>
    <w:rsid w:val="00851126"/>
    <w:rsid w:val="008515AB"/>
    <w:rsid w:val="008532B0"/>
    <w:rsid w:val="00853AFA"/>
    <w:rsid w:val="00853DB8"/>
    <w:rsid w:val="00853F09"/>
    <w:rsid w:val="0085459A"/>
    <w:rsid w:val="0085477F"/>
    <w:rsid w:val="00854DFE"/>
    <w:rsid w:val="008557A9"/>
    <w:rsid w:val="00855D18"/>
    <w:rsid w:val="00856270"/>
    <w:rsid w:val="008563CC"/>
    <w:rsid w:val="00856790"/>
    <w:rsid w:val="00856C3B"/>
    <w:rsid w:val="00856FEE"/>
    <w:rsid w:val="0085725B"/>
    <w:rsid w:val="00857C40"/>
    <w:rsid w:val="00857C9F"/>
    <w:rsid w:val="00857D9A"/>
    <w:rsid w:val="0086008E"/>
    <w:rsid w:val="0086057E"/>
    <w:rsid w:val="00861202"/>
    <w:rsid w:val="0086163D"/>
    <w:rsid w:val="00861DFB"/>
    <w:rsid w:val="00861FD7"/>
    <w:rsid w:val="008621A5"/>
    <w:rsid w:val="00862851"/>
    <w:rsid w:val="00863708"/>
    <w:rsid w:val="008639A2"/>
    <w:rsid w:val="00863F77"/>
    <w:rsid w:val="00864068"/>
    <w:rsid w:val="008647FD"/>
    <w:rsid w:val="0086518A"/>
    <w:rsid w:val="00865345"/>
    <w:rsid w:val="0086639F"/>
    <w:rsid w:val="008668D6"/>
    <w:rsid w:val="00866C26"/>
    <w:rsid w:val="00866E7C"/>
    <w:rsid w:val="008672D6"/>
    <w:rsid w:val="00867896"/>
    <w:rsid w:val="00867BC9"/>
    <w:rsid w:val="00867C0A"/>
    <w:rsid w:val="00870336"/>
    <w:rsid w:val="00870BEE"/>
    <w:rsid w:val="00871843"/>
    <w:rsid w:val="00871893"/>
    <w:rsid w:val="00871E27"/>
    <w:rsid w:val="00871F5D"/>
    <w:rsid w:val="008722B5"/>
    <w:rsid w:val="00872D0D"/>
    <w:rsid w:val="00872DE5"/>
    <w:rsid w:val="0087328B"/>
    <w:rsid w:val="008742F4"/>
    <w:rsid w:val="00874400"/>
    <w:rsid w:val="00874B5B"/>
    <w:rsid w:val="008753CE"/>
    <w:rsid w:val="0087561E"/>
    <w:rsid w:val="0087650E"/>
    <w:rsid w:val="00876A0B"/>
    <w:rsid w:val="00876CC6"/>
    <w:rsid w:val="00876D09"/>
    <w:rsid w:val="0087702F"/>
    <w:rsid w:val="0087729F"/>
    <w:rsid w:val="0087733D"/>
    <w:rsid w:val="0087796E"/>
    <w:rsid w:val="00877C57"/>
    <w:rsid w:val="00880753"/>
    <w:rsid w:val="008808CE"/>
    <w:rsid w:val="008814B4"/>
    <w:rsid w:val="00881BDA"/>
    <w:rsid w:val="00882755"/>
    <w:rsid w:val="00882A79"/>
    <w:rsid w:val="00882DEF"/>
    <w:rsid w:val="008834FB"/>
    <w:rsid w:val="00883688"/>
    <w:rsid w:val="0088380C"/>
    <w:rsid w:val="0088384A"/>
    <w:rsid w:val="00883A8B"/>
    <w:rsid w:val="00883AA8"/>
    <w:rsid w:val="00884593"/>
    <w:rsid w:val="0088494C"/>
    <w:rsid w:val="00884D4D"/>
    <w:rsid w:val="00885BDA"/>
    <w:rsid w:val="00885BFF"/>
    <w:rsid w:val="008860F0"/>
    <w:rsid w:val="0088640D"/>
    <w:rsid w:val="00886467"/>
    <w:rsid w:val="0088667F"/>
    <w:rsid w:val="0088688C"/>
    <w:rsid w:val="008878D4"/>
    <w:rsid w:val="00887CFB"/>
    <w:rsid w:val="0089001F"/>
    <w:rsid w:val="008903F3"/>
    <w:rsid w:val="00890600"/>
    <w:rsid w:val="008916C0"/>
    <w:rsid w:val="008916E0"/>
    <w:rsid w:val="00892603"/>
    <w:rsid w:val="00892745"/>
    <w:rsid w:val="0089283A"/>
    <w:rsid w:val="00892A0C"/>
    <w:rsid w:val="00892D06"/>
    <w:rsid w:val="00892D94"/>
    <w:rsid w:val="0089378F"/>
    <w:rsid w:val="00894B9A"/>
    <w:rsid w:val="00894F7D"/>
    <w:rsid w:val="008951C1"/>
    <w:rsid w:val="00896292"/>
    <w:rsid w:val="00896702"/>
    <w:rsid w:val="00896DAC"/>
    <w:rsid w:val="008971FB"/>
    <w:rsid w:val="008A0D27"/>
    <w:rsid w:val="008A260D"/>
    <w:rsid w:val="008A2A10"/>
    <w:rsid w:val="008A2DC8"/>
    <w:rsid w:val="008A37B1"/>
    <w:rsid w:val="008A37C0"/>
    <w:rsid w:val="008A3B9D"/>
    <w:rsid w:val="008A466E"/>
    <w:rsid w:val="008A4B81"/>
    <w:rsid w:val="008A4CB6"/>
    <w:rsid w:val="008A50F8"/>
    <w:rsid w:val="008A5184"/>
    <w:rsid w:val="008A5272"/>
    <w:rsid w:val="008A53CE"/>
    <w:rsid w:val="008A5B61"/>
    <w:rsid w:val="008A5E49"/>
    <w:rsid w:val="008A7E1F"/>
    <w:rsid w:val="008B05EF"/>
    <w:rsid w:val="008B0E1A"/>
    <w:rsid w:val="008B1BFF"/>
    <w:rsid w:val="008B42C4"/>
    <w:rsid w:val="008B4723"/>
    <w:rsid w:val="008B5578"/>
    <w:rsid w:val="008B5834"/>
    <w:rsid w:val="008B584F"/>
    <w:rsid w:val="008B6837"/>
    <w:rsid w:val="008B6D7B"/>
    <w:rsid w:val="008B787C"/>
    <w:rsid w:val="008B7FA3"/>
    <w:rsid w:val="008C03E9"/>
    <w:rsid w:val="008C0604"/>
    <w:rsid w:val="008C083C"/>
    <w:rsid w:val="008C11B1"/>
    <w:rsid w:val="008C1408"/>
    <w:rsid w:val="008C1B09"/>
    <w:rsid w:val="008C1EC3"/>
    <w:rsid w:val="008C1F4C"/>
    <w:rsid w:val="008C2BFF"/>
    <w:rsid w:val="008C452A"/>
    <w:rsid w:val="008C495C"/>
    <w:rsid w:val="008C5156"/>
    <w:rsid w:val="008C54F0"/>
    <w:rsid w:val="008C69D8"/>
    <w:rsid w:val="008C7989"/>
    <w:rsid w:val="008D00C1"/>
    <w:rsid w:val="008D01C1"/>
    <w:rsid w:val="008D05B5"/>
    <w:rsid w:val="008D078B"/>
    <w:rsid w:val="008D09E1"/>
    <w:rsid w:val="008D0C09"/>
    <w:rsid w:val="008D0C1A"/>
    <w:rsid w:val="008D104F"/>
    <w:rsid w:val="008D1B21"/>
    <w:rsid w:val="008D28AF"/>
    <w:rsid w:val="008D2B08"/>
    <w:rsid w:val="008D2CBC"/>
    <w:rsid w:val="008D3024"/>
    <w:rsid w:val="008D3696"/>
    <w:rsid w:val="008D3F7B"/>
    <w:rsid w:val="008D42D2"/>
    <w:rsid w:val="008D4778"/>
    <w:rsid w:val="008D5752"/>
    <w:rsid w:val="008D5DB4"/>
    <w:rsid w:val="008D6913"/>
    <w:rsid w:val="008D6C71"/>
    <w:rsid w:val="008D77D4"/>
    <w:rsid w:val="008D7D01"/>
    <w:rsid w:val="008D7F7D"/>
    <w:rsid w:val="008E0203"/>
    <w:rsid w:val="008E02F4"/>
    <w:rsid w:val="008E1BB5"/>
    <w:rsid w:val="008E1D76"/>
    <w:rsid w:val="008E2CDB"/>
    <w:rsid w:val="008E3ABD"/>
    <w:rsid w:val="008E43F6"/>
    <w:rsid w:val="008E4462"/>
    <w:rsid w:val="008E47B0"/>
    <w:rsid w:val="008E4E36"/>
    <w:rsid w:val="008E5664"/>
    <w:rsid w:val="008E5CB9"/>
    <w:rsid w:val="008E67D3"/>
    <w:rsid w:val="008E6845"/>
    <w:rsid w:val="008E693B"/>
    <w:rsid w:val="008E6A0C"/>
    <w:rsid w:val="008E6D18"/>
    <w:rsid w:val="008E6F9A"/>
    <w:rsid w:val="008E71B6"/>
    <w:rsid w:val="008E728D"/>
    <w:rsid w:val="008E7CBE"/>
    <w:rsid w:val="008F09EF"/>
    <w:rsid w:val="008F146A"/>
    <w:rsid w:val="008F1987"/>
    <w:rsid w:val="008F1EF1"/>
    <w:rsid w:val="008F21DB"/>
    <w:rsid w:val="008F241F"/>
    <w:rsid w:val="008F3E1A"/>
    <w:rsid w:val="008F3E6A"/>
    <w:rsid w:val="008F49D0"/>
    <w:rsid w:val="008F5082"/>
    <w:rsid w:val="008F531E"/>
    <w:rsid w:val="008F5694"/>
    <w:rsid w:val="008F6A02"/>
    <w:rsid w:val="008F76E9"/>
    <w:rsid w:val="008F7738"/>
    <w:rsid w:val="008F7E8E"/>
    <w:rsid w:val="009006CB"/>
    <w:rsid w:val="009008C4"/>
    <w:rsid w:val="00900CED"/>
    <w:rsid w:val="00901544"/>
    <w:rsid w:val="00901917"/>
    <w:rsid w:val="00901F36"/>
    <w:rsid w:val="009020A9"/>
    <w:rsid w:val="0090250A"/>
    <w:rsid w:val="00902C43"/>
    <w:rsid w:val="009032FC"/>
    <w:rsid w:val="009035AB"/>
    <w:rsid w:val="009037C2"/>
    <w:rsid w:val="00904686"/>
    <w:rsid w:val="00904AB9"/>
    <w:rsid w:val="00904C80"/>
    <w:rsid w:val="0090502F"/>
    <w:rsid w:val="00905AF8"/>
    <w:rsid w:val="00906394"/>
    <w:rsid w:val="009066C2"/>
    <w:rsid w:val="00906761"/>
    <w:rsid w:val="00906AB5"/>
    <w:rsid w:val="00906B68"/>
    <w:rsid w:val="00906D99"/>
    <w:rsid w:val="00907168"/>
    <w:rsid w:val="00907204"/>
    <w:rsid w:val="0090726D"/>
    <w:rsid w:val="00907306"/>
    <w:rsid w:val="00907346"/>
    <w:rsid w:val="00910A32"/>
    <w:rsid w:val="009110AA"/>
    <w:rsid w:val="009112AA"/>
    <w:rsid w:val="009117D5"/>
    <w:rsid w:val="00912979"/>
    <w:rsid w:val="00912BC3"/>
    <w:rsid w:val="009144B8"/>
    <w:rsid w:val="009144BB"/>
    <w:rsid w:val="00914809"/>
    <w:rsid w:val="009149DD"/>
    <w:rsid w:val="00914CAD"/>
    <w:rsid w:val="00914D7F"/>
    <w:rsid w:val="00915406"/>
    <w:rsid w:val="00915C46"/>
    <w:rsid w:val="0091662A"/>
    <w:rsid w:val="009170B7"/>
    <w:rsid w:val="0091758E"/>
    <w:rsid w:val="00917FEB"/>
    <w:rsid w:val="00920117"/>
    <w:rsid w:val="009202DA"/>
    <w:rsid w:val="0092135B"/>
    <w:rsid w:val="009218C6"/>
    <w:rsid w:val="009218DF"/>
    <w:rsid w:val="00921D7F"/>
    <w:rsid w:val="009221C4"/>
    <w:rsid w:val="009221CA"/>
    <w:rsid w:val="00922568"/>
    <w:rsid w:val="009228AE"/>
    <w:rsid w:val="00922FC0"/>
    <w:rsid w:val="0092327D"/>
    <w:rsid w:val="00923675"/>
    <w:rsid w:val="00923712"/>
    <w:rsid w:val="00923DD8"/>
    <w:rsid w:val="00924023"/>
    <w:rsid w:val="009240AA"/>
    <w:rsid w:val="009243B9"/>
    <w:rsid w:val="009243C8"/>
    <w:rsid w:val="00924E67"/>
    <w:rsid w:val="009258F3"/>
    <w:rsid w:val="00925F38"/>
    <w:rsid w:val="009262E4"/>
    <w:rsid w:val="00926344"/>
    <w:rsid w:val="009268AD"/>
    <w:rsid w:val="00926AB6"/>
    <w:rsid w:val="00927059"/>
    <w:rsid w:val="009270DD"/>
    <w:rsid w:val="009272F5"/>
    <w:rsid w:val="009275AD"/>
    <w:rsid w:val="00927657"/>
    <w:rsid w:val="00927D16"/>
    <w:rsid w:val="00931884"/>
    <w:rsid w:val="00931BA5"/>
    <w:rsid w:val="00931CE3"/>
    <w:rsid w:val="00932679"/>
    <w:rsid w:val="00932EF1"/>
    <w:rsid w:val="00933748"/>
    <w:rsid w:val="00933902"/>
    <w:rsid w:val="00933D87"/>
    <w:rsid w:val="00933F45"/>
    <w:rsid w:val="00934099"/>
    <w:rsid w:val="0093418C"/>
    <w:rsid w:val="0093431A"/>
    <w:rsid w:val="0093565D"/>
    <w:rsid w:val="00935BCD"/>
    <w:rsid w:val="00935C71"/>
    <w:rsid w:val="00936B4D"/>
    <w:rsid w:val="00937790"/>
    <w:rsid w:val="00941121"/>
    <w:rsid w:val="00941538"/>
    <w:rsid w:val="00941A17"/>
    <w:rsid w:val="009426E3"/>
    <w:rsid w:val="00942BD3"/>
    <w:rsid w:val="00942EAE"/>
    <w:rsid w:val="00944CB3"/>
    <w:rsid w:val="0094565F"/>
    <w:rsid w:val="00945B56"/>
    <w:rsid w:val="009473E2"/>
    <w:rsid w:val="00947654"/>
    <w:rsid w:val="00947C53"/>
    <w:rsid w:val="00947DB6"/>
    <w:rsid w:val="00947FDD"/>
    <w:rsid w:val="009507E6"/>
    <w:rsid w:val="00950B67"/>
    <w:rsid w:val="00950E7D"/>
    <w:rsid w:val="00951351"/>
    <w:rsid w:val="00951877"/>
    <w:rsid w:val="0095215C"/>
    <w:rsid w:val="0095221B"/>
    <w:rsid w:val="00952253"/>
    <w:rsid w:val="00952B62"/>
    <w:rsid w:val="00952F2C"/>
    <w:rsid w:val="009533CE"/>
    <w:rsid w:val="00953A9D"/>
    <w:rsid w:val="009541CA"/>
    <w:rsid w:val="009544D0"/>
    <w:rsid w:val="00954825"/>
    <w:rsid w:val="00954989"/>
    <w:rsid w:val="00955000"/>
    <w:rsid w:val="0095627B"/>
    <w:rsid w:val="009566A4"/>
    <w:rsid w:val="00956CCB"/>
    <w:rsid w:val="00957816"/>
    <w:rsid w:val="0095798F"/>
    <w:rsid w:val="00957C5E"/>
    <w:rsid w:val="00960171"/>
    <w:rsid w:val="0096061C"/>
    <w:rsid w:val="00960BE1"/>
    <w:rsid w:val="00960EE4"/>
    <w:rsid w:val="0096106C"/>
    <w:rsid w:val="00961133"/>
    <w:rsid w:val="00961785"/>
    <w:rsid w:val="00961F19"/>
    <w:rsid w:val="009621B1"/>
    <w:rsid w:val="00962507"/>
    <w:rsid w:val="00962A1F"/>
    <w:rsid w:val="00963226"/>
    <w:rsid w:val="00963F27"/>
    <w:rsid w:val="009648FD"/>
    <w:rsid w:val="00964A44"/>
    <w:rsid w:val="00965261"/>
    <w:rsid w:val="00965A8D"/>
    <w:rsid w:val="0096606E"/>
    <w:rsid w:val="009666BD"/>
    <w:rsid w:val="00966E0C"/>
    <w:rsid w:val="00967255"/>
    <w:rsid w:val="0096747A"/>
    <w:rsid w:val="00967485"/>
    <w:rsid w:val="00967BB6"/>
    <w:rsid w:val="00967E02"/>
    <w:rsid w:val="00970276"/>
    <w:rsid w:val="009704D2"/>
    <w:rsid w:val="00970BDD"/>
    <w:rsid w:val="009711E7"/>
    <w:rsid w:val="0097165F"/>
    <w:rsid w:val="00971E04"/>
    <w:rsid w:val="009725F9"/>
    <w:rsid w:val="00972E26"/>
    <w:rsid w:val="00973A6B"/>
    <w:rsid w:val="0097403C"/>
    <w:rsid w:val="0097499B"/>
    <w:rsid w:val="009753C2"/>
    <w:rsid w:val="0097674C"/>
    <w:rsid w:val="0097677C"/>
    <w:rsid w:val="00976BEF"/>
    <w:rsid w:val="00977182"/>
    <w:rsid w:val="0097794E"/>
    <w:rsid w:val="00977A4C"/>
    <w:rsid w:val="00977F5A"/>
    <w:rsid w:val="009803A8"/>
    <w:rsid w:val="0098128F"/>
    <w:rsid w:val="009816FC"/>
    <w:rsid w:val="0098180A"/>
    <w:rsid w:val="00981C33"/>
    <w:rsid w:val="00981CBD"/>
    <w:rsid w:val="00981DB1"/>
    <w:rsid w:val="00982AB9"/>
    <w:rsid w:val="00983339"/>
    <w:rsid w:val="009835CB"/>
    <w:rsid w:val="0098396B"/>
    <w:rsid w:val="00983C03"/>
    <w:rsid w:val="00983C82"/>
    <w:rsid w:val="009846C8"/>
    <w:rsid w:val="0098495E"/>
    <w:rsid w:val="00985C8E"/>
    <w:rsid w:val="00985E81"/>
    <w:rsid w:val="00985F04"/>
    <w:rsid w:val="00986439"/>
    <w:rsid w:val="009866D1"/>
    <w:rsid w:val="00986D92"/>
    <w:rsid w:val="00986DB7"/>
    <w:rsid w:val="00986DDE"/>
    <w:rsid w:val="00986EFA"/>
    <w:rsid w:val="009872FF"/>
    <w:rsid w:val="00987957"/>
    <w:rsid w:val="009879FC"/>
    <w:rsid w:val="00987A81"/>
    <w:rsid w:val="00987ECC"/>
    <w:rsid w:val="00990035"/>
    <w:rsid w:val="00990093"/>
    <w:rsid w:val="00992CDA"/>
    <w:rsid w:val="00992DC9"/>
    <w:rsid w:val="00992EDB"/>
    <w:rsid w:val="009935D1"/>
    <w:rsid w:val="00993CDE"/>
    <w:rsid w:val="00995A7B"/>
    <w:rsid w:val="00995D67"/>
    <w:rsid w:val="00995E0E"/>
    <w:rsid w:val="009964F6"/>
    <w:rsid w:val="00996634"/>
    <w:rsid w:val="00996B2B"/>
    <w:rsid w:val="00996DA7"/>
    <w:rsid w:val="0099796C"/>
    <w:rsid w:val="00997F9F"/>
    <w:rsid w:val="009A02BF"/>
    <w:rsid w:val="009A04CD"/>
    <w:rsid w:val="009A18B1"/>
    <w:rsid w:val="009A1E73"/>
    <w:rsid w:val="009A1FE0"/>
    <w:rsid w:val="009A204D"/>
    <w:rsid w:val="009A2077"/>
    <w:rsid w:val="009A20BE"/>
    <w:rsid w:val="009A2217"/>
    <w:rsid w:val="009A2F3C"/>
    <w:rsid w:val="009A2F93"/>
    <w:rsid w:val="009A3B82"/>
    <w:rsid w:val="009A3EF5"/>
    <w:rsid w:val="009A42B0"/>
    <w:rsid w:val="009A4B10"/>
    <w:rsid w:val="009A5293"/>
    <w:rsid w:val="009A6227"/>
    <w:rsid w:val="009A709B"/>
    <w:rsid w:val="009A7483"/>
    <w:rsid w:val="009A7E44"/>
    <w:rsid w:val="009B0187"/>
    <w:rsid w:val="009B05FA"/>
    <w:rsid w:val="009B0875"/>
    <w:rsid w:val="009B10D6"/>
    <w:rsid w:val="009B1C97"/>
    <w:rsid w:val="009B2760"/>
    <w:rsid w:val="009B32A5"/>
    <w:rsid w:val="009B35DD"/>
    <w:rsid w:val="009B36AB"/>
    <w:rsid w:val="009B3890"/>
    <w:rsid w:val="009B3A58"/>
    <w:rsid w:val="009B3D32"/>
    <w:rsid w:val="009B3F29"/>
    <w:rsid w:val="009B408A"/>
    <w:rsid w:val="009B4E8B"/>
    <w:rsid w:val="009B5674"/>
    <w:rsid w:val="009B580D"/>
    <w:rsid w:val="009B6129"/>
    <w:rsid w:val="009B6531"/>
    <w:rsid w:val="009B6FD1"/>
    <w:rsid w:val="009B6FEA"/>
    <w:rsid w:val="009B7677"/>
    <w:rsid w:val="009B7CA3"/>
    <w:rsid w:val="009B7E8A"/>
    <w:rsid w:val="009C0156"/>
    <w:rsid w:val="009C027C"/>
    <w:rsid w:val="009C0357"/>
    <w:rsid w:val="009C065A"/>
    <w:rsid w:val="009C0D4D"/>
    <w:rsid w:val="009C0FFA"/>
    <w:rsid w:val="009C16B7"/>
    <w:rsid w:val="009C1A45"/>
    <w:rsid w:val="009C1A6C"/>
    <w:rsid w:val="009C1B82"/>
    <w:rsid w:val="009C1FC2"/>
    <w:rsid w:val="009C2067"/>
    <w:rsid w:val="009C212F"/>
    <w:rsid w:val="009C299B"/>
    <w:rsid w:val="009C2A92"/>
    <w:rsid w:val="009C2CF2"/>
    <w:rsid w:val="009C3AE0"/>
    <w:rsid w:val="009C567D"/>
    <w:rsid w:val="009C57D4"/>
    <w:rsid w:val="009C6E64"/>
    <w:rsid w:val="009C6F07"/>
    <w:rsid w:val="009C7131"/>
    <w:rsid w:val="009C71C4"/>
    <w:rsid w:val="009C7804"/>
    <w:rsid w:val="009C78CC"/>
    <w:rsid w:val="009C7C17"/>
    <w:rsid w:val="009C7C94"/>
    <w:rsid w:val="009C7F3E"/>
    <w:rsid w:val="009C7F8F"/>
    <w:rsid w:val="009D039D"/>
    <w:rsid w:val="009D06F1"/>
    <w:rsid w:val="009D24EA"/>
    <w:rsid w:val="009D2D6C"/>
    <w:rsid w:val="009D3954"/>
    <w:rsid w:val="009D43C5"/>
    <w:rsid w:val="009D4C0F"/>
    <w:rsid w:val="009D5287"/>
    <w:rsid w:val="009D5657"/>
    <w:rsid w:val="009D5874"/>
    <w:rsid w:val="009D6429"/>
    <w:rsid w:val="009D6694"/>
    <w:rsid w:val="009D6C1B"/>
    <w:rsid w:val="009D6F11"/>
    <w:rsid w:val="009D741B"/>
    <w:rsid w:val="009E07B8"/>
    <w:rsid w:val="009E0923"/>
    <w:rsid w:val="009E15EB"/>
    <w:rsid w:val="009E187A"/>
    <w:rsid w:val="009E1C8E"/>
    <w:rsid w:val="009E2D38"/>
    <w:rsid w:val="009E378F"/>
    <w:rsid w:val="009E3A2F"/>
    <w:rsid w:val="009E4025"/>
    <w:rsid w:val="009E45D9"/>
    <w:rsid w:val="009E509E"/>
    <w:rsid w:val="009E55C3"/>
    <w:rsid w:val="009E5829"/>
    <w:rsid w:val="009E6757"/>
    <w:rsid w:val="009E6893"/>
    <w:rsid w:val="009E6D43"/>
    <w:rsid w:val="009E765C"/>
    <w:rsid w:val="009F05BD"/>
    <w:rsid w:val="009F066D"/>
    <w:rsid w:val="009F0694"/>
    <w:rsid w:val="009F0794"/>
    <w:rsid w:val="009F0C30"/>
    <w:rsid w:val="009F1042"/>
    <w:rsid w:val="009F1C2B"/>
    <w:rsid w:val="009F1C5E"/>
    <w:rsid w:val="009F1D3F"/>
    <w:rsid w:val="009F1F17"/>
    <w:rsid w:val="009F2255"/>
    <w:rsid w:val="009F2B92"/>
    <w:rsid w:val="009F30C8"/>
    <w:rsid w:val="009F37F6"/>
    <w:rsid w:val="009F3944"/>
    <w:rsid w:val="009F44D9"/>
    <w:rsid w:val="009F45F9"/>
    <w:rsid w:val="009F4DE4"/>
    <w:rsid w:val="009F4EB7"/>
    <w:rsid w:val="009F59CB"/>
    <w:rsid w:val="009F61A5"/>
    <w:rsid w:val="009F67BC"/>
    <w:rsid w:val="009F6A0A"/>
    <w:rsid w:val="009F7267"/>
    <w:rsid w:val="00A00B1E"/>
    <w:rsid w:val="00A00F21"/>
    <w:rsid w:val="00A017F4"/>
    <w:rsid w:val="00A01B9B"/>
    <w:rsid w:val="00A01C3E"/>
    <w:rsid w:val="00A01F36"/>
    <w:rsid w:val="00A022F2"/>
    <w:rsid w:val="00A02658"/>
    <w:rsid w:val="00A02C95"/>
    <w:rsid w:val="00A03C11"/>
    <w:rsid w:val="00A03F6A"/>
    <w:rsid w:val="00A041E9"/>
    <w:rsid w:val="00A04595"/>
    <w:rsid w:val="00A047AF"/>
    <w:rsid w:val="00A06037"/>
    <w:rsid w:val="00A06303"/>
    <w:rsid w:val="00A0636E"/>
    <w:rsid w:val="00A063DA"/>
    <w:rsid w:val="00A064ED"/>
    <w:rsid w:val="00A06AF0"/>
    <w:rsid w:val="00A07E85"/>
    <w:rsid w:val="00A07F1D"/>
    <w:rsid w:val="00A10F43"/>
    <w:rsid w:val="00A11D7B"/>
    <w:rsid w:val="00A11FA6"/>
    <w:rsid w:val="00A12107"/>
    <w:rsid w:val="00A12E1E"/>
    <w:rsid w:val="00A1359D"/>
    <w:rsid w:val="00A13855"/>
    <w:rsid w:val="00A13FDD"/>
    <w:rsid w:val="00A14F1C"/>
    <w:rsid w:val="00A1557E"/>
    <w:rsid w:val="00A1676F"/>
    <w:rsid w:val="00A167E5"/>
    <w:rsid w:val="00A176C0"/>
    <w:rsid w:val="00A17A8B"/>
    <w:rsid w:val="00A17FA3"/>
    <w:rsid w:val="00A20292"/>
    <w:rsid w:val="00A20625"/>
    <w:rsid w:val="00A2069F"/>
    <w:rsid w:val="00A20783"/>
    <w:rsid w:val="00A20B65"/>
    <w:rsid w:val="00A20E4E"/>
    <w:rsid w:val="00A210DE"/>
    <w:rsid w:val="00A21145"/>
    <w:rsid w:val="00A213DF"/>
    <w:rsid w:val="00A21960"/>
    <w:rsid w:val="00A22341"/>
    <w:rsid w:val="00A22EAB"/>
    <w:rsid w:val="00A2378E"/>
    <w:rsid w:val="00A23EA8"/>
    <w:rsid w:val="00A24187"/>
    <w:rsid w:val="00A2460D"/>
    <w:rsid w:val="00A246C8"/>
    <w:rsid w:val="00A24A4B"/>
    <w:rsid w:val="00A24A6A"/>
    <w:rsid w:val="00A24CA4"/>
    <w:rsid w:val="00A24EE6"/>
    <w:rsid w:val="00A255F5"/>
    <w:rsid w:val="00A258FB"/>
    <w:rsid w:val="00A25AC7"/>
    <w:rsid w:val="00A27261"/>
    <w:rsid w:val="00A30484"/>
    <w:rsid w:val="00A30B87"/>
    <w:rsid w:val="00A30F95"/>
    <w:rsid w:val="00A31120"/>
    <w:rsid w:val="00A31A1F"/>
    <w:rsid w:val="00A31BF6"/>
    <w:rsid w:val="00A31E71"/>
    <w:rsid w:val="00A321C7"/>
    <w:rsid w:val="00A325EC"/>
    <w:rsid w:val="00A3271D"/>
    <w:rsid w:val="00A3474C"/>
    <w:rsid w:val="00A3488F"/>
    <w:rsid w:val="00A349E8"/>
    <w:rsid w:val="00A34ED3"/>
    <w:rsid w:val="00A3515D"/>
    <w:rsid w:val="00A352F4"/>
    <w:rsid w:val="00A35415"/>
    <w:rsid w:val="00A35833"/>
    <w:rsid w:val="00A35D48"/>
    <w:rsid w:val="00A36D8A"/>
    <w:rsid w:val="00A3777C"/>
    <w:rsid w:val="00A40924"/>
    <w:rsid w:val="00A40B1D"/>
    <w:rsid w:val="00A41457"/>
    <w:rsid w:val="00A41FDF"/>
    <w:rsid w:val="00A42F99"/>
    <w:rsid w:val="00A43438"/>
    <w:rsid w:val="00A43FA8"/>
    <w:rsid w:val="00A4409D"/>
    <w:rsid w:val="00A442C3"/>
    <w:rsid w:val="00A445A9"/>
    <w:rsid w:val="00A4462E"/>
    <w:rsid w:val="00A44C71"/>
    <w:rsid w:val="00A45464"/>
    <w:rsid w:val="00A4554D"/>
    <w:rsid w:val="00A45D07"/>
    <w:rsid w:val="00A462F5"/>
    <w:rsid w:val="00A46364"/>
    <w:rsid w:val="00A46E3D"/>
    <w:rsid w:val="00A46E40"/>
    <w:rsid w:val="00A500C0"/>
    <w:rsid w:val="00A501C2"/>
    <w:rsid w:val="00A50406"/>
    <w:rsid w:val="00A50634"/>
    <w:rsid w:val="00A507B2"/>
    <w:rsid w:val="00A50B31"/>
    <w:rsid w:val="00A50FD3"/>
    <w:rsid w:val="00A52409"/>
    <w:rsid w:val="00A52570"/>
    <w:rsid w:val="00A52ECD"/>
    <w:rsid w:val="00A52F90"/>
    <w:rsid w:val="00A53EF4"/>
    <w:rsid w:val="00A54118"/>
    <w:rsid w:val="00A542DE"/>
    <w:rsid w:val="00A54CFA"/>
    <w:rsid w:val="00A54E58"/>
    <w:rsid w:val="00A553F1"/>
    <w:rsid w:val="00A56049"/>
    <w:rsid w:val="00A56086"/>
    <w:rsid w:val="00A56D1A"/>
    <w:rsid w:val="00A56E84"/>
    <w:rsid w:val="00A5722B"/>
    <w:rsid w:val="00A57CCF"/>
    <w:rsid w:val="00A6000D"/>
    <w:rsid w:val="00A60602"/>
    <w:rsid w:val="00A6061B"/>
    <w:rsid w:val="00A60A54"/>
    <w:rsid w:val="00A60AC4"/>
    <w:rsid w:val="00A60D9F"/>
    <w:rsid w:val="00A61285"/>
    <w:rsid w:val="00A61303"/>
    <w:rsid w:val="00A62702"/>
    <w:rsid w:val="00A62739"/>
    <w:rsid w:val="00A628A9"/>
    <w:rsid w:val="00A63394"/>
    <w:rsid w:val="00A634D8"/>
    <w:rsid w:val="00A63859"/>
    <w:rsid w:val="00A63C11"/>
    <w:rsid w:val="00A63E46"/>
    <w:rsid w:val="00A63EF6"/>
    <w:rsid w:val="00A643AF"/>
    <w:rsid w:val="00A64470"/>
    <w:rsid w:val="00A646F1"/>
    <w:rsid w:val="00A647B3"/>
    <w:rsid w:val="00A65109"/>
    <w:rsid w:val="00A65195"/>
    <w:rsid w:val="00A65EAA"/>
    <w:rsid w:val="00A663CA"/>
    <w:rsid w:val="00A665C4"/>
    <w:rsid w:val="00A666E4"/>
    <w:rsid w:val="00A667F4"/>
    <w:rsid w:val="00A668A7"/>
    <w:rsid w:val="00A669DC"/>
    <w:rsid w:val="00A67228"/>
    <w:rsid w:val="00A676D1"/>
    <w:rsid w:val="00A67849"/>
    <w:rsid w:val="00A701A3"/>
    <w:rsid w:val="00A709C1"/>
    <w:rsid w:val="00A70AB7"/>
    <w:rsid w:val="00A71476"/>
    <w:rsid w:val="00A72F63"/>
    <w:rsid w:val="00A730CD"/>
    <w:rsid w:val="00A73206"/>
    <w:rsid w:val="00A74036"/>
    <w:rsid w:val="00A7427F"/>
    <w:rsid w:val="00A74C25"/>
    <w:rsid w:val="00A75360"/>
    <w:rsid w:val="00A75700"/>
    <w:rsid w:val="00A75D10"/>
    <w:rsid w:val="00A7668C"/>
    <w:rsid w:val="00A7668D"/>
    <w:rsid w:val="00A801E9"/>
    <w:rsid w:val="00A80E1B"/>
    <w:rsid w:val="00A80E24"/>
    <w:rsid w:val="00A813E8"/>
    <w:rsid w:val="00A816A1"/>
    <w:rsid w:val="00A81E11"/>
    <w:rsid w:val="00A8297E"/>
    <w:rsid w:val="00A82DA3"/>
    <w:rsid w:val="00A83D3C"/>
    <w:rsid w:val="00A83F70"/>
    <w:rsid w:val="00A8494A"/>
    <w:rsid w:val="00A85563"/>
    <w:rsid w:val="00A8589E"/>
    <w:rsid w:val="00A86654"/>
    <w:rsid w:val="00A86B67"/>
    <w:rsid w:val="00A86CA9"/>
    <w:rsid w:val="00A8722E"/>
    <w:rsid w:val="00A8754F"/>
    <w:rsid w:val="00A87B06"/>
    <w:rsid w:val="00A90080"/>
    <w:rsid w:val="00A90944"/>
    <w:rsid w:val="00A90DE0"/>
    <w:rsid w:val="00A92BAA"/>
    <w:rsid w:val="00A9334D"/>
    <w:rsid w:val="00A9365B"/>
    <w:rsid w:val="00A93700"/>
    <w:rsid w:val="00A93813"/>
    <w:rsid w:val="00A93B33"/>
    <w:rsid w:val="00A93E97"/>
    <w:rsid w:val="00A94474"/>
    <w:rsid w:val="00A95296"/>
    <w:rsid w:val="00A95AAD"/>
    <w:rsid w:val="00A9626C"/>
    <w:rsid w:val="00A96384"/>
    <w:rsid w:val="00A96B75"/>
    <w:rsid w:val="00A97C8E"/>
    <w:rsid w:val="00A97D96"/>
    <w:rsid w:val="00A97F69"/>
    <w:rsid w:val="00AA00C7"/>
    <w:rsid w:val="00AA13F2"/>
    <w:rsid w:val="00AA18DF"/>
    <w:rsid w:val="00AA19EE"/>
    <w:rsid w:val="00AA1E54"/>
    <w:rsid w:val="00AA2418"/>
    <w:rsid w:val="00AA2441"/>
    <w:rsid w:val="00AA2649"/>
    <w:rsid w:val="00AA2DA6"/>
    <w:rsid w:val="00AA3917"/>
    <w:rsid w:val="00AA4169"/>
    <w:rsid w:val="00AA462B"/>
    <w:rsid w:val="00AA4648"/>
    <w:rsid w:val="00AA4A28"/>
    <w:rsid w:val="00AA4B38"/>
    <w:rsid w:val="00AA4C4C"/>
    <w:rsid w:val="00AA51C5"/>
    <w:rsid w:val="00AA51DB"/>
    <w:rsid w:val="00AA55EB"/>
    <w:rsid w:val="00AA5DC7"/>
    <w:rsid w:val="00AA6A17"/>
    <w:rsid w:val="00AA6ACA"/>
    <w:rsid w:val="00AA6CF1"/>
    <w:rsid w:val="00AA7B92"/>
    <w:rsid w:val="00AA7CC4"/>
    <w:rsid w:val="00AB0033"/>
    <w:rsid w:val="00AB10FE"/>
    <w:rsid w:val="00AB1715"/>
    <w:rsid w:val="00AB2137"/>
    <w:rsid w:val="00AB24F4"/>
    <w:rsid w:val="00AB26DF"/>
    <w:rsid w:val="00AB29F9"/>
    <w:rsid w:val="00AB2DF6"/>
    <w:rsid w:val="00AB3F08"/>
    <w:rsid w:val="00AB47DF"/>
    <w:rsid w:val="00AB55DD"/>
    <w:rsid w:val="00AB5A49"/>
    <w:rsid w:val="00AB5ABD"/>
    <w:rsid w:val="00AB5AD4"/>
    <w:rsid w:val="00AB5D5A"/>
    <w:rsid w:val="00AB5F82"/>
    <w:rsid w:val="00AB694E"/>
    <w:rsid w:val="00AB739A"/>
    <w:rsid w:val="00AB75E3"/>
    <w:rsid w:val="00AB75ED"/>
    <w:rsid w:val="00AB7956"/>
    <w:rsid w:val="00AB7F56"/>
    <w:rsid w:val="00AC033F"/>
    <w:rsid w:val="00AC065A"/>
    <w:rsid w:val="00AC09F9"/>
    <w:rsid w:val="00AC1714"/>
    <w:rsid w:val="00AC1A25"/>
    <w:rsid w:val="00AC1F97"/>
    <w:rsid w:val="00AC2575"/>
    <w:rsid w:val="00AC2E69"/>
    <w:rsid w:val="00AC2E71"/>
    <w:rsid w:val="00AC2EDD"/>
    <w:rsid w:val="00AC370B"/>
    <w:rsid w:val="00AC3A1A"/>
    <w:rsid w:val="00AC3AF0"/>
    <w:rsid w:val="00AC3CBA"/>
    <w:rsid w:val="00AC44C4"/>
    <w:rsid w:val="00AC4CB4"/>
    <w:rsid w:val="00AC60C1"/>
    <w:rsid w:val="00AC6270"/>
    <w:rsid w:val="00AC6362"/>
    <w:rsid w:val="00AC63D1"/>
    <w:rsid w:val="00AC6700"/>
    <w:rsid w:val="00AC67C3"/>
    <w:rsid w:val="00AC6B09"/>
    <w:rsid w:val="00AC6B48"/>
    <w:rsid w:val="00AC6EDF"/>
    <w:rsid w:val="00AC7A72"/>
    <w:rsid w:val="00AC7F5A"/>
    <w:rsid w:val="00AD0656"/>
    <w:rsid w:val="00AD08B0"/>
    <w:rsid w:val="00AD14F0"/>
    <w:rsid w:val="00AD1DBD"/>
    <w:rsid w:val="00AD2E16"/>
    <w:rsid w:val="00AD30BF"/>
    <w:rsid w:val="00AD3849"/>
    <w:rsid w:val="00AD3C4D"/>
    <w:rsid w:val="00AD433A"/>
    <w:rsid w:val="00AD46AA"/>
    <w:rsid w:val="00AD4AD5"/>
    <w:rsid w:val="00AD5C1E"/>
    <w:rsid w:val="00AD64E2"/>
    <w:rsid w:val="00AD7755"/>
    <w:rsid w:val="00AD79EF"/>
    <w:rsid w:val="00AD7E44"/>
    <w:rsid w:val="00AE061C"/>
    <w:rsid w:val="00AE0E33"/>
    <w:rsid w:val="00AE120B"/>
    <w:rsid w:val="00AE18CE"/>
    <w:rsid w:val="00AE1ADB"/>
    <w:rsid w:val="00AE312E"/>
    <w:rsid w:val="00AE467F"/>
    <w:rsid w:val="00AE4704"/>
    <w:rsid w:val="00AE4D6F"/>
    <w:rsid w:val="00AE601A"/>
    <w:rsid w:val="00AE6A47"/>
    <w:rsid w:val="00AE6A51"/>
    <w:rsid w:val="00AE7081"/>
    <w:rsid w:val="00AE79D4"/>
    <w:rsid w:val="00AF0076"/>
    <w:rsid w:val="00AF0F59"/>
    <w:rsid w:val="00AF1772"/>
    <w:rsid w:val="00AF2383"/>
    <w:rsid w:val="00AF244E"/>
    <w:rsid w:val="00AF2DD1"/>
    <w:rsid w:val="00AF30FF"/>
    <w:rsid w:val="00AF3B40"/>
    <w:rsid w:val="00AF4773"/>
    <w:rsid w:val="00AF4E6F"/>
    <w:rsid w:val="00AF5022"/>
    <w:rsid w:val="00AF5984"/>
    <w:rsid w:val="00AF5E8A"/>
    <w:rsid w:val="00AF6390"/>
    <w:rsid w:val="00AF64E0"/>
    <w:rsid w:val="00AF6981"/>
    <w:rsid w:val="00B00151"/>
    <w:rsid w:val="00B002E0"/>
    <w:rsid w:val="00B01026"/>
    <w:rsid w:val="00B01367"/>
    <w:rsid w:val="00B02340"/>
    <w:rsid w:val="00B024F3"/>
    <w:rsid w:val="00B025B6"/>
    <w:rsid w:val="00B02C26"/>
    <w:rsid w:val="00B02D09"/>
    <w:rsid w:val="00B03248"/>
    <w:rsid w:val="00B033D1"/>
    <w:rsid w:val="00B036C5"/>
    <w:rsid w:val="00B04BA1"/>
    <w:rsid w:val="00B052E8"/>
    <w:rsid w:val="00B053B9"/>
    <w:rsid w:val="00B05CB5"/>
    <w:rsid w:val="00B05E18"/>
    <w:rsid w:val="00B0662E"/>
    <w:rsid w:val="00B06F2F"/>
    <w:rsid w:val="00B06FB1"/>
    <w:rsid w:val="00B07180"/>
    <w:rsid w:val="00B07643"/>
    <w:rsid w:val="00B07CFC"/>
    <w:rsid w:val="00B10169"/>
    <w:rsid w:val="00B10768"/>
    <w:rsid w:val="00B11576"/>
    <w:rsid w:val="00B12240"/>
    <w:rsid w:val="00B1235F"/>
    <w:rsid w:val="00B12B64"/>
    <w:rsid w:val="00B133B3"/>
    <w:rsid w:val="00B13AA9"/>
    <w:rsid w:val="00B13BF3"/>
    <w:rsid w:val="00B13DEF"/>
    <w:rsid w:val="00B1406C"/>
    <w:rsid w:val="00B1417B"/>
    <w:rsid w:val="00B145DE"/>
    <w:rsid w:val="00B147F9"/>
    <w:rsid w:val="00B14DE6"/>
    <w:rsid w:val="00B1567F"/>
    <w:rsid w:val="00B15EB6"/>
    <w:rsid w:val="00B161AA"/>
    <w:rsid w:val="00B16263"/>
    <w:rsid w:val="00B16476"/>
    <w:rsid w:val="00B17095"/>
    <w:rsid w:val="00B17188"/>
    <w:rsid w:val="00B172E5"/>
    <w:rsid w:val="00B17780"/>
    <w:rsid w:val="00B20393"/>
    <w:rsid w:val="00B205AD"/>
    <w:rsid w:val="00B207CC"/>
    <w:rsid w:val="00B210C9"/>
    <w:rsid w:val="00B214D0"/>
    <w:rsid w:val="00B215B6"/>
    <w:rsid w:val="00B21A01"/>
    <w:rsid w:val="00B228BB"/>
    <w:rsid w:val="00B22E80"/>
    <w:rsid w:val="00B23316"/>
    <w:rsid w:val="00B23D04"/>
    <w:rsid w:val="00B23E41"/>
    <w:rsid w:val="00B23EA2"/>
    <w:rsid w:val="00B243C5"/>
    <w:rsid w:val="00B24514"/>
    <w:rsid w:val="00B246A8"/>
    <w:rsid w:val="00B2488D"/>
    <w:rsid w:val="00B249C5"/>
    <w:rsid w:val="00B25AA0"/>
    <w:rsid w:val="00B25B5E"/>
    <w:rsid w:val="00B25E5D"/>
    <w:rsid w:val="00B266F4"/>
    <w:rsid w:val="00B27284"/>
    <w:rsid w:val="00B27D15"/>
    <w:rsid w:val="00B27E27"/>
    <w:rsid w:val="00B30265"/>
    <w:rsid w:val="00B30654"/>
    <w:rsid w:val="00B307C1"/>
    <w:rsid w:val="00B30B72"/>
    <w:rsid w:val="00B30E4B"/>
    <w:rsid w:val="00B317EB"/>
    <w:rsid w:val="00B32075"/>
    <w:rsid w:val="00B32BBC"/>
    <w:rsid w:val="00B32EB0"/>
    <w:rsid w:val="00B3340A"/>
    <w:rsid w:val="00B33B41"/>
    <w:rsid w:val="00B34288"/>
    <w:rsid w:val="00B3467E"/>
    <w:rsid w:val="00B347C5"/>
    <w:rsid w:val="00B34B00"/>
    <w:rsid w:val="00B34BA1"/>
    <w:rsid w:val="00B34CC1"/>
    <w:rsid w:val="00B3509F"/>
    <w:rsid w:val="00B3545B"/>
    <w:rsid w:val="00B36634"/>
    <w:rsid w:val="00B367C7"/>
    <w:rsid w:val="00B36A96"/>
    <w:rsid w:val="00B36FBA"/>
    <w:rsid w:val="00B3715A"/>
    <w:rsid w:val="00B373AA"/>
    <w:rsid w:val="00B3788D"/>
    <w:rsid w:val="00B37B86"/>
    <w:rsid w:val="00B40C3F"/>
    <w:rsid w:val="00B4217D"/>
    <w:rsid w:val="00B4227D"/>
    <w:rsid w:val="00B42341"/>
    <w:rsid w:val="00B423B3"/>
    <w:rsid w:val="00B423FA"/>
    <w:rsid w:val="00B42B32"/>
    <w:rsid w:val="00B42D57"/>
    <w:rsid w:val="00B4347D"/>
    <w:rsid w:val="00B435CE"/>
    <w:rsid w:val="00B43D5C"/>
    <w:rsid w:val="00B443CD"/>
    <w:rsid w:val="00B44C66"/>
    <w:rsid w:val="00B44D2B"/>
    <w:rsid w:val="00B45181"/>
    <w:rsid w:val="00B454F1"/>
    <w:rsid w:val="00B457B6"/>
    <w:rsid w:val="00B45A5F"/>
    <w:rsid w:val="00B46212"/>
    <w:rsid w:val="00B46294"/>
    <w:rsid w:val="00B47134"/>
    <w:rsid w:val="00B47772"/>
    <w:rsid w:val="00B47BB9"/>
    <w:rsid w:val="00B47C90"/>
    <w:rsid w:val="00B47D81"/>
    <w:rsid w:val="00B50270"/>
    <w:rsid w:val="00B50404"/>
    <w:rsid w:val="00B516E3"/>
    <w:rsid w:val="00B51F9B"/>
    <w:rsid w:val="00B52B9F"/>
    <w:rsid w:val="00B534E3"/>
    <w:rsid w:val="00B53C19"/>
    <w:rsid w:val="00B542BF"/>
    <w:rsid w:val="00B54A16"/>
    <w:rsid w:val="00B54A99"/>
    <w:rsid w:val="00B55138"/>
    <w:rsid w:val="00B55A3C"/>
    <w:rsid w:val="00B55A62"/>
    <w:rsid w:val="00B55EC9"/>
    <w:rsid w:val="00B57D67"/>
    <w:rsid w:val="00B61A1C"/>
    <w:rsid w:val="00B61C1D"/>
    <w:rsid w:val="00B621D8"/>
    <w:rsid w:val="00B625A8"/>
    <w:rsid w:val="00B62C8D"/>
    <w:rsid w:val="00B62D69"/>
    <w:rsid w:val="00B62F45"/>
    <w:rsid w:val="00B63186"/>
    <w:rsid w:val="00B6323C"/>
    <w:rsid w:val="00B63894"/>
    <w:rsid w:val="00B64976"/>
    <w:rsid w:val="00B64C16"/>
    <w:rsid w:val="00B64F5F"/>
    <w:rsid w:val="00B65C4E"/>
    <w:rsid w:val="00B65E3F"/>
    <w:rsid w:val="00B65F18"/>
    <w:rsid w:val="00B65F5D"/>
    <w:rsid w:val="00B6613E"/>
    <w:rsid w:val="00B67049"/>
    <w:rsid w:val="00B67924"/>
    <w:rsid w:val="00B70A2C"/>
    <w:rsid w:val="00B718E7"/>
    <w:rsid w:val="00B71A4B"/>
    <w:rsid w:val="00B71D72"/>
    <w:rsid w:val="00B721B4"/>
    <w:rsid w:val="00B722F0"/>
    <w:rsid w:val="00B72915"/>
    <w:rsid w:val="00B72B8E"/>
    <w:rsid w:val="00B7324B"/>
    <w:rsid w:val="00B7360A"/>
    <w:rsid w:val="00B73611"/>
    <w:rsid w:val="00B73661"/>
    <w:rsid w:val="00B74522"/>
    <w:rsid w:val="00B74A53"/>
    <w:rsid w:val="00B74B38"/>
    <w:rsid w:val="00B75326"/>
    <w:rsid w:val="00B754FE"/>
    <w:rsid w:val="00B7585F"/>
    <w:rsid w:val="00B75F90"/>
    <w:rsid w:val="00B762B5"/>
    <w:rsid w:val="00B76D4F"/>
    <w:rsid w:val="00B76ED0"/>
    <w:rsid w:val="00B774BD"/>
    <w:rsid w:val="00B7771E"/>
    <w:rsid w:val="00B77CA4"/>
    <w:rsid w:val="00B80806"/>
    <w:rsid w:val="00B81B69"/>
    <w:rsid w:val="00B81B8F"/>
    <w:rsid w:val="00B82C38"/>
    <w:rsid w:val="00B838BF"/>
    <w:rsid w:val="00B8401D"/>
    <w:rsid w:val="00B8408B"/>
    <w:rsid w:val="00B847C9"/>
    <w:rsid w:val="00B8481A"/>
    <w:rsid w:val="00B8603D"/>
    <w:rsid w:val="00B867F6"/>
    <w:rsid w:val="00B870AF"/>
    <w:rsid w:val="00B87DC3"/>
    <w:rsid w:val="00B87DCA"/>
    <w:rsid w:val="00B90441"/>
    <w:rsid w:val="00B90546"/>
    <w:rsid w:val="00B91267"/>
    <w:rsid w:val="00B914D4"/>
    <w:rsid w:val="00B91DF8"/>
    <w:rsid w:val="00B9218C"/>
    <w:rsid w:val="00B9243E"/>
    <w:rsid w:val="00B92D4E"/>
    <w:rsid w:val="00B92E69"/>
    <w:rsid w:val="00B92F74"/>
    <w:rsid w:val="00B92F8A"/>
    <w:rsid w:val="00B93103"/>
    <w:rsid w:val="00B933A7"/>
    <w:rsid w:val="00B9353E"/>
    <w:rsid w:val="00B93570"/>
    <w:rsid w:val="00B93B47"/>
    <w:rsid w:val="00B93E07"/>
    <w:rsid w:val="00B9426C"/>
    <w:rsid w:val="00B943F1"/>
    <w:rsid w:val="00B9515C"/>
    <w:rsid w:val="00B954AC"/>
    <w:rsid w:val="00B95BEE"/>
    <w:rsid w:val="00B96334"/>
    <w:rsid w:val="00B96FF2"/>
    <w:rsid w:val="00B97013"/>
    <w:rsid w:val="00B973AA"/>
    <w:rsid w:val="00B97475"/>
    <w:rsid w:val="00B975EA"/>
    <w:rsid w:val="00BA0071"/>
    <w:rsid w:val="00BA0592"/>
    <w:rsid w:val="00BA0C90"/>
    <w:rsid w:val="00BA102E"/>
    <w:rsid w:val="00BA1250"/>
    <w:rsid w:val="00BA13E5"/>
    <w:rsid w:val="00BA14A2"/>
    <w:rsid w:val="00BA1939"/>
    <w:rsid w:val="00BA202A"/>
    <w:rsid w:val="00BA3EDB"/>
    <w:rsid w:val="00BA437C"/>
    <w:rsid w:val="00BA44C9"/>
    <w:rsid w:val="00BA4D13"/>
    <w:rsid w:val="00BA5112"/>
    <w:rsid w:val="00BA56DC"/>
    <w:rsid w:val="00BA59BB"/>
    <w:rsid w:val="00BA5D44"/>
    <w:rsid w:val="00BA703F"/>
    <w:rsid w:val="00BA7622"/>
    <w:rsid w:val="00BA79B5"/>
    <w:rsid w:val="00BA7EB8"/>
    <w:rsid w:val="00BA7FF4"/>
    <w:rsid w:val="00BB0CD8"/>
    <w:rsid w:val="00BB10AE"/>
    <w:rsid w:val="00BB1B4E"/>
    <w:rsid w:val="00BB1C77"/>
    <w:rsid w:val="00BB23CB"/>
    <w:rsid w:val="00BB2988"/>
    <w:rsid w:val="00BB3F4E"/>
    <w:rsid w:val="00BB4DDE"/>
    <w:rsid w:val="00BB4F1D"/>
    <w:rsid w:val="00BB542A"/>
    <w:rsid w:val="00BB5E76"/>
    <w:rsid w:val="00BB6F88"/>
    <w:rsid w:val="00BB71F2"/>
    <w:rsid w:val="00BB7F37"/>
    <w:rsid w:val="00BC0072"/>
    <w:rsid w:val="00BC0074"/>
    <w:rsid w:val="00BC00D8"/>
    <w:rsid w:val="00BC08FB"/>
    <w:rsid w:val="00BC0AE8"/>
    <w:rsid w:val="00BC0E19"/>
    <w:rsid w:val="00BC1548"/>
    <w:rsid w:val="00BC168D"/>
    <w:rsid w:val="00BC1979"/>
    <w:rsid w:val="00BC19AC"/>
    <w:rsid w:val="00BC1C45"/>
    <w:rsid w:val="00BC2229"/>
    <w:rsid w:val="00BC2937"/>
    <w:rsid w:val="00BC3474"/>
    <w:rsid w:val="00BC3F74"/>
    <w:rsid w:val="00BC4566"/>
    <w:rsid w:val="00BC4664"/>
    <w:rsid w:val="00BC46C3"/>
    <w:rsid w:val="00BC50C2"/>
    <w:rsid w:val="00BC5495"/>
    <w:rsid w:val="00BC5D4B"/>
    <w:rsid w:val="00BC62FF"/>
    <w:rsid w:val="00BC6FE2"/>
    <w:rsid w:val="00BC7AD6"/>
    <w:rsid w:val="00BD066B"/>
    <w:rsid w:val="00BD07FF"/>
    <w:rsid w:val="00BD0F53"/>
    <w:rsid w:val="00BD10E6"/>
    <w:rsid w:val="00BD1700"/>
    <w:rsid w:val="00BD1CDA"/>
    <w:rsid w:val="00BD1D11"/>
    <w:rsid w:val="00BD28A9"/>
    <w:rsid w:val="00BD2969"/>
    <w:rsid w:val="00BD2ACF"/>
    <w:rsid w:val="00BD2D90"/>
    <w:rsid w:val="00BD2ED9"/>
    <w:rsid w:val="00BD3ACC"/>
    <w:rsid w:val="00BD3E99"/>
    <w:rsid w:val="00BD42D0"/>
    <w:rsid w:val="00BD5205"/>
    <w:rsid w:val="00BD56A1"/>
    <w:rsid w:val="00BD590C"/>
    <w:rsid w:val="00BD5972"/>
    <w:rsid w:val="00BD6CFE"/>
    <w:rsid w:val="00BD6DBB"/>
    <w:rsid w:val="00BD6E72"/>
    <w:rsid w:val="00BD752E"/>
    <w:rsid w:val="00BD791A"/>
    <w:rsid w:val="00BE03FA"/>
    <w:rsid w:val="00BE0613"/>
    <w:rsid w:val="00BE0D79"/>
    <w:rsid w:val="00BE1C0A"/>
    <w:rsid w:val="00BE2BEB"/>
    <w:rsid w:val="00BE364E"/>
    <w:rsid w:val="00BE3A83"/>
    <w:rsid w:val="00BE4056"/>
    <w:rsid w:val="00BE5DDD"/>
    <w:rsid w:val="00BE603E"/>
    <w:rsid w:val="00BE62A9"/>
    <w:rsid w:val="00BE63FA"/>
    <w:rsid w:val="00BE70B3"/>
    <w:rsid w:val="00BE7121"/>
    <w:rsid w:val="00BE79C4"/>
    <w:rsid w:val="00BE79DE"/>
    <w:rsid w:val="00BF0530"/>
    <w:rsid w:val="00BF05C1"/>
    <w:rsid w:val="00BF0D27"/>
    <w:rsid w:val="00BF1707"/>
    <w:rsid w:val="00BF1B7F"/>
    <w:rsid w:val="00BF2163"/>
    <w:rsid w:val="00BF232F"/>
    <w:rsid w:val="00BF23A6"/>
    <w:rsid w:val="00BF2481"/>
    <w:rsid w:val="00BF33F7"/>
    <w:rsid w:val="00BF360D"/>
    <w:rsid w:val="00BF38C8"/>
    <w:rsid w:val="00BF3F3A"/>
    <w:rsid w:val="00BF4032"/>
    <w:rsid w:val="00BF4532"/>
    <w:rsid w:val="00BF4603"/>
    <w:rsid w:val="00BF494B"/>
    <w:rsid w:val="00BF4979"/>
    <w:rsid w:val="00BF506B"/>
    <w:rsid w:val="00BF50A8"/>
    <w:rsid w:val="00BF71D2"/>
    <w:rsid w:val="00BF7540"/>
    <w:rsid w:val="00BF7FC8"/>
    <w:rsid w:val="00C00992"/>
    <w:rsid w:val="00C01479"/>
    <w:rsid w:val="00C01519"/>
    <w:rsid w:val="00C021AD"/>
    <w:rsid w:val="00C021F6"/>
    <w:rsid w:val="00C0237E"/>
    <w:rsid w:val="00C02D9C"/>
    <w:rsid w:val="00C031DB"/>
    <w:rsid w:val="00C03DB9"/>
    <w:rsid w:val="00C03FE8"/>
    <w:rsid w:val="00C04468"/>
    <w:rsid w:val="00C05016"/>
    <w:rsid w:val="00C0591E"/>
    <w:rsid w:val="00C05B79"/>
    <w:rsid w:val="00C0640F"/>
    <w:rsid w:val="00C0641F"/>
    <w:rsid w:val="00C0669D"/>
    <w:rsid w:val="00C068C4"/>
    <w:rsid w:val="00C06CCE"/>
    <w:rsid w:val="00C070C7"/>
    <w:rsid w:val="00C072B6"/>
    <w:rsid w:val="00C07AAB"/>
    <w:rsid w:val="00C10E9D"/>
    <w:rsid w:val="00C11EFF"/>
    <w:rsid w:val="00C12579"/>
    <w:rsid w:val="00C12877"/>
    <w:rsid w:val="00C13398"/>
    <w:rsid w:val="00C139F5"/>
    <w:rsid w:val="00C13BCE"/>
    <w:rsid w:val="00C14D0E"/>
    <w:rsid w:val="00C153E6"/>
    <w:rsid w:val="00C15C13"/>
    <w:rsid w:val="00C15C3E"/>
    <w:rsid w:val="00C1651C"/>
    <w:rsid w:val="00C1666F"/>
    <w:rsid w:val="00C167FF"/>
    <w:rsid w:val="00C16ABB"/>
    <w:rsid w:val="00C16F0E"/>
    <w:rsid w:val="00C16F88"/>
    <w:rsid w:val="00C172C5"/>
    <w:rsid w:val="00C179A8"/>
    <w:rsid w:val="00C17BE6"/>
    <w:rsid w:val="00C17F95"/>
    <w:rsid w:val="00C2026A"/>
    <w:rsid w:val="00C20811"/>
    <w:rsid w:val="00C20E27"/>
    <w:rsid w:val="00C20E74"/>
    <w:rsid w:val="00C20EFE"/>
    <w:rsid w:val="00C213B1"/>
    <w:rsid w:val="00C213C4"/>
    <w:rsid w:val="00C218B1"/>
    <w:rsid w:val="00C218D0"/>
    <w:rsid w:val="00C22436"/>
    <w:rsid w:val="00C2244B"/>
    <w:rsid w:val="00C22855"/>
    <w:rsid w:val="00C2287A"/>
    <w:rsid w:val="00C22A55"/>
    <w:rsid w:val="00C2408F"/>
    <w:rsid w:val="00C241E5"/>
    <w:rsid w:val="00C242DB"/>
    <w:rsid w:val="00C244F7"/>
    <w:rsid w:val="00C244FD"/>
    <w:rsid w:val="00C24BCA"/>
    <w:rsid w:val="00C24D7D"/>
    <w:rsid w:val="00C24E1F"/>
    <w:rsid w:val="00C25B69"/>
    <w:rsid w:val="00C25C85"/>
    <w:rsid w:val="00C26543"/>
    <w:rsid w:val="00C278AC"/>
    <w:rsid w:val="00C300A4"/>
    <w:rsid w:val="00C300CE"/>
    <w:rsid w:val="00C3069E"/>
    <w:rsid w:val="00C30780"/>
    <w:rsid w:val="00C31B48"/>
    <w:rsid w:val="00C321B0"/>
    <w:rsid w:val="00C322AC"/>
    <w:rsid w:val="00C326BA"/>
    <w:rsid w:val="00C33C49"/>
    <w:rsid w:val="00C33C97"/>
    <w:rsid w:val="00C341E1"/>
    <w:rsid w:val="00C34EDE"/>
    <w:rsid w:val="00C359B1"/>
    <w:rsid w:val="00C35DD1"/>
    <w:rsid w:val="00C35E97"/>
    <w:rsid w:val="00C367A7"/>
    <w:rsid w:val="00C36E38"/>
    <w:rsid w:val="00C37AB0"/>
    <w:rsid w:val="00C37AC8"/>
    <w:rsid w:val="00C404D6"/>
    <w:rsid w:val="00C408D3"/>
    <w:rsid w:val="00C409CB"/>
    <w:rsid w:val="00C40B70"/>
    <w:rsid w:val="00C41C21"/>
    <w:rsid w:val="00C42FC2"/>
    <w:rsid w:val="00C437FF"/>
    <w:rsid w:val="00C4459F"/>
    <w:rsid w:val="00C44FE0"/>
    <w:rsid w:val="00C45617"/>
    <w:rsid w:val="00C45672"/>
    <w:rsid w:val="00C45C10"/>
    <w:rsid w:val="00C45CCD"/>
    <w:rsid w:val="00C45E37"/>
    <w:rsid w:val="00C47020"/>
    <w:rsid w:val="00C470EF"/>
    <w:rsid w:val="00C476C9"/>
    <w:rsid w:val="00C47846"/>
    <w:rsid w:val="00C47CEB"/>
    <w:rsid w:val="00C500C4"/>
    <w:rsid w:val="00C500E5"/>
    <w:rsid w:val="00C50C9E"/>
    <w:rsid w:val="00C511C6"/>
    <w:rsid w:val="00C512FD"/>
    <w:rsid w:val="00C5195E"/>
    <w:rsid w:val="00C52D93"/>
    <w:rsid w:val="00C536CC"/>
    <w:rsid w:val="00C5384D"/>
    <w:rsid w:val="00C53CF9"/>
    <w:rsid w:val="00C54093"/>
    <w:rsid w:val="00C5477C"/>
    <w:rsid w:val="00C54AA8"/>
    <w:rsid w:val="00C55A59"/>
    <w:rsid w:val="00C56176"/>
    <w:rsid w:val="00C577AC"/>
    <w:rsid w:val="00C57A08"/>
    <w:rsid w:val="00C57A10"/>
    <w:rsid w:val="00C57C40"/>
    <w:rsid w:val="00C60D92"/>
    <w:rsid w:val="00C61063"/>
    <w:rsid w:val="00C612DA"/>
    <w:rsid w:val="00C619A3"/>
    <w:rsid w:val="00C61CE9"/>
    <w:rsid w:val="00C6212E"/>
    <w:rsid w:val="00C62552"/>
    <w:rsid w:val="00C626F2"/>
    <w:rsid w:val="00C62703"/>
    <w:rsid w:val="00C62887"/>
    <w:rsid w:val="00C62AA3"/>
    <w:rsid w:val="00C62AE5"/>
    <w:rsid w:val="00C62D08"/>
    <w:rsid w:val="00C63886"/>
    <w:rsid w:val="00C63D0D"/>
    <w:rsid w:val="00C64181"/>
    <w:rsid w:val="00C6491D"/>
    <w:rsid w:val="00C6624C"/>
    <w:rsid w:val="00C66965"/>
    <w:rsid w:val="00C66BEA"/>
    <w:rsid w:val="00C66FBB"/>
    <w:rsid w:val="00C67826"/>
    <w:rsid w:val="00C679B2"/>
    <w:rsid w:val="00C67D4E"/>
    <w:rsid w:val="00C70D39"/>
    <w:rsid w:val="00C70F80"/>
    <w:rsid w:val="00C70FE3"/>
    <w:rsid w:val="00C71723"/>
    <w:rsid w:val="00C721AC"/>
    <w:rsid w:val="00C722F5"/>
    <w:rsid w:val="00C72E2B"/>
    <w:rsid w:val="00C72F3F"/>
    <w:rsid w:val="00C734A4"/>
    <w:rsid w:val="00C738D5"/>
    <w:rsid w:val="00C73C8B"/>
    <w:rsid w:val="00C741EC"/>
    <w:rsid w:val="00C764B3"/>
    <w:rsid w:val="00C766F8"/>
    <w:rsid w:val="00C76A5D"/>
    <w:rsid w:val="00C771BF"/>
    <w:rsid w:val="00C77496"/>
    <w:rsid w:val="00C8021E"/>
    <w:rsid w:val="00C80C2B"/>
    <w:rsid w:val="00C80F19"/>
    <w:rsid w:val="00C80FD8"/>
    <w:rsid w:val="00C82AB0"/>
    <w:rsid w:val="00C8302C"/>
    <w:rsid w:val="00C851A8"/>
    <w:rsid w:val="00C85457"/>
    <w:rsid w:val="00C854E5"/>
    <w:rsid w:val="00C85E94"/>
    <w:rsid w:val="00C8601B"/>
    <w:rsid w:val="00C861C4"/>
    <w:rsid w:val="00C863AC"/>
    <w:rsid w:val="00C867B4"/>
    <w:rsid w:val="00C87DB6"/>
    <w:rsid w:val="00C87E66"/>
    <w:rsid w:val="00C90154"/>
    <w:rsid w:val="00C90E6C"/>
    <w:rsid w:val="00C90F14"/>
    <w:rsid w:val="00C91A57"/>
    <w:rsid w:val="00C91B6F"/>
    <w:rsid w:val="00C92B73"/>
    <w:rsid w:val="00C931AE"/>
    <w:rsid w:val="00C9398B"/>
    <w:rsid w:val="00C94447"/>
    <w:rsid w:val="00C945A0"/>
    <w:rsid w:val="00C946C8"/>
    <w:rsid w:val="00C96060"/>
    <w:rsid w:val="00C96143"/>
    <w:rsid w:val="00C96808"/>
    <w:rsid w:val="00C96824"/>
    <w:rsid w:val="00C96A66"/>
    <w:rsid w:val="00C96C39"/>
    <w:rsid w:val="00C9700B"/>
    <w:rsid w:val="00C970CF"/>
    <w:rsid w:val="00C979F5"/>
    <w:rsid w:val="00C97A5B"/>
    <w:rsid w:val="00C97F14"/>
    <w:rsid w:val="00CA0663"/>
    <w:rsid w:val="00CA0844"/>
    <w:rsid w:val="00CA0E34"/>
    <w:rsid w:val="00CA1268"/>
    <w:rsid w:val="00CA2040"/>
    <w:rsid w:val="00CA342F"/>
    <w:rsid w:val="00CA3755"/>
    <w:rsid w:val="00CA3E23"/>
    <w:rsid w:val="00CA3EF6"/>
    <w:rsid w:val="00CA3F66"/>
    <w:rsid w:val="00CA5096"/>
    <w:rsid w:val="00CA530D"/>
    <w:rsid w:val="00CA5A99"/>
    <w:rsid w:val="00CA63C3"/>
    <w:rsid w:val="00CA6844"/>
    <w:rsid w:val="00CA6D35"/>
    <w:rsid w:val="00CA717F"/>
    <w:rsid w:val="00CA7BD3"/>
    <w:rsid w:val="00CA7CA5"/>
    <w:rsid w:val="00CB00C0"/>
    <w:rsid w:val="00CB018D"/>
    <w:rsid w:val="00CB01B6"/>
    <w:rsid w:val="00CB0851"/>
    <w:rsid w:val="00CB0890"/>
    <w:rsid w:val="00CB09E2"/>
    <w:rsid w:val="00CB12C8"/>
    <w:rsid w:val="00CB1A39"/>
    <w:rsid w:val="00CB1F20"/>
    <w:rsid w:val="00CB2227"/>
    <w:rsid w:val="00CB2B3E"/>
    <w:rsid w:val="00CB2EFE"/>
    <w:rsid w:val="00CB319F"/>
    <w:rsid w:val="00CB3211"/>
    <w:rsid w:val="00CB3351"/>
    <w:rsid w:val="00CB3456"/>
    <w:rsid w:val="00CB37A9"/>
    <w:rsid w:val="00CB3B65"/>
    <w:rsid w:val="00CB3F0C"/>
    <w:rsid w:val="00CB45CD"/>
    <w:rsid w:val="00CB4A8C"/>
    <w:rsid w:val="00CB4D95"/>
    <w:rsid w:val="00CB4EC2"/>
    <w:rsid w:val="00CB5310"/>
    <w:rsid w:val="00CB55FC"/>
    <w:rsid w:val="00CB61B0"/>
    <w:rsid w:val="00CB6AF0"/>
    <w:rsid w:val="00CB6D90"/>
    <w:rsid w:val="00CB7E1A"/>
    <w:rsid w:val="00CC044D"/>
    <w:rsid w:val="00CC05D9"/>
    <w:rsid w:val="00CC0CA4"/>
    <w:rsid w:val="00CC0D63"/>
    <w:rsid w:val="00CC1204"/>
    <w:rsid w:val="00CC1273"/>
    <w:rsid w:val="00CC1594"/>
    <w:rsid w:val="00CC1B57"/>
    <w:rsid w:val="00CC1BCD"/>
    <w:rsid w:val="00CC1E48"/>
    <w:rsid w:val="00CC2078"/>
    <w:rsid w:val="00CC21D3"/>
    <w:rsid w:val="00CC42D6"/>
    <w:rsid w:val="00CC4A1F"/>
    <w:rsid w:val="00CC5F8E"/>
    <w:rsid w:val="00CC6E62"/>
    <w:rsid w:val="00CC6E67"/>
    <w:rsid w:val="00CC723A"/>
    <w:rsid w:val="00CC7514"/>
    <w:rsid w:val="00CC790B"/>
    <w:rsid w:val="00CC7B97"/>
    <w:rsid w:val="00CC7DC0"/>
    <w:rsid w:val="00CD0434"/>
    <w:rsid w:val="00CD08A3"/>
    <w:rsid w:val="00CD0CF0"/>
    <w:rsid w:val="00CD0F73"/>
    <w:rsid w:val="00CD120D"/>
    <w:rsid w:val="00CD18A3"/>
    <w:rsid w:val="00CD1D1B"/>
    <w:rsid w:val="00CD1D80"/>
    <w:rsid w:val="00CD29E8"/>
    <w:rsid w:val="00CD2D36"/>
    <w:rsid w:val="00CD3323"/>
    <w:rsid w:val="00CD37C5"/>
    <w:rsid w:val="00CD42AA"/>
    <w:rsid w:val="00CD46CA"/>
    <w:rsid w:val="00CD4B1A"/>
    <w:rsid w:val="00CD4C06"/>
    <w:rsid w:val="00CD5BC1"/>
    <w:rsid w:val="00CD6081"/>
    <w:rsid w:val="00CD6963"/>
    <w:rsid w:val="00CD6B9E"/>
    <w:rsid w:val="00CD6F97"/>
    <w:rsid w:val="00CD7492"/>
    <w:rsid w:val="00CD7694"/>
    <w:rsid w:val="00CE00CC"/>
    <w:rsid w:val="00CE0B1A"/>
    <w:rsid w:val="00CE0D07"/>
    <w:rsid w:val="00CE167E"/>
    <w:rsid w:val="00CE3637"/>
    <w:rsid w:val="00CE38C5"/>
    <w:rsid w:val="00CE403F"/>
    <w:rsid w:val="00CE4255"/>
    <w:rsid w:val="00CE42FF"/>
    <w:rsid w:val="00CE4A0F"/>
    <w:rsid w:val="00CE4D01"/>
    <w:rsid w:val="00CE51FD"/>
    <w:rsid w:val="00CE54F5"/>
    <w:rsid w:val="00CE5584"/>
    <w:rsid w:val="00CE57DD"/>
    <w:rsid w:val="00CE603A"/>
    <w:rsid w:val="00CE693B"/>
    <w:rsid w:val="00CE6E35"/>
    <w:rsid w:val="00CE7883"/>
    <w:rsid w:val="00CE7915"/>
    <w:rsid w:val="00CE79F5"/>
    <w:rsid w:val="00CE7F1A"/>
    <w:rsid w:val="00CF0206"/>
    <w:rsid w:val="00CF07E9"/>
    <w:rsid w:val="00CF0DB1"/>
    <w:rsid w:val="00CF102D"/>
    <w:rsid w:val="00CF3814"/>
    <w:rsid w:val="00CF43E7"/>
    <w:rsid w:val="00CF4488"/>
    <w:rsid w:val="00CF51C3"/>
    <w:rsid w:val="00CF5241"/>
    <w:rsid w:val="00CF53F9"/>
    <w:rsid w:val="00CF5647"/>
    <w:rsid w:val="00CF67F8"/>
    <w:rsid w:val="00CF6840"/>
    <w:rsid w:val="00CF6874"/>
    <w:rsid w:val="00CF71F9"/>
    <w:rsid w:val="00CF7713"/>
    <w:rsid w:val="00CF787F"/>
    <w:rsid w:val="00CF7B2D"/>
    <w:rsid w:val="00D01106"/>
    <w:rsid w:val="00D011BB"/>
    <w:rsid w:val="00D01217"/>
    <w:rsid w:val="00D01BF6"/>
    <w:rsid w:val="00D01F8E"/>
    <w:rsid w:val="00D02017"/>
    <w:rsid w:val="00D023FE"/>
    <w:rsid w:val="00D04082"/>
    <w:rsid w:val="00D0490D"/>
    <w:rsid w:val="00D04A60"/>
    <w:rsid w:val="00D052FF"/>
    <w:rsid w:val="00D058D5"/>
    <w:rsid w:val="00D0626D"/>
    <w:rsid w:val="00D06717"/>
    <w:rsid w:val="00D0702D"/>
    <w:rsid w:val="00D0739A"/>
    <w:rsid w:val="00D07449"/>
    <w:rsid w:val="00D074D7"/>
    <w:rsid w:val="00D075F9"/>
    <w:rsid w:val="00D10395"/>
    <w:rsid w:val="00D108B5"/>
    <w:rsid w:val="00D108F7"/>
    <w:rsid w:val="00D10C54"/>
    <w:rsid w:val="00D110F4"/>
    <w:rsid w:val="00D1192A"/>
    <w:rsid w:val="00D11C8E"/>
    <w:rsid w:val="00D11D14"/>
    <w:rsid w:val="00D1298F"/>
    <w:rsid w:val="00D12A97"/>
    <w:rsid w:val="00D13325"/>
    <w:rsid w:val="00D1344D"/>
    <w:rsid w:val="00D136F8"/>
    <w:rsid w:val="00D13BD9"/>
    <w:rsid w:val="00D13CE0"/>
    <w:rsid w:val="00D14D4B"/>
    <w:rsid w:val="00D15471"/>
    <w:rsid w:val="00D154C1"/>
    <w:rsid w:val="00D159C8"/>
    <w:rsid w:val="00D160B9"/>
    <w:rsid w:val="00D16155"/>
    <w:rsid w:val="00D16306"/>
    <w:rsid w:val="00D164D7"/>
    <w:rsid w:val="00D16681"/>
    <w:rsid w:val="00D17FC4"/>
    <w:rsid w:val="00D20A68"/>
    <w:rsid w:val="00D212B9"/>
    <w:rsid w:val="00D2166F"/>
    <w:rsid w:val="00D21ED3"/>
    <w:rsid w:val="00D220EE"/>
    <w:rsid w:val="00D22BD8"/>
    <w:rsid w:val="00D2309F"/>
    <w:rsid w:val="00D23BB2"/>
    <w:rsid w:val="00D241BB"/>
    <w:rsid w:val="00D24A01"/>
    <w:rsid w:val="00D24D17"/>
    <w:rsid w:val="00D254AC"/>
    <w:rsid w:val="00D26FC2"/>
    <w:rsid w:val="00D3053A"/>
    <w:rsid w:val="00D316C1"/>
    <w:rsid w:val="00D316E0"/>
    <w:rsid w:val="00D317D5"/>
    <w:rsid w:val="00D3188B"/>
    <w:rsid w:val="00D31BE3"/>
    <w:rsid w:val="00D31C29"/>
    <w:rsid w:val="00D324F7"/>
    <w:rsid w:val="00D327E5"/>
    <w:rsid w:val="00D3298B"/>
    <w:rsid w:val="00D32FEA"/>
    <w:rsid w:val="00D332E2"/>
    <w:rsid w:val="00D33BA0"/>
    <w:rsid w:val="00D3466C"/>
    <w:rsid w:val="00D348C8"/>
    <w:rsid w:val="00D349BF"/>
    <w:rsid w:val="00D34A71"/>
    <w:rsid w:val="00D3537F"/>
    <w:rsid w:val="00D35726"/>
    <w:rsid w:val="00D35B46"/>
    <w:rsid w:val="00D36A9F"/>
    <w:rsid w:val="00D37046"/>
    <w:rsid w:val="00D3708C"/>
    <w:rsid w:val="00D3738E"/>
    <w:rsid w:val="00D409A2"/>
    <w:rsid w:val="00D40E94"/>
    <w:rsid w:val="00D40FD0"/>
    <w:rsid w:val="00D41E99"/>
    <w:rsid w:val="00D41EB8"/>
    <w:rsid w:val="00D42074"/>
    <w:rsid w:val="00D434EE"/>
    <w:rsid w:val="00D44DDF"/>
    <w:rsid w:val="00D45327"/>
    <w:rsid w:val="00D4561B"/>
    <w:rsid w:val="00D464B3"/>
    <w:rsid w:val="00D46C94"/>
    <w:rsid w:val="00D46EF0"/>
    <w:rsid w:val="00D47793"/>
    <w:rsid w:val="00D51662"/>
    <w:rsid w:val="00D526AF"/>
    <w:rsid w:val="00D5286A"/>
    <w:rsid w:val="00D529C4"/>
    <w:rsid w:val="00D538E7"/>
    <w:rsid w:val="00D54076"/>
    <w:rsid w:val="00D54210"/>
    <w:rsid w:val="00D546FA"/>
    <w:rsid w:val="00D5482D"/>
    <w:rsid w:val="00D54A9A"/>
    <w:rsid w:val="00D55097"/>
    <w:rsid w:val="00D551DE"/>
    <w:rsid w:val="00D553D0"/>
    <w:rsid w:val="00D5561E"/>
    <w:rsid w:val="00D57E17"/>
    <w:rsid w:val="00D600AF"/>
    <w:rsid w:val="00D60841"/>
    <w:rsid w:val="00D61249"/>
    <w:rsid w:val="00D61491"/>
    <w:rsid w:val="00D62420"/>
    <w:rsid w:val="00D6250D"/>
    <w:rsid w:val="00D63378"/>
    <w:rsid w:val="00D65181"/>
    <w:rsid w:val="00D6518B"/>
    <w:rsid w:val="00D65E73"/>
    <w:rsid w:val="00D65ECE"/>
    <w:rsid w:val="00D6602C"/>
    <w:rsid w:val="00D66172"/>
    <w:rsid w:val="00D6626E"/>
    <w:rsid w:val="00D663D9"/>
    <w:rsid w:val="00D66BD4"/>
    <w:rsid w:val="00D6735C"/>
    <w:rsid w:val="00D67CEE"/>
    <w:rsid w:val="00D70547"/>
    <w:rsid w:val="00D7145F"/>
    <w:rsid w:val="00D714B6"/>
    <w:rsid w:val="00D7152E"/>
    <w:rsid w:val="00D7191A"/>
    <w:rsid w:val="00D72198"/>
    <w:rsid w:val="00D72226"/>
    <w:rsid w:val="00D72804"/>
    <w:rsid w:val="00D7301C"/>
    <w:rsid w:val="00D73236"/>
    <w:rsid w:val="00D7408F"/>
    <w:rsid w:val="00D740D4"/>
    <w:rsid w:val="00D74389"/>
    <w:rsid w:val="00D74D07"/>
    <w:rsid w:val="00D74DC0"/>
    <w:rsid w:val="00D74F63"/>
    <w:rsid w:val="00D74F9A"/>
    <w:rsid w:val="00D758EF"/>
    <w:rsid w:val="00D75CB9"/>
    <w:rsid w:val="00D76144"/>
    <w:rsid w:val="00D76767"/>
    <w:rsid w:val="00D77253"/>
    <w:rsid w:val="00D77795"/>
    <w:rsid w:val="00D808C7"/>
    <w:rsid w:val="00D810D0"/>
    <w:rsid w:val="00D813C2"/>
    <w:rsid w:val="00D832D3"/>
    <w:rsid w:val="00D83562"/>
    <w:rsid w:val="00D84549"/>
    <w:rsid w:val="00D84C12"/>
    <w:rsid w:val="00D84C4D"/>
    <w:rsid w:val="00D84C72"/>
    <w:rsid w:val="00D85CDA"/>
    <w:rsid w:val="00D85DB9"/>
    <w:rsid w:val="00D85F23"/>
    <w:rsid w:val="00D86418"/>
    <w:rsid w:val="00D86457"/>
    <w:rsid w:val="00D86A8D"/>
    <w:rsid w:val="00D872E8"/>
    <w:rsid w:val="00D878CD"/>
    <w:rsid w:val="00D90074"/>
    <w:rsid w:val="00D91008"/>
    <w:rsid w:val="00D91202"/>
    <w:rsid w:val="00D9192B"/>
    <w:rsid w:val="00D91937"/>
    <w:rsid w:val="00D91CF8"/>
    <w:rsid w:val="00D922EB"/>
    <w:rsid w:val="00D92B12"/>
    <w:rsid w:val="00D934B5"/>
    <w:rsid w:val="00D939A2"/>
    <w:rsid w:val="00D93D94"/>
    <w:rsid w:val="00D94390"/>
    <w:rsid w:val="00D945B7"/>
    <w:rsid w:val="00D9475F"/>
    <w:rsid w:val="00D94D74"/>
    <w:rsid w:val="00D950A2"/>
    <w:rsid w:val="00D95A2B"/>
    <w:rsid w:val="00D95E17"/>
    <w:rsid w:val="00D95E1E"/>
    <w:rsid w:val="00D96038"/>
    <w:rsid w:val="00D9771F"/>
    <w:rsid w:val="00D97B0C"/>
    <w:rsid w:val="00D97C9B"/>
    <w:rsid w:val="00D97CA8"/>
    <w:rsid w:val="00D97D8A"/>
    <w:rsid w:val="00DA0F45"/>
    <w:rsid w:val="00DA1046"/>
    <w:rsid w:val="00DA1968"/>
    <w:rsid w:val="00DA1A87"/>
    <w:rsid w:val="00DA25D5"/>
    <w:rsid w:val="00DA30B7"/>
    <w:rsid w:val="00DA32C8"/>
    <w:rsid w:val="00DA35A7"/>
    <w:rsid w:val="00DA3CCB"/>
    <w:rsid w:val="00DA3CFA"/>
    <w:rsid w:val="00DA3DB3"/>
    <w:rsid w:val="00DA4230"/>
    <w:rsid w:val="00DA42EC"/>
    <w:rsid w:val="00DA502F"/>
    <w:rsid w:val="00DA585D"/>
    <w:rsid w:val="00DA59AC"/>
    <w:rsid w:val="00DA5FCE"/>
    <w:rsid w:val="00DA6AC0"/>
    <w:rsid w:val="00DA78FC"/>
    <w:rsid w:val="00DA795C"/>
    <w:rsid w:val="00DA7AE4"/>
    <w:rsid w:val="00DB03F7"/>
    <w:rsid w:val="00DB051C"/>
    <w:rsid w:val="00DB088D"/>
    <w:rsid w:val="00DB088F"/>
    <w:rsid w:val="00DB0BBC"/>
    <w:rsid w:val="00DB1495"/>
    <w:rsid w:val="00DB175F"/>
    <w:rsid w:val="00DB28ED"/>
    <w:rsid w:val="00DB2AAC"/>
    <w:rsid w:val="00DB3280"/>
    <w:rsid w:val="00DB4683"/>
    <w:rsid w:val="00DB5330"/>
    <w:rsid w:val="00DB5AA6"/>
    <w:rsid w:val="00DB5C0A"/>
    <w:rsid w:val="00DB5E39"/>
    <w:rsid w:val="00DB632F"/>
    <w:rsid w:val="00DB6725"/>
    <w:rsid w:val="00DB6C3B"/>
    <w:rsid w:val="00DB7C87"/>
    <w:rsid w:val="00DB7E0C"/>
    <w:rsid w:val="00DC0A78"/>
    <w:rsid w:val="00DC106C"/>
    <w:rsid w:val="00DC133D"/>
    <w:rsid w:val="00DC13D1"/>
    <w:rsid w:val="00DC1F49"/>
    <w:rsid w:val="00DC23D5"/>
    <w:rsid w:val="00DC2A3D"/>
    <w:rsid w:val="00DC2B06"/>
    <w:rsid w:val="00DC2B9F"/>
    <w:rsid w:val="00DC2D26"/>
    <w:rsid w:val="00DC37B8"/>
    <w:rsid w:val="00DC3ADE"/>
    <w:rsid w:val="00DC3C80"/>
    <w:rsid w:val="00DC3DB6"/>
    <w:rsid w:val="00DC404E"/>
    <w:rsid w:val="00DC408A"/>
    <w:rsid w:val="00DC4540"/>
    <w:rsid w:val="00DC4704"/>
    <w:rsid w:val="00DC49E2"/>
    <w:rsid w:val="00DC4D71"/>
    <w:rsid w:val="00DC5776"/>
    <w:rsid w:val="00DC62A2"/>
    <w:rsid w:val="00DC6822"/>
    <w:rsid w:val="00DC6923"/>
    <w:rsid w:val="00DC6E90"/>
    <w:rsid w:val="00DC71F5"/>
    <w:rsid w:val="00DC7447"/>
    <w:rsid w:val="00DC7FD3"/>
    <w:rsid w:val="00DD0416"/>
    <w:rsid w:val="00DD0A20"/>
    <w:rsid w:val="00DD0F9D"/>
    <w:rsid w:val="00DD1BA7"/>
    <w:rsid w:val="00DD23FB"/>
    <w:rsid w:val="00DD2A36"/>
    <w:rsid w:val="00DD2BBE"/>
    <w:rsid w:val="00DD300C"/>
    <w:rsid w:val="00DD3381"/>
    <w:rsid w:val="00DD355B"/>
    <w:rsid w:val="00DD4195"/>
    <w:rsid w:val="00DD4C31"/>
    <w:rsid w:val="00DD560E"/>
    <w:rsid w:val="00DD5977"/>
    <w:rsid w:val="00DD5AA3"/>
    <w:rsid w:val="00DD5BA5"/>
    <w:rsid w:val="00DD5F77"/>
    <w:rsid w:val="00DD6590"/>
    <w:rsid w:val="00DD6AF9"/>
    <w:rsid w:val="00DD6E0B"/>
    <w:rsid w:val="00DD6FEB"/>
    <w:rsid w:val="00DD722D"/>
    <w:rsid w:val="00DD74A5"/>
    <w:rsid w:val="00DD7FED"/>
    <w:rsid w:val="00DE01D9"/>
    <w:rsid w:val="00DE0FE8"/>
    <w:rsid w:val="00DE16C3"/>
    <w:rsid w:val="00DE2093"/>
    <w:rsid w:val="00DE2CC8"/>
    <w:rsid w:val="00DE32F5"/>
    <w:rsid w:val="00DE377E"/>
    <w:rsid w:val="00DE38D8"/>
    <w:rsid w:val="00DE512D"/>
    <w:rsid w:val="00DE56A8"/>
    <w:rsid w:val="00DE5B42"/>
    <w:rsid w:val="00DE621B"/>
    <w:rsid w:val="00DE647C"/>
    <w:rsid w:val="00DE690B"/>
    <w:rsid w:val="00DE6DFB"/>
    <w:rsid w:val="00DE704B"/>
    <w:rsid w:val="00DE7372"/>
    <w:rsid w:val="00DE7591"/>
    <w:rsid w:val="00DF08A7"/>
    <w:rsid w:val="00DF1265"/>
    <w:rsid w:val="00DF1712"/>
    <w:rsid w:val="00DF19B4"/>
    <w:rsid w:val="00DF225D"/>
    <w:rsid w:val="00DF2A15"/>
    <w:rsid w:val="00DF2D3F"/>
    <w:rsid w:val="00DF3AA3"/>
    <w:rsid w:val="00DF3ED1"/>
    <w:rsid w:val="00DF4FE5"/>
    <w:rsid w:val="00DF5012"/>
    <w:rsid w:val="00DF50DA"/>
    <w:rsid w:val="00DF5935"/>
    <w:rsid w:val="00DF5B43"/>
    <w:rsid w:val="00DF63AD"/>
    <w:rsid w:val="00DF6567"/>
    <w:rsid w:val="00DF70F3"/>
    <w:rsid w:val="00DF72EA"/>
    <w:rsid w:val="00DF774B"/>
    <w:rsid w:val="00DF784C"/>
    <w:rsid w:val="00E00427"/>
    <w:rsid w:val="00E00740"/>
    <w:rsid w:val="00E00A1B"/>
    <w:rsid w:val="00E01698"/>
    <w:rsid w:val="00E02065"/>
    <w:rsid w:val="00E020AF"/>
    <w:rsid w:val="00E0214A"/>
    <w:rsid w:val="00E02208"/>
    <w:rsid w:val="00E02656"/>
    <w:rsid w:val="00E02873"/>
    <w:rsid w:val="00E02B59"/>
    <w:rsid w:val="00E03C35"/>
    <w:rsid w:val="00E04336"/>
    <w:rsid w:val="00E04581"/>
    <w:rsid w:val="00E04608"/>
    <w:rsid w:val="00E04B22"/>
    <w:rsid w:val="00E04C2D"/>
    <w:rsid w:val="00E04D60"/>
    <w:rsid w:val="00E05597"/>
    <w:rsid w:val="00E05A01"/>
    <w:rsid w:val="00E05A3E"/>
    <w:rsid w:val="00E07775"/>
    <w:rsid w:val="00E07A15"/>
    <w:rsid w:val="00E10494"/>
    <w:rsid w:val="00E10D2E"/>
    <w:rsid w:val="00E112AE"/>
    <w:rsid w:val="00E115CD"/>
    <w:rsid w:val="00E11B0F"/>
    <w:rsid w:val="00E11BD9"/>
    <w:rsid w:val="00E11E1A"/>
    <w:rsid w:val="00E12452"/>
    <w:rsid w:val="00E12701"/>
    <w:rsid w:val="00E1270D"/>
    <w:rsid w:val="00E129E7"/>
    <w:rsid w:val="00E13196"/>
    <w:rsid w:val="00E14579"/>
    <w:rsid w:val="00E14BD0"/>
    <w:rsid w:val="00E158C5"/>
    <w:rsid w:val="00E15AF7"/>
    <w:rsid w:val="00E15F57"/>
    <w:rsid w:val="00E1638D"/>
    <w:rsid w:val="00E16A75"/>
    <w:rsid w:val="00E17322"/>
    <w:rsid w:val="00E1735E"/>
    <w:rsid w:val="00E17519"/>
    <w:rsid w:val="00E179B3"/>
    <w:rsid w:val="00E17AC3"/>
    <w:rsid w:val="00E17BA7"/>
    <w:rsid w:val="00E17C12"/>
    <w:rsid w:val="00E203B0"/>
    <w:rsid w:val="00E20497"/>
    <w:rsid w:val="00E21381"/>
    <w:rsid w:val="00E2153F"/>
    <w:rsid w:val="00E21A45"/>
    <w:rsid w:val="00E221AF"/>
    <w:rsid w:val="00E223ED"/>
    <w:rsid w:val="00E22406"/>
    <w:rsid w:val="00E22F12"/>
    <w:rsid w:val="00E2362F"/>
    <w:rsid w:val="00E23E9F"/>
    <w:rsid w:val="00E242A5"/>
    <w:rsid w:val="00E249FA"/>
    <w:rsid w:val="00E24A39"/>
    <w:rsid w:val="00E25120"/>
    <w:rsid w:val="00E251F2"/>
    <w:rsid w:val="00E25E97"/>
    <w:rsid w:val="00E27539"/>
    <w:rsid w:val="00E27DB9"/>
    <w:rsid w:val="00E27FA8"/>
    <w:rsid w:val="00E30A36"/>
    <w:rsid w:val="00E30A84"/>
    <w:rsid w:val="00E316EE"/>
    <w:rsid w:val="00E3187F"/>
    <w:rsid w:val="00E32578"/>
    <w:rsid w:val="00E3324B"/>
    <w:rsid w:val="00E33AB0"/>
    <w:rsid w:val="00E33C08"/>
    <w:rsid w:val="00E34A5B"/>
    <w:rsid w:val="00E35081"/>
    <w:rsid w:val="00E35E0F"/>
    <w:rsid w:val="00E360DB"/>
    <w:rsid w:val="00E36A86"/>
    <w:rsid w:val="00E36CCD"/>
    <w:rsid w:val="00E37278"/>
    <w:rsid w:val="00E3747E"/>
    <w:rsid w:val="00E37C0C"/>
    <w:rsid w:val="00E4063B"/>
    <w:rsid w:val="00E4097E"/>
    <w:rsid w:val="00E40D7D"/>
    <w:rsid w:val="00E41834"/>
    <w:rsid w:val="00E41B4D"/>
    <w:rsid w:val="00E42383"/>
    <w:rsid w:val="00E42B31"/>
    <w:rsid w:val="00E42C5D"/>
    <w:rsid w:val="00E441CE"/>
    <w:rsid w:val="00E4461B"/>
    <w:rsid w:val="00E44978"/>
    <w:rsid w:val="00E44B7A"/>
    <w:rsid w:val="00E4582D"/>
    <w:rsid w:val="00E4583E"/>
    <w:rsid w:val="00E4616F"/>
    <w:rsid w:val="00E465A8"/>
    <w:rsid w:val="00E4788F"/>
    <w:rsid w:val="00E478C2"/>
    <w:rsid w:val="00E47F28"/>
    <w:rsid w:val="00E50143"/>
    <w:rsid w:val="00E50CEE"/>
    <w:rsid w:val="00E51696"/>
    <w:rsid w:val="00E51847"/>
    <w:rsid w:val="00E518DC"/>
    <w:rsid w:val="00E51E32"/>
    <w:rsid w:val="00E5252C"/>
    <w:rsid w:val="00E52700"/>
    <w:rsid w:val="00E527C6"/>
    <w:rsid w:val="00E53141"/>
    <w:rsid w:val="00E53723"/>
    <w:rsid w:val="00E53D3C"/>
    <w:rsid w:val="00E54F44"/>
    <w:rsid w:val="00E560B4"/>
    <w:rsid w:val="00E566D9"/>
    <w:rsid w:val="00E573C8"/>
    <w:rsid w:val="00E605E6"/>
    <w:rsid w:val="00E60B06"/>
    <w:rsid w:val="00E60E06"/>
    <w:rsid w:val="00E616A4"/>
    <w:rsid w:val="00E62132"/>
    <w:rsid w:val="00E62646"/>
    <w:rsid w:val="00E627AA"/>
    <w:rsid w:val="00E6291A"/>
    <w:rsid w:val="00E6296D"/>
    <w:rsid w:val="00E62D54"/>
    <w:rsid w:val="00E63814"/>
    <w:rsid w:val="00E63DBA"/>
    <w:rsid w:val="00E6415E"/>
    <w:rsid w:val="00E65445"/>
    <w:rsid w:val="00E66170"/>
    <w:rsid w:val="00E663DA"/>
    <w:rsid w:val="00E667F9"/>
    <w:rsid w:val="00E67B08"/>
    <w:rsid w:val="00E704DE"/>
    <w:rsid w:val="00E71543"/>
    <w:rsid w:val="00E715AD"/>
    <w:rsid w:val="00E715F8"/>
    <w:rsid w:val="00E71754"/>
    <w:rsid w:val="00E71F84"/>
    <w:rsid w:val="00E723F9"/>
    <w:rsid w:val="00E72655"/>
    <w:rsid w:val="00E730A1"/>
    <w:rsid w:val="00E73F3A"/>
    <w:rsid w:val="00E74137"/>
    <w:rsid w:val="00E74258"/>
    <w:rsid w:val="00E74C4A"/>
    <w:rsid w:val="00E74E88"/>
    <w:rsid w:val="00E74F00"/>
    <w:rsid w:val="00E750FD"/>
    <w:rsid w:val="00E75B5C"/>
    <w:rsid w:val="00E76469"/>
    <w:rsid w:val="00E76B28"/>
    <w:rsid w:val="00E77B20"/>
    <w:rsid w:val="00E801FE"/>
    <w:rsid w:val="00E80509"/>
    <w:rsid w:val="00E80804"/>
    <w:rsid w:val="00E809F1"/>
    <w:rsid w:val="00E81D32"/>
    <w:rsid w:val="00E833E3"/>
    <w:rsid w:val="00E83FE5"/>
    <w:rsid w:val="00E84363"/>
    <w:rsid w:val="00E84477"/>
    <w:rsid w:val="00E84C13"/>
    <w:rsid w:val="00E84F73"/>
    <w:rsid w:val="00E85416"/>
    <w:rsid w:val="00E85430"/>
    <w:rsid w:val="00E8547A"/>
    <w:rsid w:val="00E857DA"/>
    <w:rsid w:val="00E85E97"/>
    <w:rsid w:val="00E8619B"/>
    <w:rsid w:val="00E865D1"/>
    <w:rsid w:val="00E869AD"/>
    <w:rsid w:val="00E86ED6"/>
    <w:rsid w:val="00E8733E"/>
    <w:rsid w:val="00E90536"/>
    <w:rsid w:val="00E91EC2"/>
    <w:rsid w:val="00E91EF3"/>
    <w:rsid w:val="00E923DD"/>
    <w:rsid w:val="00E92F4C"/>
    <w:rsid w:val="00E939AB"/>
    <w:rsid w:val="00E93C46"/>
    <w:rsid w:val="00E94DC4"/>
    <w:rsid w:val="00E94E84"/>
    <w:rsid w:val="00E954F3"/>
    <w:rsid w:val="00E955CC"/>
    <w:rsid w:val="00E9566A"/>
    <w:rsid w:val="00E95B84"/>
    <w:rsid w:val="00E95D09"/>
    <w:rsid w:val="00E95DD4"/>
    <w:rsid w:val="00E9671F"/>
    <w:rsid w:val="00E9692D"/>
    <w:rsid w:val="00E96FDE"/>
    <w:rsid w:val="00E9705F"/>
    <w:rsid w:val="00E97125"/>
    <w:rsid w:val="00E97D7C"/>
    <w:rsid w:val="00E97E58"/>
    <w:rsid w:val="00EA028A"/>
    <w:rsid w:val="00EA1541"/>
    <w:rsid w:val="00EA15FF"/>
    <w:rsid w:val="00EA1CBC"/>
    <w:rsid w:val="00EA1F2A"/>
    <w:rsid w:val="00EA205F"/>
    <w:rsid w:val="00EA228E"/>
    <w:rsid w:val="00EA2965"/>
    <w:rsid w:val="00EA2DA1"/>
    <w:rsid w:val="00EA2E97"/>
    <w:rsid w:val="00EA366E"/>
    <w:rsid w:val="00EA3B06"/>
    <w:rsid w:val="00EA4624"/>
    <w:rsid w:val="00EA4903"/>
    <w:rsid w:val="00EA4EEC"/>
    <w:rsid w:val="00EA4FEA"/>
    <w:rsid w:val="00EA57D5"/>
    <w:rsid w:val="00EA60C5"/>
    <w:rsid w:val="00EA6A1B"/>
    <w:rsid w:val="00EA6AC2"/>
    <w:rsid w:val="00EA6AED"/>
    <w:rsid w:val="00EA6F79"/>
    <w:rsid w:val="00EA7244"/>
    <w:rsid w:val="00EA72D8"/>
    <w:rsid w:val="00EA78ED"/>
    <w:rsid w:val="00EB0A90"/>
    <w:rsid w:val="00EB0D89"/>
    <w:rsid w:val="00EB17C5"/>
    <w:rsid w:val="00EB2490"/>
    <w:rsid w:val="00EB2DC2"/>
    <w:rsid w:val="00EB31D5"/>
    <w:rsid w:val="00EB35E0"/>
    <w:rsid w:val="00EB37F3"/>
    <w:rsid w:val="00EB38CB"/>
    <w:rsid w:val="00EB3D1E"/>
    <w:rsid w:val="00EB4893"/>
    <w:rsid w:val="00EB4D1A"/>
    <w:rsid w:val="00EB5530"/>
    <w:rsid w:val="00EB56A9"/>
    <w:rsid w:val="00EB5AC8"/>
    <w:rsid w:val="00EB61A3"/>
    <w:rsid w:val="00EB625C"/>
    <w:rsid w:val="00EB6E48"/>
    <w:rsid w:val="00EB7634"/>
    <w:rsid w:val="00EB7D2D"/>
    <w:rsid w:val="00EC0994"/>
    <w:rsid w:val="00EC0B2F"/>
    <w:rsid w:val="00EC12F2"/>
    <w:rsid w:val="00EC136E"/>
    <w:rsid w:val="00EC184F"/>
    <w:rsid w:val="00EC1FF4"/>
    <w:rsid w:val="00EC231E"/>
    <w:rsid w:val="00EC3365"/>
    <w:rsid w:val="00EC35F2"/>
    <w:rsid w:val="00EC37DB"/>
    <w:rsid w:val="00EC3831"/>
    <w:rsid w:val="00EC3D2C"/>
    <w:rsid w:val="00EC453F"/>
    <w:rsid w:val="00EC4576"/>
    <w:rsid w:val="00EC4D95"/>
    <w:rsid w:val="00EC54A9"/>
    <w:rsid w:val="00EC54FA"/>
    <w:rsid w:val="00EC5518"/>
    <w:rsid w:val="00EC5DE1"/>
    <w:rsid w:val="00EC5F77"/>
    <w:rsid w:val="00EC62BC"/>
    <w:rsid w:val="00EC6328"/>
    <w:rsid w:val="00EC6609"/>
    <w:rsid w:val="00EC66FA"/>
    <w:rsid w:val="00EC6915"/>
    <w:rsid w:val="00EC7197"/>
    <w:rsid w:val="00EC74EB"/>
    <w:rsid w:val="00EC7AC1"/>
    <w:rsid w:val="00EC7D36"/>
    <w:rsid w:val="00EC7F12"/>
    <w:rsid w:val="00ED1204"/>
    <w:rsid w:val="00ED1682"/>
    <w:rsid w:val="00ED1FC2"/>
    <w:rsid w:val="00ED23D5"/>
    <w:rsid w:val="00ED2E0A"/>
    <w:rsid w:val="00ED37FC"/>
    <w:rsid w:val="00ED3F78"/>
    <w:rsid w:val="00ED517F"/>
    <w:rsid w:val="00ED58E2"/>
    <w:rsid w:val="00ED5BF4"/>
    <w:rsid w:val="00ED61D2"/>
    <w:rsid w:val="00ED68FA"/>
    <w:rsid w:val="00ED69C5"/>
    <w:rsid w:val="00ED6E6B"/>
    <w:rsid w:val="00ED7783"/>
    <w:rsid w:val="00ED7B66"/>
    <w:rsid w:val="00ED7CD1"/>
    <w:rsid w:val="00ED7D4F"/>
    <w:rsid w:val="00EE014C"/>
    <w:rsid w:val="00EE05B9"/>
    <w:rsid w:val="00EE0BCE"/>
    <w:rsid w:val="00EE1458"/>
    <w:rsid w:val="00EE2048"/>
    <w:rsid w:val="00EE242B"/>
    <w:rsid w:val="00EE250E"/>
    <w:rsid w:val="00EE2783"/>
    <w:rsid w:val="00EE2A95"/>
    <w:rsid w:val="00EE2E5C"/>
    <w:rsid w:val="00EE3165"/>
    <w:rsid w:val="00EE3479"/>
    <w:rsid w:val="00EE393B"/>
    <w:rsid w:val="00EE3E57"/>
    <w:rsid w:val="00EE42E4"/>
    <w:rsid w:val="00EE4B22"/>
    <w:rsid w:val="00EE4D53"/>
    <w:rsid w:val="00EE4E43"/>
    <w:rsid w:val="00EE5871"/>
    <w:rsid w:val="00EE593F"/>
    <w:rsid w:val="00EE6650"/>
    <w:rsid w:val="00EE6C37"/>
    <w:rsid w:val="00EE7616"/>
    <w:rsid w:val="00EE76FB"/>
    <w:rsid w:val="00EE7BFE"/>
    <w:rsid w:val="00EF1762"/>
    <w:rsid w:val="00EF229F"/>
    <w:rsid w:val="00EF315F"/>
    <w:rsid w:val="00EF36C9"/>
    <w:rsid w:val="00EF3730"/>
    <w:rsid w:val="00EF4087"/>
    <w:rsid w:val="00EF456F"/>
    <w:rsid w:val="00EF55E3"/>
    <w:rsid w:val="00EF5AAF"/>
    <w:rsid w:val="00EF63C8"/>
    <w:rsid w:val="00EF6650"/>
    <w:rsid w:val="00EF679B"/>
    <w:rsid w:val="00EF6D47"/>
    <w:rsid w:val="00EF74AC"/>
    <w:rsid w:val="00EF74CC"/>
    <w:rsid w:val="00EF7D5C"/>
    <w:rsid w:val="00F003AA"/>
    <w:rsid w:val="00F00B9B"/>
    <w:rsid w:val="00F00E34"/>
    <w:rsid w:val="00F00F10"/>
    <w:rsid w:val="00F01576"/>
    <w:rsid w:val="00F0172D"/>
    <w:rsid w:val="00F01946"/>
    <w:rsid w:val="00F01CE1"/>
    <w:rsid w:val="00F0218A"/>
    <w:rsid w:val="00F02469"/>
    <w:rsid w:val="00F03099"/>
    <w:rsid w:val="00F04064"/>
    <w:rsid w:val="00F05298"/>
    <w:rsid w:val="00F05403"/>
    <w:rsid w:val="00F05C4A"/>
    <w:rsid w:val="00F05CA9"/>
    <w:rsid w:val="00F05F09"/>
    <w:rsid w:val="00F05FE1"/>
    <w:rsid w:val="00F06028"/>
    <w:rsid w:val="00F06088"/>
    <w:rsid w:val="00F0632A"/>
    <w:rsid w:val="00F065AA"/>
    <w:rsid w:val="00F074A0"/>
    <w:rsid w:val="00F079D5"/>
    <w:rsid w:val="00F07B31"/>
    <w:rsid w:val="00F07B55"/>
    <w:rsid w:val="00F07C92"/>
    <w:rsid w:val="00F07D1F"/>
    <w:rsid w:val="00F07F25"/>
    <w:rsid w:val="00F07F49"/>
    <w:rsid w:val="00F10CBD"/>
    <w:rsid w:val="00F110DF"/>
    <w:rsid w:val="00F11358"/>
    <w:rsid w:val="00F118FF"/>
    <w:rsid w:val="00F11971"/>
    <w:rsid w:val="00F1225B"/>
    <w:rsid w:val="00F127D3"/>
    <w:rsid w:val="00F127EE"/>
    <w:rsid w:val="00F13BAB"/>
    <w:rsid w:val="00F14202"/>
    <w:rsid w:val="00F158E7"/>
    <w:rsid w:val="00F16005"/>
    <w:rsid w:val="00F16523"/>
    <w:rsid w:val="00F166EF"/>
    <w:rsid w:val="00F1682A"/>
    <w:rsid w:val="00F1686E"/>
    <w:rsid w:val="00F17291"/>
    <w:rsid w:val="00F172C2"/>
    <w:rsid w:val="00F1798D"/>
    <w:rsid w:val="00F179F0"/>
    <w:rsid w:val="00F2013B"/>
    <w:rsid w:val="00F20275"/>
    <w:rsid w:val="00F20685"/>
    <w:rsid w:val="00F21217"/>
    <w:rsid w:val="00F21914"/>
    <w:rsid w:val="00F219AF"/>
    <w:rsid w:val="00F21BDC"/>
    <w:rsid w:val="00F21E5C"/>
    <w:rsid w:val="00F220A7"/>
    <w:rsid w:val="00F220FE"/>
    <w:rsid w:val="00F22596"/>
    <w:rsid w:val="00F2284C"/>
    <w:rsid w:val="00F228C8"/>
    <w:rsid w:val="00F2376C"/>
    <w:rsid w:val="00F23894"/>
    <w:rsid w:val="00F24B8C"/>
    <w:rsid w:val="00F2551B"/>
    <w:rsid w:val="00F25584"/>
    <w:rsid w:val="00F25620"/>
    <w:rsid w:val="00F26036"/>
    <w:rsid w:val="00F27220"/>
    <w:rsid w:val="00F2746E"/>
    <w:rsid w:val="00F27501"/>
    <w:rsid w:val="00F275FB"/>
    <w:rsid w:val="00F278A7"/>
    <w:rsid w:val="00F309D7"/>
    <w:rsid w:val="00F30E2C"/>
    <w:rsid w:val="00F31292"/>
    <w:rsid w:val="00F3152E"/>
    <w:rsid w:val="00F31821"/>
    <w:rsid w:val="00F31B31"/>
    <w:rsid w:val="00F31C34"/>
    <w:rsid w:val="00F31ED8"/>
    <w:rsid w:val="00F32AED"/>
    <w:rsid w:val="00F32E23"/>
    <w:rsid w:val="00F32E76"/>
    <w:rsid w:val="00F332E2"/>
    <w:rsid w:val="00F338D6"/>
    <w:rsid w:val="00F338DB"/>
    <w:rsid w:val="00F33AC1"/>
    <w:rsid w:val="00F34452"/>
    <w:rsid w:val="00F346FD"/>
    <w:rsid w:val="00F358BD"/>
    <w:rsid w:val="00F35F9F"/>
    <w:rsid w:val="00F36362"/>
    <w:rsid w:val="00F3726E"/>
    <w:rsid w:val="00F37310"/>
    <w:rsid w:val="00F37473"/>
    <w:rsid w:val="00F3754B"/>
    <w:rsid w:val="00F37AD3"/>
    <w:rsid w:val="00F37D1E"/>
    <w:rsid w:val="00F40932"/>
    <w:rsid w:val="00F40E04"/>
    <w:rsid w:val="00F40E9C"/>
    <w:rsid w:val="00F414AC"/>
    <w:rsid w:val="00F41922"/>
    <w:rsid w:val="00F41BB2"/>
    <w:rsid w:val="00F428B2"/>
    <w:rsid w:val="00F42C43"/>
    <w:rsid w:val="00F431AA"/>
    <w:rsid w:val="00F445AF"/>
    <w:rsid w:val="00F44688"/>
    <w:rsid w:val="00F44822"/>
    <w:rsid w:val="00F44C05"/>
    <w:rsid w:val="00F45E19"/>
    <w:rsid w:val="00F463D4"/>
    <w:rsid w:val="00F465C9"/>
    <w:rsid w:val="00F4672D"/>
    <w:rsid w:val="00F46878"/>
    <w:rsid w:val="00F46B96"/>
    <w:rsid w:val="00F46DD4"/>
    <w:rsid w:val="00F50148"/>
    <w:rsid w:val="00F503D8"/>
    <w:rsid w:val="00F505C6"/>
    <w:rsid w:val="00F50A7F"/>
    <w:rsid w:val="00F51456"/>
    <w:rsid w:val="00F51BA4"/>
    <w:rsid w:val="00F51BCC"/>
    <w:rsid w:val="00F520D8"/>
    <w:rsid w:val="00F5219C"/>
    <w:rsid w:val="00F52C34"/>
    <w:rsid w:val="00F52DDF"/>
    <w:rsid w:val="00F5303D"/>
    <w:rsid w:val="00F54135"/>
    <w:rsid w:val="00F54838"/>
    <w:rsid w:val="00F54966"/>
    <w:rsid w:val="00F549A0"/>
    <w:rsid w:val="00F54FB7"/>
    <w:rsid w:val="00F55199"/>
    <w:rsid w:val="00F55583"/>
    <w:rsid w:val="00F56143"/>
    <w:rsid w:val="00F577B5"/>
    <w:rsid w:val="00F57888"/>
    <w:rsid w:val="00F57A1E"/>
    <w:rsid w:val="00F57D1E"/>
    <w:rsid w:val="00F604D4"/>
    <w:rsid w:val="00F60BA9"/>
    <w:rsid w:val="00F61350"/>
    <w:rsid w:val="00F613F3"/>
    <w:rsid w:val="00F614A6"/>
    <w:rsid w:val="00F617FA"/>
    <w:rsid w:val="00F61837"/>
    <w:rsid w:val="00F628D6"/>
    <w:rsid w:val="00F630BA"/>
    <w:rsid w:val="00F63292"/>
    <w:rsid w:val="00F642AD"/>
    <w:rsid w:val="00F6488B"/>
    <w:rsid w:val="00F662C4"/>
    <w:rsid w:val="00F66CD8"/>
    <w:rsid w:val="00F67F5B"/>
    <w:rsid w:val="00F70207"/>
    <w:rsid w:val="00F707EF"/>
    <w:rsid w:val="00F708E8"/>
    <w:rsid w:val="00F71151"/>
    <w:rsid w:val="00F7180C"/>
    <w:rsid w:val="00F731DB"/>
    <w:rsid w:val="00F73D47"/>
    <w:rsid w:val="00F74394"/>
    <w:rsid w:val="00F74CA9"/>
    <w:rsid w:val="00F7501C"/>
    <w:rsid w:val="00F75153"/>
    <w:rsid w:val="00F755F1"/>
    <w:rsid w:val="00F75E04"/>
    <w:rsid w:val="00F76542"/>
    <w:rsid w:val="00F76BB0"/>
    <w:rsid w:val="00F76F25"/>
    <w:rsid w:val="00F770F3"/>
    <w:rsid w:val="00F77D35"/>
    <w:rsid w:val="00F80195"/>
    <w:rsid w:val="00F80D3B"/>
    <w:rsid w:val="00F81598"/>
    <w:rsid w:val="00F815B2"/>
    <w:rsid w:val="00F81D6F"/>
    <w:rsid w:val="00F82022"/>
    <w:rsid w:val="00F82305"/>
    <w:rsid w:val="00F823B9"/>
    <w:rsid w:val="00F8242F"/>
    <w:rsid w:val="00F825A0"/>
    <w:rsid w:val="00F82C41"/>
    <w:rsid w:val="00F830CD"/>
    <w:rsid w:val="00F834BA"/>
    <w:rsid w:val="00F83703"/>
    <w:rsid w:val="00F83D11"/>
    <w:rsid w:val="00F84A61"/>
    <w:rsid w:val="00F850A6"/>
    <w:rsid w:val="00F856C2"/>
    <w:rsid w:val="00F858FA"/>
    <w:rsid w:val="00F860FA"/>
    <w:rsid w:val="00F86562"/>
    <w:rsid w:val="00F866EE"/>
    <w:rsid w:val="00F87095"/>
    <w:rsid w:val="00F873B4"/>
    <w:rsid w:val="00F87747"/>
    <w:rsid w:val="00F87A20"/>
    <w:rsid w:val="00F9024F"/>
    <w:rsid w:val="00F90725"/>
    <w:rsid w:val="00F90783"/>
    <w:rsid w:val="00F90C0B"/>
    <w:rsid w:val="00F91035"/>
    <w:rsid w:val="00F91188"/>
    <w:rsid w:val="00F91274"/>
    <w:rsid w:val="00F91C1F"/>
    <w:rsid w:val="00F91F55"/>
    <w:rsid w:val="00F92055"/>
    <w:rsid w:val="00F92263"/>
    <w:rsid w:val="00F928D5"/>
    <w:rsid w:val="00F92F80"/>
    <w:rsid w:val="00F9335B"/>
    <w:rsid w:val="00F935C4"/>
    <w:rsid w:val="00F9377F"/>
    <w:rsid w:val="00F94105"/>
    <w:rsid w:val="00F94FCF"/>
    <w:rsid w:val="00F95108"/>
    <w:rsid w:val="00F951C8"/>
    <w:rsid w:val="00F95A01"/>
    <w:rsid w:val="00F95CE9"/>
    <w:rsid w:val="00F96304"/>
    <w:rsid w:val="00F9653C"/>
    <w:rsid w:val="00F96D76"/>
    <w:rsid w:val="00F97830"/>
    <w:rsid w:val="00F97C9A"/>
    <w:rsid w:val="00FA0262"/>
    <w:rsid w:val="00FA044C"/>
    <w:rsid w:val="00FA0B54"/>
    <w:rsid w:val="00FA15D6"/>
    <w:rsid w:val="00FA36C0"/>
    <w:rsid w:val="00FA3EC5"/>
    <w:rsid w:val="00FA5779"/>
    <w:rsid w:val="00FA58CC"/>
    <w:rsid w:val="00FA6157"/>
    <w:rsid w:val="00FA61AC"/>
    <w:rsid w:val="00FA674F"/>
    <w:rsid w:val="00FA701D"/>
    <w:rsid w:val="00FA7C19"/>
    <w:rsid w:val="00FA7CBA"/>
    <w:rsid w:val="00FB0444"/>
    <w:rsid w:val="00FB2010"/>
    <w:rsid w:val="00FB231F"/>
    <w:rsid w:val="00FB27E6"/>
    <w:rsid w:val="00FB305C"/>
    <w:rsid w:val="00FB3999"/>
    <w:rsid w:val="00FB3E32"/>
    <w:rsid w:val="00FB3ECC"/>
    <w:rsid w:val="00FB44BA"/>
    <w:rsid w:val="00FB49C3"/>
    <w:rsid w:val="00FB4CEB"/>
    <w:rsid w:val="00FB50CB"/>
    <w:rsid w:val="00FB52B1"/>
    <w:rsid w:val="00FB548D"/>
    <w:rsid w:val="00FB56C3"/>
    <w:rsid w:val="00FB57BA"/>
    <w:rsid w:val="00FB64E0"/>
    <w:rsid w:val="00FB6C15"/>
    <w:rsid w:val="00FB74F5"/>
    <w:rsid w:val="00FB7648"/>
    <w:rsid w:val="00FC0538"/>
    <w:rsid w:val="00FC09F5"/>
    <w:rsid w:val="00FC0C60"/>
    <w:rsid w:val="00FC0D97"/>
    <w:rsid w:val="00FC168B"/>
    <w:rsid w:val="00FC1F71"/>
    <w:rsid w:val="00FC2D25"/>
    <w:rsid w:val="00FC37D3"/>
    <w:rsid w:val="00FC3C29"/>
    <w:rsid w:val="00FC3D55"/>
    <w:rsid w:val="00FC3FCA"/>
    <w:rsid w:val="00FC4E83"/>
    <w:rsid w:val="00FC53B9"/>
    <w:rsid w:val="00FC54B9"/>
    <w:rsid w:val="00FC7316"/>
    <w:rsid w:val="00FC7B4C"/>
    <w:rsid w:val="00FD024F"/>
    <w:rsid w:val="00FD0681"/>
    <w:rsid w:val="00FD2115"/>
    <w:rsid w:val="00FD28FE"/>
    <w:rsid w:val="00FD2F92"/>
    <w:rsid w:val="00FD3003"/>
    <w:rsid w:val="00FD542E"/>
    <w:rsid w:val="00FD55D6"/>
    <w:rsid w:val="00FD57BD"/>
    <w:rsid w:val="00FD5941"/>
    <w:rsid w:val="00FD7A37"/>
    <w:rsid w:val="00FD7D7D"/>
    <w:rsid w:val="00FE0110"/>
    <w:rsid w:val="00FE01B9"/>
    <w:rsid w:val="00FE05C2"/>
    <w:rsid w:val="00FE07F4"/>
    <w:rsid w:val="00FE0AD3"/>
    <w:rsid w:val="00FE0AEB"/>
    <w:rsid w:val="00FE151F"/>
    <w:rsid w:val="00FE19D4"/>
    <w:rsid w:val="00FE22C9"/>
    <w:rsid w:val="00FE23ED"/>
    <w:rsid w:val="00FE2A7E"/>
    <w:rsid w:val="00FE2B39"/>
    <w:rsid w:val="00FE2D62"/>
    <w:rsid w:val="00FE44F1"/>
    <w:rsid w:val="00FE4C20"/>
    <w:rsid w:val="00FE530A"/>
    <w:rsid w:val="00FE545B"/>
    <w:rsid w:val="00FE580F"/>
    <w:rsid w:val="00FE5E19"/>
    <w:rsid w:val="00FE5F41"/>
    <w:rsid w:val="00FE6C33"/>
    <w:rsid w:val="00FE7467"/>
    <w:rsid w:val="00FE7650"/>
    <w:rsid w:val="00FE7C62"/>
    <w:rsid w:val="00FE7D75"/>
    <w:rsid w:val="00FF054F"/>
    <w:rsid w:val="00FF059F"/>
    <w:rsid w:val="00FF1485"/>
    <w:rsid w:val="00FF1DC0"/>
    <w:rsid w:val="00FF210F"/>
    <w:rsid w:val="00FF2489"/>
    <w:rsid w:val="00FF2614"/>
    <w:rsid w:val="00FF2684"/>
    <w:rsid w:val="00FF275F"/>
    <w:rsid w:val="00FF2E02"/>
    <w:rsid w:val="00FF2F19"/>
    <w:rsid w:val="00FF4271"/>
    <w:rsid w:val="00FF439C"/>
    <w:rsid w:val="00FF4592"/>
    <w:rsid w:val="00FF4B33"/>
    <w:rsid w:val="00FF4F6D"/>
    <w:rsid w:val="00FF557A"/>
    <w:rsid w:val="00FF58C5"/>
    <w:rsid w:val="00FF62DF"/>
    <w:rsid w:val="00FF6737"/>
    <w:rsid w:val="00FF687D"/>
    <w:rsid w:val="00FF6A6C"/>
    <w:rsid w:val="00FF700A"/>
    <w:rsid w:val="00FF754B"/>
    <w:rsid w:val="010169CC"/>
    <w:rsid w:val="010A0C5A"/>
    <w:rsid w:val="010B21DD"/>
    <w:rsid w:val="010B3706"/>
    <w:rsid w:val="010E3F09"/>
    <w:rsid w:val="0122797D"/>
    <w:rsid w:val="01257B78"/>
    <w:rsid w:val="01312343"/>
    <w:rsid w:val="01392E52"/>
    <w:rsid w:val="01395BF8"/>
    <w:rsid w:val="013A60F5"/>
    <w:rsid w:val="0147778C"/>
    <w:rsid w:val="015476EA"/>
    <w:rsid w:val="01583C1B"/>
    <w:rsid w:val="015A2AEA"/>
    <w:rsid w:val="015D232C"/>
    <w:rsid w:val="01606B74"/>
    <w:rsid w:val="01611F49"/>
    <w:rsid w:val="01656C7A"/>
    <w:rsid w:val="016766DF"/>
    <w:rsid w:val="01683756"/>
    <w:rsid w:val="01687831"/>
    <w:rsid w:val="016B54FF"/>
    <w:rsid w:val="016E19E7"/>
    <w:rsid w:val="017A471B"/>
    <w:rsid w:val="017D33BE"/>
    <w:rsid w:val="017E0E4D"/>
    <w:rsid w:val="019D241B"/>
    <w:rsid w:val="019E1FEA"/>
    <w:rsid w:val="01A320FD"/>
    <w:rsid w:val="01A42B21"/>
    <w:rsid w:val="01AA177B"/>
    <w:rsid w:val="01AA4AD1"/>
    <w:rsid w:val="01AF406E"/>
    <w:rsid w:val="01B02C2F"/>
    <w:rsid w:val="01B41422"/>
    <w:rsid w:val="01BD4A57"/>
    <w:rsid w:val="01C26905"/>
    <w:rsid w:val="01C47E74"/>
    <w:rsid w:val="01C95043"/>
    <w:rsid w:val="01CB4F55"/>
    <w:rsid w:val="01D522DF"/>
    <w:rsid w:val="01DC2021"/>
    <w:rsid w:val="01F05D1E"/>
    <w:rsid w:val="01F26DF0"/>
    <w:rsid w:val="01F33A27"/>
    <w:rsid w:val="01F732FF"/>
    <w:rsid w:val="020225EC"/>
    <w:rsid w:val="020F3827"/>
    <w:rsid w:val="021656CC"/>
    <w:rsid w:val="02274DF0"/>
    <w:rsid w:val="023124DC"/>
    <w:rsid w:val="0233488E"/>
    <w:rsid w:val="02334F53"/>
    <w:rsid w:val="0235666E"/>
    <w:rsid w:val="023733B1"/>
    <w:rsid w:val="0241303B"/>
    <w:rsid w:val="02447828"/>
    <w:rsid w:val="024801C0"/>
    <w:rsid w:val="024A2599"/>
    <w:rsid w:val="024E5C0B"/>
    <w:rsid w:val="02573952"/>
    <w:rsid w:val="02602565"/>
    <w:rsid w:val="0261312F"/>
    <w:rsid w:val="02683459"/>
    <w:rsid w:val="02697325"/>
    <w:rsid w:val="026A381D"/>
    <w:rsid w:val="028514C0"/>
    <w:rsid w:val="029E7B56"/>
    <w:rsid w:val="029F53A6"/>
    <w:rsid w:val="02A83112"/>
    <w:rsid w:val="02B70416"/>
    <w:rsid w:val="02BB1C3B"/>
    <w:rsid w:val="02BB2C17"/>
    <w:rsid w:val="02C20436"/>
    <w:rsid w:val="02C31095"/>
    <w:rsid w:val="02C47F34"/>
    <w:rsid w:val="02C74155"/>
    <w:rsid w:val="02D10E44"/>
    <w:rsid w:val="02D155C7"/>
    <w:rsid w:val="02D50705"/>
    <w:rsid w:val="02D61520"/>
    <w:rsid w:val="02D834A5"/>
    <w:rsid w:val="02DB0891"/>
    <w:rsid w:val="02DD7E60"/>
    <w:rsid w:val="02DF7F8C"/>
    <w:rsid w:val="02F13334"/>
    <w:rsid w:val="02F207B3"/>
    <w:rsid w:val="02F238B4"/>
    <w:rsid w:val="02F51260"/>
    <w:rsid w:val="02F9158F"/>
    <w:rsid w:val="02FB57E0"/>
    <w:rsid w:val="02FC6140"/>
    <w:rsid w:val="02FD169E"/>
    <w:rsid w:val="03055A92"/>
    <w:rsid w:val="03070296"/>
    <w:rsid w:val="030B4E52"/>
    <w:rsid w:val="030C6E69"/>
    <w:rsid w:val="030D5F15"/>
    <w:rsid w:val="03146C9F"/>
    <w:rsid w:val="031741C2"/>
    <w:rsid w:val="0318421B"/>
    <w:rsid w:val="031A2929"/>
    <w:rsid w:val="031F73EF"/>
    <w:rsid w:val="032732D8"/>
    <w:rsid w:val="032B423D"/>
    <w:rsid w:val="032F18A6"/>
    <w:rsid w:val="033243F7"/>
    <w:rsid w:val="03326801"/>
    <w:rsid w:val="033E77E8"/>
    <w:rsid w:val="03403C5B"/>
    <w:rsid w:val="03483A14"/>
    <w:rsid w:val="034B60B1"/>
    <w:rsid w:val="035067C6"/>
    <w:rsid w:val="03516067"/>
    <w:rsid w:val="03674CAD"/>
    <w:rsid w:val="036A2671"/>
    <w:rsid w:val="03715064"/>
    <w:rsid w:val="037538FB"/>
    <w:rsid w:val="037D3928"/>
    <w:rsid w:val="037F5820"/>
    <w:rsid w:val="038011D2"/>
    <w:rsid w:val="0382493B"/>
    <w:rsid w:val="03860857"/>
    <w:rsid w:val="038942D9"/>
    <w:rsid w:val="03895495"/>
    <w:rsid w:val="038C2EC3"/>
    <w:rsid w:val="03904C76"/>
    <w:rsid w:val="03954789"/>
    <w:rsid w:val="039B0838"/>
    <w:rsid w:val="039D52F1"/>
    <w:rsid w:val="03A16DEC"/>
    <w:rsid w:val="03A25341"/>
    <w:rsid w:val="03A31F3E"/>
    <w:rsid w:val="03B67873"/>
    <w:rsid w:val="03BF27CE"/>
    <w:rsid w:val="03C46C4A"/>
    <w:rsid w:val="03C50519"/>
    <w:rsid w:val="03C60E04"/>
    <w:rsid w:val="03C61D79"/>
    <w:rsid w:val="03CA1846"/>
    <w:rsid w:val="03D01618"/>
    <w:rsid w:val="03D722FB"/>
    <w:rsid w:val="03E85D5E"/>
    <w:rsid w:val="03EF5D47"/>
    <w:rsid w:val="03F13897"/>
    <w:rsid w:val="03FB0EFA"/>
    <w:rsid w:val="04025C7A"/>
    <w:rsid w:val="04034791"/>
    <w:rsid w:val="04060621"/>
    <w:rsid w:val="04097445"/>
    <w:rsid w:val="04135B40"/>
    <w:rsid w:val="04247ABC"/>
    <w:rsid w:val="04265269"/>
    <w:rsid w:val="042759CF"/>
    <w:rsid w:val="042825BC"/>
    <w:rsid w:val="04303AA1"/>
    <w:rsid w:val="04330CFE"/>
    <w:rsid w:val="043A2696"/>
    <w:rsid w:val="043A5636"/>
    <w:rsid w:val="044902E7"/>
    <w:rsid w:val="044954E3"/>
    <w:rsid w:val="044E7772"/>
    <w:rsid w:val="04607C6B"/>
    <w:rsid w:val="046B4158"/>
    <w:rsid w:val="04751777"/>
    <w:rsid w:val="0478611E"/>
    <w:rsid w:val="04A46FB9"/>
    <w:rsid w:val="04C21247"/>
    <w:rsid w:val="04C33535"/>
    <w:rsid w:val="04CE5E87"/>
    <w:rsid w:val="04D27708"/>
    <w:rsid w:val="04D75F4A"/>
    <w:rsid w:val="04D96D74"/>
    <w:rsid w:val="04DC6C75"/>
    <w:rsid w:val="04E0638B"/>
    <w:rsid w:val="04E91A80"/>
    <w:rsid w:val="04EC237F"/>
    <w:rsid w:val="04F840F1"/>
    <w:rsid w:val="04FC5182"/>
    <w:rsid w:val="04FF3EDA"/>
    <w:rsid w:val="050209DF"/>
    <w:rsid w:val="050C1391"/>
    <w:rsid w:val="05225FAA"/>
    <w:rsid w:val="05286A0E"/>
    <w:rsid w:val="053258BC"/>
    <w:rsid w:val="05332B31"/>
    <w:rsid w:val="0538062B"/>
    <w:rsid w:val="053A039C"/>
    <w:rsid w:val="053A6915"/>
    <w:rsid w:val="053B5459"/>
    <w:rsid w:val="053D6251"/>
    <w:rsid w:val="054015B5"/>
    <w:rsid w:val="05427468"/>
    <w:rsid w:val="0543590B"/>
    <w:rsid w:val="0544694C"/>
    <w:rsid w:val="054A7DB5"/>
    <w:rsid w:val="054B6C4E"/>
    <w:rsid w:val="05592701"/>
    <w:rsid w:val="05606ABD"/>
    <w:rsid w:val="05614B95"/>
    <w:rsid w:val="05620FC7"/>
    <w:rsid w:val="05676C03"/>
    <w:rsid w:val="057B3C87"/>
    <w:rsid w:val="057E74F5"/>
    <w:rsid w:val="05866F2E"/>
    <w:rsid w:val="058C49DE"/>
    <w:rsid w:val="0592084F"/>
    <w:rsid w:val="05945CF7"/>
    <w:rsid w:val="059F7988"/>
    <w:rsid w:val="05AF3017"/>
    <w:rsid w:val="05B1063F"/>
    <w:rsid w:val="05B134A8"/>
    <w:rsid w:val="05B45D89"/>
    <w:rsid w:val="05B45FB2"/>
    <w:rsid w:val="05BD2036"/>
    <w:rsid w:val="05C400BC"/>
    <w:rsid w:val="05C5073D"/>
    <w:rsid w:val="05D048A4"/>
    <w:rsid w:val="05D41E01"/>
    <w:rsid w:val="05D70527"/>
    <w:rsid w:val="05D858E7"/>
    <w:rsid w:val="05D92456"/>
    <w:rsid w:val="05DC09FF"/>
    <w:rsid w:val="05DC7162"/>
    <w:rsid w:val="05E41E2E"/>
    <w:rsid w:val="05F25049"/>
    <w:rsid w:val="06003FC2"/>
    <w:rsid w:val="06057056"/>
    <w:rsid w:val="06130D19"/>
    <w:rsid w:val="061B2F96"/>
    <w:rsid w:val="061E5962"/>
    <w:rsid w:val="06301F25"/>
    <w:rsid w:val="06365D23"/>
    <w:rsid w:val="06387A00"/>
    <w:rsid w:val="064543FE"/>
    <w:rsid w:val="064C258F"/>
    <w:rsid w:val="064D7E91"/>
    <w:rsid w:val="064F370B"/>
    <w:rsid w:val="064F4039"/>
    <w:rsid w:val="065E00B3"/>
    <w:rsid w:val="065F10B1"/>
    <w:rsid w:val="065F19A5"/>
    <w:rsid w:val="066015B4"/>
    <w:rsid w:val="066946BB"/>
    <w:rsid w:val="066C37F1"/>
    <w:rsid w:val="067A4CD5"/>
    <w:rsid w:val="067E5DCC"/>
    <w:rsid w:val="067E74FC"/>
    <w:rsid w:val="068C0E96"/>
    <w:rsid w:val="068C442A"/>
    <w:rsid w:val="0694204D"/>
    <w:rsid w:val="069E4474"/>
    <w:rsid w:val="06A03047"/>
    <w:rsid w:val="06AA2137"/>
    <w:rsid w:val="06B14C95"/>
    <w:rsid w:val="06B333AA"/>
    <w:rsid w:val="06B83C40"/>
    <w:rsid w:val="06C67394"/>
    <w:rsid w:val="06C7334F"/>
    <w:rsid w:val="06CA0AE2"/>
    <w:rsid w:val="06D03753"/>
    <w:rsid w:val="06E939CA"/>
    <w:rsid w:val="06F06A38"/>
    <w:rsid w:val="06F16974"/>
    <w:rsid w:val="0705603C"/>
    <w:rsid w:val="07085E57"/>
    <w:rsid w:val="071B1F24"/>
    <w:rsid w:val="071D5CAC"/>
    <w:rsid w:val="0733426B"/>
    <w:rsid w:val="073D5E72"/>
    <w:rsid w:val="073D76AF"/>
    <w:rsid w:val="073F0FD4"/>
    <w:rsid w:val="07444ED4"/>
    <w:rsid w:val="074A1D40"/>
    <w:rsid w:val="07607BAC"/>
    <w:rsid w:val="07617175"/>
    <w:rsid w:val="076322BC"/>
    <w:rsid w:val="076B6623"/>
    <w:rsid w:val="07715186"/>
    <w:rsid w:val="07777BA8"/>
    <w:rsid w:val="07825887"/>
    <w:rsid w:val="0782736E"/>
    <w:rsid w:val="07860EF1"/>
    <w:rsid w:val="07862160"/>
    <w:rsid w:val="078B3C18"/>
    <w:rsid w:val="0798461E"/>
    <w:rsid w:val="07AE7F16"/>
    <w:rsid w:val="07BA1997"/>
    <w:rsid w:val="07C56A3C"/>
    <w:rsid w:val="07D25E5B"/>
    <w:rsid w:val="07D97405"/>
    <w:rsid w:val="07DB019A"/>
    <w:rsid w:val="07DD43CD"/>
    <w:rsid w:val="07E6692D"/>
    <w:rsid w:val="07E83F94"/>
    <w:rsid w:val="07E94A8B"/>
    <w:rsid w:val="07FA76BE"/>
    <w:rsid w:val="07FB1F3D"/>
    <w:rsid w:val="080B06E4"/>
    <w:rsid w:val="08181B62"/>
    <w:rsid w:val="081E245E"/>
    <w:rsid w:val="082324F0"/>
    <w:rsid w:val="0823725E"/>
    <w:rsid w:val="082B3648"/>
    <w:rsid w:val="08310BF7"/>
    <w:rsid w:val="083E770F"/>
    <w:rsid w:val="084A7B9F"/>
    <w:rsid w:val="084D4769"/>
    <w:rsid w:val="085922FB"/>
    <w:rsid w:val="086F5EDC"/>
    <w:rsid w:val="087B6AB6"/>
    <w:rsid w:val="088626EE"/>
    <w:rsid w:val="088A4C2B"/>
    <w:rsid w:val="088F47C9"/>
    <w:rsid w:val="0893545B"/>
    <w:rsid w:val="08946599"/>
    <w:rsid w:val="0898049F"/>
    <w:rsid w:val="08984331"/>
    <w:rsid w:val="089A1AE6"/>
    <w:rsid w:val="08A72BFD"/>
    <w:rsid w:val="08B715BE"/>
    <w:rsid w:val="08B72406"/>
    <w:rsid w:val="08B93D42"/>
    <w:rsid w:val="08C16076"/>
    <w:rsid w:val="08CA69FA"/>
    <w:rsid w:val="08CB176C"/>
    <w:rsid w:val="08CD071D"/>
    <w:rsid w:val="08DC0A95"/>
    <w:rsid w:val="08E00CB1"/>
    <w:rsid w:val="08EA5BDE"/>
    <w:rsid w:val="08EB3A63"/>
    <w:rsid w:val="08EC497C"/>
    <w:rsid w:val="08F0599D"/>
    <w:rsid w:val="090106FA"/>
    <w:rsid w:val="090A5003"/>
    <w:rsid w:val="09164EDD"/>
    <w:rsid w:val="092403B3"/>
    <w:rsid w:val="092D3C26"/>
    <w:rsid w:val="092F2EC9"/>
    <w:rsid w:val="09311CC6"/>
    <w:rsid w:val="093254C9"/>
    <w:rsid w:val="093537C3"/>
    <w:rsid w:val="09380E13"/>
    <w:rsid w:val="093832B1"/>
    <w:rsid w:val="0946295E"/>
    <w:rsid w:val="095461D0"/>
    <w:rsid w:val="09567C25"/>
    <w:rsid w:val="09585D87"/>
    <w:rsid w:val="09630143"/>
    <w:rsid w:val="09770DC7"/>
    <w:rsid w:val="097860E5"/>
    <w:rsid w:val="09786E3B"/>
    <w:rsid w:val="097D46FB"/>
    <w:rsid w:val="097F5D1E"/>
    <w:rsid w:val="098D42F7"/>
    <w:rsid w:val="098E28B5"/>
    <w:rsid w:val="099D2BD7"/>
    <w:rsid w:val="099F4AD6"/>
    <w:rsid w:val="09A01C6D"/>
    <w:rsid w:val="09A04BD7"/>
    <w:rsid w:val="09A23856"/>
    <w:rsid w:val="09A50938"/>
    <w:rsid w:val="09AC0218"/>
    <w:rsid w:val="09AC638A"/>
    <w:rsid w:val="09BC2829"/>
    <w:rsid w:val="09BC6C89"/>
    <w:rsid w:val="09BD7678"/>
    <w:rsid w:val="09BE3C1B"/>
    <w:rsid w:val="09BF3F87"/>
    <w:rsid w:val="09BF4772"/>
    <w:rsid w:val="09CE4098"/>
    <w:rsid w:val="09CE4854"/>
    <w:rsid w:val="09D34B5D"/>
    <w:rsid w:val="09D93D06"/>
    <w:rsid w:val="09E82E5A"/>
    <w:rsid w:val="09ED6595"/>
    <w:rsid w:val="09FD541F"/>
    <w:rsid w:val="0A0A30D1"/>
    <w:rsid w:val="0A1B7B98"/>
    <w:rsid w:val="0A223704"/>
    <w:rsid w:val="0A283329"/>
    <w:rsid w:val="0A2B1F64"/>
    <w:rsid w:val="0A2F38BD"/>
    <w:rsid w:val="0A2F7FCB"/>
    <w:rsid w:val="0A4841EA"/>
    <w:rsid w:val="0A490C26"/>
    <w:rsid w:val="0A4F55B5"/>
    <w:rsid w:val="0A534C88"/>
    <w:rsid w:val="0A5614E2"/>
    <w:rsid w:val="0A5863CC"/>
    <w:rsid w:val="0A755B21"/>
    <w:rsid w:val="0A8A2ABE"/>
    <w:rsid w:val="0A947343"/>
    <w:rsid w:val="0A9961B4"/>
    <w:rsid w:val="0AA0789B"/>
    <w:rsid w:val="0AA74B5F"/>
    <w:rsid w:val="0AA90B70"/>
    <w:rsid w:val="0AB02378"/>
    <w:rsid w:val="0AB535D6"/>
    <w:rsid w:val="0AC06101"/>
    <w:rsid w:val="0AC25CCB"/>
    <w:rsid w:val="0AC313FF"/>
    <w:rsid w:val="0ACB0395"/>
    <w:rsid w:val="0AD67FC9"/>
    <w:rsid w:val="0AD9080B"/>
    <w:rsid w:val="0ADE6CB7"/>
    <w:rsid w:val="0AE02219"/>
    <w:rsid w:val="0AE2730D"/>
    <w:rsid w:val="0AEA0893"/>
    <w:rsid w:val="0AF705DB"/>
    <w:rsid w:val="0B020A8F"/>
    <w:rsid w:val="0B0576E2"/>
    <w:rsid w:val="0B1103E4"/>
    <w:rsid w:val="0B1A2395"/>
    <w:rsid w:val="0B1C1962"/>
    <w:rsid w:val="0B2440C4"/>
    <w:rsid w:val="0B326707"/>
    <w:rsid w:val="0B3A166F"/>
    <w:rsid w:val="0B3D2FC8"/>
    <w:rsid w:val="0B504263"/>
    <w:rsid w:val="0B507C37"/>
    <w:rsid w:val="0B512CC9"/>
    <w:rsid w:val="0B5468BB"/>
    <w:rsid w:val="0B630A28"/>
    <w:rsid w:val="0B647107"/>
    <w:rsid w:val="0B6B7A73"/>
    <w:rsid w:val="0B710869"/>
    <w:rsid w:val="0B721C95"/>
    <w:rsid w:val="0B737283"/>
    <w:rsid w:val="0B7820A4"/>
    <w:rsid w:val="0B8D70A3"/>
    <w:rsid w:val="0B8F0D90"/>
    <w:rsid w:val="0B926885"/>
    <w:rsid w:val="0B976204"/>
    <w:rsid w:val="0B9A12AE"/>
    <w:rsid w:val="0B9E0FBD"/>
    <w:rsid w:val="0B9F08A1"/>
    <w:rsid w:val="0BA14062"/>
    <w:rsid w:val="0BA90928"/>
    <w:rsid w:val="0BA97EDB"/>
    <w:rsid w:val="0BB1498A"/>
    <w:rsid w:val="0BB80A6B"/>
    <w:rsid w:val="0BB92EF9"/>
    <w:rsid w:val="0BC43544"/>
    <w:rsid w:val="0BC54A56"/>
    <w:rsid w:val="0BCA3764"/>
    <w:rsid w:val="0BD04F1A"/>
    <w:rsid w:val="0BD1074A"/>
    <w:rsid w:val="0BD274E9"/>
    <w:rsid w:val="0BD600D6"/>
    <w:rsid w:val="0BDC27AC"/>
    <w:rsid w:val="0BDF5A92"/>
    <w:rsid w:val="0BE05F1C"/>
    <w:rsid w:val="0BF013C2"/>
    <w:rsid w:val="0BF046BB"/>
    <w:rsid w:val="0BF20906"/>
    <w:rsid w:val="0C00394A"/>
    <w:rsid w:val="0C0A084D"/>
    <w:rsid w:val="0C0E6B9B"/>
    <w:rsid w:val="0C18492D"/>
    <w:rsid w:val="0C196DAE"/>
    <w:rsid w:val="0C196EDB"/>
    <w:rsid w:val="0C25691C"/>
    <w:rsid w:val="0C2E2BFC"/>
    <w:rsid w:val="0C3B0EC3"/>
    <w:rsid w:val="0C405C1A"/>
    <w:rsid w:val="0C480B20"/>
    <w:rsid w:val="0C510952"/>
    <w:rsid w:val="0C5A4C38"/>
    <w:rsid w:val="0C5F628F"/>
    <w:rsid w:val="0C6733D6"/>
    <w:rsid w:val="0C6F61CA"/>
    <w:rsid w:val="0C7852DC"/>
    <w:rsid w:val="0C876A74"/>
    <w:rsid w:val="0C895605"/>
    <w:rsid w:val="0C8B0F0B"/>
    <w:rsid w:val="0C8E317B"/>
    <w:rsid w:val="0C906FFA"/>
    <w:rsid w:val="0C9D4BEE"/>
    <w:rsid w:val="0C9E5704"/>
    <w:rsid w:val="0C9F63D9"/>
    <w:rsid w:val="0CBC051E"/>
    <w:rsid w:val="0CC410D2"/>
    <w:rsid w:val="0CC615E4"/>
    <w:rsid w:val="0CC74B27"/>
    <w:rsid w:val="0CCA0901"/>
    <w:rsid w:val="0CCE084E"/>
    <w:rsid w:val="0CCE330B"/>
    <w:rsid w:val="0CD0207E"/>
    <w:rsid w:val="0CD25283"/>
    <w:rsid w:val="0CD71545"/>
    <w:rsid w:val="0CE3088E"/>
    <w:rsid w:val="0CEA2540"/>
    <w:rsid w:val="0CF102A5"/>
    <w:rsid w:val="0D146A2A"/>
    <w:rsid w:val="0D1A250D"/>
    <w:rsid w:val="0D1D7475"/>
    <w:rsid w:val="0D377E92"/>
    <w:rsid w:val="0D3D46D6"/>
    <w:rsid w:val="0D443CB1"/>
    <w:rsid w:val="0D4E03B1"/>
    <w:rsid w:val="0D5655BD"/>
    <w:rsid w:val="0D5A3BBA"/>
    <w:rsid w:val="0D6432A9"/>
    <w:rsid w:val="0D663A64"/>
    <w:rsid w:val="0D745F43"/>
    <w:rsid w:val="0D7E220F"/>
    <w:rsid w:val="0D865199"/>
    <w:rsid w:val="0D894CCD"/>
    <w:rsid w:val="0D920AF0"/>
    <w:rsid w:val="0D922C45"/>
    <w:rsid w:val="0D9A0628"/>
    <w:rsid w:val="0DA3657A"/>
    <w:rsid w:val="0DB9114F"/>
    <w:rsid w:val="0DBF1E63"/>
    <w:rsid w:val="0DCB4757"/>
    <w:rsid w:val="0DCD689F"/>
    <w:rsid w:val="0DDB61C3"/>
    <w:rsid w:val="0DDE4000"/>
    <w:rsid w:val="0DEF59FA"/>
    <w:rsid w:val="0DF65C55"/>
    <w:rsid w:val="0DF929C3"/>
    <w:rsid w:val="0DF92EAB"/>
    <w:rsid w:val="0DF9447E"/>
    <w:rsid w:val="0DFC5531"/>
    <w:rsid w:val="0E001404"/>
    <w:rsid w:val="0E056A05"/>
    <w:rsid w:val="0E0A3AAC"/>
    <w:rsid w:val="0E142189"/>
    <w:rsid w:val="0E1C3032"/>
    <w:rsid w:val="0E2065F5"/>
    <w:rsid w:val="0E2076F4"/>
    <w:rsid w:val="0E253171"/>
    <w:rsid w:val="0E49673B"/>
    <w:rsid w:val="0E4F3B38"/>
    <w:rsid w:val="0E5A7061"/>
    <w:rsid w:val="0E5C7B03"/>
    <w:rsid w:val="0E5F496E"/>
    <w:rsid w:val="0E65387E"/>
    <w:rsid w:val="0E685DAF"/>
    <w:rsid w:val="0E6B10B0"/>
    <w:rsid w:val="0E6F0323"/>
    <w:rsid w:val="0E6F41E3"/>
    <w:rsid w:val="0E750932"/>
    <w:rsid w:val="0E7674B0"/>
    <w:rsid w:val="0E777F22"/>
    <w:rsid w:val="0E7A0F82"/>
    <w:rsid w:val="0E7C1E69"/>
    <w:rsid w:val="0E8164A7"/>
    <w:rsid w:val="0E88093A"/>
    <w:rsid w:val="0E896DD7"/>
    <w:rsid w:val="0E8C2C83"/>
    <w:rsid w:val="0E8F4319"/>
    <w:rsid w:val="0E923A21"/>
    <w:rsid w:val="0E990EFC"/>
    <w:rsid w:val="0E9A221B"/>
    <w:rsid w:val="0EA017BF"/>
    <w:rsid w:val="0EA62D31"/>
    <w:rsid w:val="0EB70AF5"/>
    <w:rsid w:val="0EB97332"/>
    <w:rsid w:val="0EBB577C"/>
    <w:rsid w:val="0EBE4F03"/>
    <w:rsid w:val="0EBF476D"/>
    <w:rsid w:val="0EC378C8"/>
    <w:rsid w:val="0EC56195"/>
    <w:rsid w:val="0EC817E1"/>
    <w:rsid w:val="0EC94A0D"/>
    <w:rsid w:val="0EC9595D"/>
    <w:rsid w:val="0ECC485D"/>
    <w:rsid w:val="0ED8352D"/>
    <w:rsid w:val="0EDA7F2F"/>
    <w:rsid w:val="0EDC3E97"/>
    <w:rsid w:val="0EE24513"/>
    <w:rsid w:val="0EE64701"/>
    <w:rsid w:val="0EF8065F"/>
    <w:rsid w:val="0EFD5142"/>
    <w:rsid w:val="0F031039"/>
    <w:rsid w:val="0F036F36"/>
    <w:rsid w:val="0F0542E3"/>
    <w:rsid w:val="0F0A01A4"/>
    <w:rsid w:val="0F10354D"/>
    <w:rsid w:val="0F170CF8"/>
    <w:rsid w:val="0F285283"/>
    <w:rsid w:val="0F426FBB"/>
    <w:rsid w:val="0F473018"/>
    <w:rsid w:val="0F5B4403"/>
    <w:rsid w:val="0F5C4C08"/>
    <w:rsid w:val="0F6A2F4F"/>
    <w:rsid w:val="0F7F0FF5"/>
    <w:rsid w:val="0F800B83"/>
    <w:rsid w:val="0F826FEE"/>
    <w:rsid w:val="0F830C58"/>
    <w:rsid w:val="0F841115"/>
    <w:rsid w:val="0F875BF8"/>
    <w:rsid w:val="0F904D40"/>
    <w:rsid w:val="0F9C742D"/>
    <w:rsid w:val="0F9D4AB4"/>
    <w:rsid w:val="0FA61749"/>
    <w:rsid w:val="0FAF74C9"/>
    <w:rsid w:val="0FBC6860"/>
    <w:rsid w:val="0FBF25BF"/>
    <w:rsid w:val="0FC150CF"/>
    <w:rsid w:val="0FD71C68"/>
    <w:rsid w:val="0FE4404E"/>
    <w:rsid w:val="0FE54F16"/>
    <w:rsid w:val="0FF65DB1"/>
    <w:rsid w:val="0FF85D8F"/>
    <w:rsid w:val="100336D0"/>
    <w:rsid w:val="100A339F"/>
    <w:rsid w:val="100C1CA8"/>
    <w:rsid w:val="10283879"/>
    <w:rsid w:val="102A004C"/>
    <w:rsid w:val="102D604F"/>
    <w:rsid w:val="102E7803"/>
    <w:rsid w:val="103068E3"/>
    <w:rsid w:val="103547A2"/>
    <w:rsid w:val="103A132F"/>
    <w:rsid w:val="103F071D"/>
    <w:rsid w:val="10434992"/>
    <w:rsid w:val="104627A2"/>
    <w:rsid w:val="104829E3"/>
    <w:rsid w:val="10531064"/>
    <w:rsid w:val="105A1C57"/>
    <w:rsid w:val="105A7150"/>
    <w:rsid w:val="10651379"/>
    <w:rsid w:val="10670422"/>
    <w:rsid w:val="10686DD7"/>
    <w:rsid w:val="106A242B"/>
    <w:rsid w:val="10703556"/>
    <w:rsid w:val="10743270"/>
    <w:rsid w:val="107C5CC4"/>
    <w:rsid w:val="108D39B3"/>
    <w:rsid w:val="108F44C7"/>
    <w:rsid w:val="109431E4"/>
    <w:rsid w:val="109B71AD"/>
    <w:rsid w:val="10B11542"/>
    <w:rsid w:val="10B7503C"/>
    <w:rsid w:val="10C3337A"/>
    <w:rsid w:val="10C930BA"/>
    <w:rsid w:val="10CF484E"/>
    <w:rsid w:val="10CF7ABE"/>
    <w:rsid w:val="10D378CD"/>
    <w:rsid w:val="10DC7845"/>
    <w:rsid w:val="10DE05CF"/>
    <w:rsid w:val="10E20E97"/>
    <w:rsid w:val="10E7176F"/>
    <w:rsid w:val="10E96AC1"/>
    <w:rsid w:val="10F17B08"/>
    <w:rsid w:val="10FA17C3"/>
    <w:rsid w:val="10FB253A"/>
    <w:rsid w:val="11002D2B"/>
    <w:rsid w:val="110A78F0"/>
    <w:rsid w:val="1118625B"/>
    <w:rsid w:val="11190C64"/>
    <w:rsid w:val="111E792E"/>
    <w:rsid w:val="11342522"/>
    <w:rsid w:val="11406D5D"/>
    <w:rsid w:val="114253AB"/>
    <w:rsid w:val="1143150A"/>
    <w:rsid w:val="114332F3"/>
    <w:rsid w:val="11526DAA"/>
    <w:rsid w:val="11554AED"/>
    <w:rsid w:val="115C0F05"/>
    <w:rsid w:val="115E3962"/>
    <w:rsid w:val="116060A2"/>
    <w:rsid w:val="11685955"/>
    <w:rsid w:val="116C71A5"/>
    <w:rsid w:val="116D08BA"/>
    <w:rsid w:val="116F012F"/>
    <w:rsid w:val="11707327"/>
    <w:rsid w:val="117322E5"/>
    <w:rsid w:val="1173322E"/>
    <w:rsid w:val="117444FA"/>
    <w:rsid w:val="1183441F"/>
    <w:rsid w:val="118E68A1"/>
    <w:rsid w:val="118E7128"/>
    <w:rsid w:val="11AA1C77"/>
    <w:rsid w:val="11AF0CD1"/>
    <w:rsid w:val="11B01118"/>
    <w:rsid w:val="11C934C6"/>
    <w:rsid w:val="11D34224"/>
    <w:rsid w:val="11E56803"/>
    <w:rsid w:val="11E77159"/>
    <w:rsid w:val="11EC2B20"/>
    <w:rsid w:val="11EC57E6"/>
    <w:rsid w:val="11F1625B"/>
    <w:rsid w:val="11FC4F81"/>
    <w:rsid w:val="11FD6C8D"/>
    <w:rsid w:val="120C2C81"/>
    <w:rsid w:val="120D687E"/>
    <w:rsid w:val="121D5308"/>
    <w:rsid w:val="12201A62"/>
    <w:rsid w:val="1220780D"/>
    <w:rsid w:val="12312651"/>
    <w:rsid w:val="123262C0"/>
    <w:rsid w:val="12356D59"/>
    <w:rsid w:val="123C5BDF"/>
    <w:rsid w:val="123D070D"/>
    <w:rsid w:val="12405F02"/>
    <w:rsid w:val="12411E30"/>
    <w:rsid w:val="1243109D"/>
    <w:rsid w:val="124355BA"/>
    <w:rsid w:val="12581F28"/>
    <w:rsid w:val="12583515"/>
    <w:rsid w:val="125B640C"/>
    <w:rsid w:val="125C2F81"/>
    <w:rsid w:val="12655FC3"/>
    <w:rsid w:val="12671632"/>
    <w:rsid w:val="12695AF7"/>
    <w:rsid w:val="126A2A7E"/>
    <w:rsid w:val="126D7C13"/>
    <w:rsid w:val="126E6AAB"/>
    <w:rsid w:val="1273662A"/>
    <w:rsid w:val="1280051A"/>
    <w:rsid w:val="1282074F"/>
    <w:rsid w:val="12827959"/>
    <w:rsid w:val="12923E4C"/>
    <w:rsid w:val="129610E8"/>
    <w:rsid w:val="129B31AF"/>
    <w:rsid w:val="12A45F67"/>
    <w:rsid w:val="12B21F83"/>
    <w:rsid w:val="12BD1EBF"/>
    <w:rsid w:val="12BF0B71"/>
    <w:rsid w:val="12C70DEF"/>
    <w:rsid w:val="12DE4108"/>
    <w:rsid w:val="12E24521"/>
    <w:rsid w:val="12EA448B"/>
    <w:rsid w:val="12EF2116"/>
    <w:rsid w:val="130331DA"/>
    <w:rsid w:val="13054DB2"/>
    <w:rsid w:val="1310271B"/>
    <w:rsid w:val="131326FE"/>
    <w:rsid w:val="13141D29"/>
    <w:rsid w:val="1315034F"/>
    <w:rsid w:val="1315114E"/>
    <w:rsid w:val="131F0029"/>
    <w:rsid w:val="133A0830"/>
    <w:rsid w:val="133C5B17"/>
    <w:rsid w:val="133D5C9F"/>
    <w:rsid w:val="134F344E"/>
    <w:rsid w:val="1368087C"/>
    <w:rsid w:val="137E764C"/>
    <w:rsid w:val="1380432D"/>
    <w:rsid w:val="138155E3"/>
    <w:rsid w:val="13825809"/>
    <w:rsid w:val="13861257"/>
    <w:rsid w:val="138B69FB"/>
    <w:rsid w:val="138E4005"/>
    <w:rsid w:val="139029D5"/>
    <w:rsid w:val="13924D5E"/>
    <w:rsid w:val="13962280"/>
    <w:rsid w:val="139F295F"/>
    <w:rsid w:val="13A80250"/>
    <w:rsid w:val="13AA5B01"/>
    <w:rsid w:val="13AD647B"/>
    <w:rsid w:val="13B64957"/>
    <w:rsid w:val="13B828A0"/>
    <w:rsid w:val="13C67FA0"/>
    <w:rsid w:val="13CA30B7"/>
    <w:rsid w:val="13CF0EBA"/>
    <w:rsid w:val="13D01591"/>
    <w:rsid w:val="13E16355"/>
    <w:rsid w:val="13F50217"/>
    <w:rsid w:val="13F71E2B"/>
    <w:rsid w:val="13FB39E8"/>
    <w:rsid w:val="13FE19C1"/>
    <w:rsid w:val="14061708"/>
    <w:rsid w:val="1409325A"/>
    <w:rsid w:val="14113612"/>
    <w:rsid w:val="141B2BCD"/>
    <w:rsid w:val="141F0264"/>
    <w:rsid w:val="14270092"/>
    <w:rsid w:val="142B1A27"/>
    <w:rsid w:val="143B2578"/>
    <w:rsid w:val="143D057B"/>
    <w:rsid w:val="144950AA"/>
    <w:rsid w:val="14495684"/>
    <w:rsid w:val="14495884"/>
    <w:rsid w:val="14642E3F"/>
    <w:rsid w:val="14690FD4"/>
    <w:rsid w:val="146E319D"/>
    <w:rsid w:val="146E43F1"/>
    <w:rsid w:val="14742E2C"/>
    <w:rsid w:val="14923BA1"/>
    <w:rsid w:val="14977710"/>
    <w:rsid w:val="14A96B0D"/>
    <w:rsid w:val="14AF30F4"/>
    <w:rsid w:val="14B27DD0"/>
    <w:rsid w:val="14B612AA"/>
    <w:rsid w:val="14BB2794"/>
    <w:rsid w:val="14BE55D9"/>
    <w:rsid w:val="14C55A07"/>
    <w:rsid w:val="14CB1BC9"/>
    <w:rsid w:val="14DD6784"/>
    <w:rsid w:val="14DE64E6"/>
    <w:rsid w:val="14E304F1"/>
    <w:rsid w:val="14F02461"/>
    <w:rsid w:val="14F5684C"/>
    <w:rsid w:val="14F6611B"/>
    <w:rsid w:val="14FF379D"/>
    <w:rsid w:val="15022E87"/>
    <w:rsid w:val="150C0BC9"/>
    <w:rsid w:val="150E401E"/>
    <w:rsid w:val="15154C2A"/>
    <w:rsid w:val="15263CFC"/>
    <w:rsid w:val="152A0E10"/>
    <w:rsid w:val="15371104"/>
    <w:rsid w:val="153D0DE0"/>
    <w:rsid w:val="1544205A"/>
    <w:rsid w:val="154546E5"/>
    <w:rsid w:val="15467442"/>
    <w:rsid w:val="15493695"/>
    <w:rsid w:val="154A4B3F"/>
    <w:rsid w:val="154D4EA0"/>
    <w:rsid w:val="154E2FCB"/>
    <w:rsid w:val="155C3CA8"/>
    <w:rsid w:val="15704329"/>
    <w:rsid w:val="15736169"/>
    <w:rsid w:val="15736510"/>
    <w:rsid w:val="157467C1"/>
    <w:rsid w:val="1575757C"/>
    <w:rsid w:val="15777E3C"/>
    <w:rsid w:val="157A4609"/>
    <w:rsid w:val="157B18BF"/>
    <w:rsid w:val="157C395C"/>
    <w:rsid w:val="15851AFB"/>
    <w:rsid w:val="158575AA"/>
    <w:rsid w:val="15860463"/>
    <w:rsid w:val="158A26B5"/>
    <w:rsid w:val="15912CFE"/>
    <w:rsid w:val="159368D3"/>
    <w:rsid w:val="159D0711"/>
    <w:rsid w:val="15B82B22"/>
    <w:rsid w:val="15B914BE"/>
    <w:rsid w:val="15BC49B0"/>
    <w:rsid w:val="15C8790F"/>
    <w:rsid w:val="15CE5A92"/>
    <w:rsid w:val="15D338A2"/>
    <w:rsid w:val="15E167C6"/>
    <w:rsid w:val="15EB05DB"/>
    <w:rsid w:val="15F41C94"/>
    <w:rsid w:val="15F41EFD"/>
    <w:rsid w:val="15F54419"/>
    <w:rsid w:val="15F547F5"/>
    <w:rsid w:val="15FA2EDC"/>
    <w:rsid w:val="15FC3C3C"/>
    <w:rsid w:val="16015964"/>
    <w:rsid w:val="16185817"/>
    <w:rsid w:val="161A2F40"/>
    <w:rsid w:val="161B6C71"/>
    <w:rsid w:val="161C049A"/>
    <w:rsid w:val="1623326F"/>
    <w:rsid w:val="162352A5"/>
    <w:rsid w:val="163132F4"/>
    <w:rsid w:val="163370D2"/>
    <w:rsid w:val="16404EBC"/>
    <w:rsid w:val="164D672B"/>
    <w:rsid w:val="165C598B"/>
    <w:rsid w:val="166E2C6E"/>
    <w:rsid w:val="1672360A"/>
    <w:rsid w:val="1674012A"/>
    <w:rsid w:val="167871A5"/>
    <w:rsid w:val="167C4966"/>
    <w:rsid w:val="167D0D08"/>
    <w:rsid w:val="16800C5D"/>
    <w:rsid w:val="16807F52"/>
    <w:rsid w:val="168615A5"/>
    <w:rsid w:val="16863BCD"/>
    <w:rsid w:val="16891188"/>
    <w:rsid w:val="168C6BED"/>
    <w:rsid w:val="169A5732"/>
    <w:rsid w:val="16A37EF2"/>
    <w:rsid w:val="16AA2EB7"/>
    <w:rsid w:val="16AF2E2D"/>
    <w:rsid w:val="16B25B67"/>
    <w:rsid w:val="16B30493"/>
    <w:rsid w:val="16B93BE4"/>
    <w:rsid w:val="16C73672"/>
    <w:rsid w:val="16C86822"/>
    <w:rsid w:val="16CC02D2"/>
    <w:rsid w:val="16CC47F9"/>
    <w:rsid w:val="16CF60BC"/>
    <w:rsid w:val="16DF52D7"/>
    <w:rsid w:val="16E45041"/>
    <w:rsid w:val="16E736E1"/>
    <w:rsid w:val="16F10DBB"/>
    <w:rsid w:val="16FC439F"/>
    <w:rsid w:val="16FD337F"/>
    <w:rsid w:val="16FD7459"/>
    <w:rsid w:val="17037BCC"/>
    <w:rsid w:val="17087443"/>
    <w:rsid w:val="170901CE"/>
    <w:rsid w:val="170D5783"/>
    <w:rsid w:val="17106D14"/>
    <w:rsid w:val="17162FEC"/>
    <w:rsid w:val="172F313E"/>
    <w:rsid w:val="17336C08"/>
    <w:rsid w:val="173E1EED"/>
    <w:rsid w:val="173F01D1"/>
    <w:rsid w:val="17433917"/>
    <w:rsid w:val="1745753C"/>
    <w:rsid w:val="17472D03"/>
    <w:rsid w:val="17542B30"/>
    <w:rsid w:val="17575DF8"/>
    <w:rsid w:val="175D561F"/>
    <w:rsid w:val="176219B1"/>
    <w:rsid w:val="17702F28"/>
    <w:rsid w:val="177370F8"/>
    <w:rsid w:val="177A2DF8"/>
    <w:rsid w:val="177F5068"/>
    <w:rsid w:val="178240F3"/>
    <w:rsid w:val="178C411D"/>
    <w:rsid w:val="178C4EFF"/>
    <w:rsid w:val="179842C8"/>
    <w:rsid w:val="179A6759"/>
    <w:rsid w:val="179F39E4"/>
    <w:rsid w:val="17A10B9A"/>
    <w:rsid w:val="17A2626E"/>
    <w:rsid w:val="17B84E2F"/>
    <w:rsid w:val="17CA5181"/>
    <w:rsid w:val="17CE26EF"/>
    <w:rsid w:val="17D90767"/>
    <w:rsid w:val="17D961B2"/>
    <w:rsid w:val="17DA1337"/>
    <w:rsid w:val="17DD703D"/>
    <w:rsid w:val="17ED05A3"/>
    <w:rsid w:val="18022085"/>
    <w:rsid w:val="180927E6"/>
    <w:rsid w:val="18152F55"/>
    <w:rsid w:val="181B6F29"/>
    <w:rsid w:val="18293E27"/>
    <w:rsid w:val="182F09EC"/>
    <w:rsid w:val="18312997"/>
    <w:rsid w:val="183275CF"/>
    <w:rsid w:val="1838596E"/>
    <w:rsid w:val="18397891"/>
    <w:rsid w:val="184163F3"/>
    <w:rsid w:val="18423457"/>
    <w:rsid w:val="184A3A59"/>
    <w:rsid w:val="1856268D"/>
    <w:rsid w:val="185844E5"/>
    <w:rsid w:val="18584E6E"/>
    <w:rsid w:val="185A3CB6"/>
    <w:rsid w:val="185B7A85"/>
    <w:rsid w:val="18766464"/>
    <w:rsid w:val="1886769D"/>
    <w:rsid w:val="18874AE2"/>
    <w:rsid w:val="1888574C"/>
    <w:rsid w:val="188E7188"/>
    <w:rsid w:val="18911580"/>
    <w:rsid w:val="189216A5"/>
    <w:rsid w:val="18963ABD"/>
    <w:rsid w:val="189642B6"/>
    <w:rsid w:val="189F7208"/>
    <w:rsid w:val="18A245DA"/>
    <w:rsid w:val="18A77A5E"/>
    <w:rsid w:val="18A81F65"/>
    <w:rsid w:val="18A930FA"/>
    <w:rsid w:val="18AB4644"/>
    <w:rsid w:val="18AF6C02"/>
    <w:rsid w:val="18BF56B6"/>
    <w:rsid w:val="18C13779"/>
    <w:rsid w:val="18D51229"/>
    <w:rsid w:val="18D91649"/>
    <w:rsid w:val="18E71674"/>
    <w:rsid w:val="18EA3DA6"/>
    <w:rsid w:val="18F041AB"/>
    <w:rsid w:val="19011E9C"/>
    <w:rsid w:val="19093763"/>
    <w:rsid w:val="190B5605"/>
    <w:rsid w:val="190B67FD"/>
    <w:rsid w:val="190E18FE"/>
    <w:rsid w:val="192010E0"/>
    <w:rsid w:val="1921236C"/>
    <w:rsid w:val="19235226"/>
    <w:rsid w:val="192E69CE"/>
    <w:rsid w:val="193321B6"/>
    <w:rsid w:val="194755EB"/>
    <w:rsid w:val="194D20C8"/>
    <w:rsid w:val="194D3A98"/>
    <w:rsid w:val="19537D7D"/>
    <w:rsid w:val="19572DB1"/>
    <w:rsid w:val="195E5882"/>
    <w:rsid w:val="19641E9F"/>
    <w:rsid w:val="19651675"/>
    <w:rsid w:val="19685270"/>
    <w:rsid w:val="196D757B"/>
    <w:rsid w:val="1979560E"/>
    <w:rsid w:val="197B3D0A"/>
    <w:rsid w:val="197C505C"/>
    <w:rsid w:val="197D7096"/>
    <w:rsid w:val="19986E99"/>
    <w:rsid w:val="199D5D64"/>
    <w:rsid w:val="19AD1037"/>
    <w:rsid w:val="19AD5ADC"/>
    <w:rsid w:val="19B025BB"/>
    <w:rsid w:val="19B86DE6"/>
    <w:rsid w:val="19C6025F"/>
    <w:rsid w:val="19C60DDD"/>
    <w:rsid w:val="19C735AF"/>
    <w:rsid w:val="19CF1CA5"/>
    <w:rsid w:val="19D42297"/>
    <w:rsid w:val="19DE3114"/>
    <w:rsid w:val="19EA39AC"/>
    <w:rsid w:val="19F7530E"/>
    <w:rsid w:val="1A0161D5"/>
    <w:rsid w:val="1A0266D4"/>
    <w:rsid w:val="1A043DD8"/>
    <w:rsid w:val="1A06554D"/>
    <w:rsid w:val="1A071596"/>
    <w:rsid w:val="1A0E664D"/>
    <w:rsid w:val="1A101D49"/>
    <w:rsid w:val="1A126801"/>
    <w:rsid w:val="1A140274"/>
    <w:rsid w:val="1A1E0D83"/>
    <w:rsid w:val="1A265328"/>
    <w:rsid w:val="1A2D0B08"/>
    <w:rsid w:val="1A3956DE"/>
    <w:rsid w:val="1A3C61F1"/>
    <w:rsid w:val="1A4053DA"/>
    <w:rsid w:val="1A4D29E2"/>
    <w:rsid w:val="1A6C0815"/>
    <w:rsid w:val="1A711FB7"/>
    <w:rsid w:val="1A780012"/>
    <w:rsid w:val="1A815849"/>
    <w:rsid w:val="1A8337A5"/>
    <w:rsid w:val="1A8B0C8B"/>
    <w:rsid w:val="1A8F1EAD"/>
    <w:rsid w:val="1A9141E6"/>
    <w:rsid w:val="1A933A3A"/>
    <w:rsid w:val="1AA20571"/>
    <w:rsid w:val="1AA60257"/>
    <w:rsid w:val="1AA621A8"/>
    <w:rsid w:val="1AAB3A98"/>
    <w:rsid w:val="1AB93BEB"/>
    <w:rsid w:val="1AC43DEC"/>
    <w:rsid w:val="1AD52E29"/>
    <w:rsid w:val="1ADC181D"/>
    <w:rsid w:val="1AE2198E"/>
    <w:rsid w:val="1AE91037"/>
    <w:rsid w:val="1AED2AF7"/>
    <w:rsid w:val="1AEE061D"/>
    <w:rsid w:val="1AF35A1D"/>
    <w:rsid w:val="1AF44BCD"/>
    <w:rsid w:val="1AFF5AF7"/>
    <w:rsid w:val="1B005AA2"/>
    <w:rsid w:val="1B007EFA"/>
    <w:rsid w:val="1B0A4D68"/>
    <w:rsid w:val="1B0B5351"/>
    <w:rsid w:val="1B0D1283"/>
    <w:rsid w:val="1B113278"/>
    <w:rsid w:val="1B1D52F8"/>
    <w:rsid w:val="1B217F3E"/>
    <w:rsid w:val="1B2D6320"/>
    <w:rsid w:val="1B306AFE"/>
    <w:rsid w:val="1B312BAA"/>
    <w:rsid w:val="1B396E09"/>
    <w:rsid w:val="1B3A5814"/>
    <w:rsid w:val="1B486183"/>
    <w:rsid w:val="1B4D5372"/>
    <w:rsid w:val="1B4E19C1"/>
    <w:rsid w:val="1B5117D1"/>
    <w:rsid w:val="1B5C25C1"/>
    <w:rsid w:val="1B5D1851"/>
    <w:rsid w:val="1B5D6770"/>
    <w:rsid w:val="1B6473D0"/>
    <w:rsid w:val="1B664062"/>
    <w:rsid w:val="1B7352A2"/>
    <w:rsid w:val="1B783377"/>
    <w:rsid w:val="1B862AEA"/>
    <w:rsid w:val="1B8B2B7F"/>
    <w:rsid w:val="1B94118D"/>
    <w:rsid w:val="1B9538E1"/>
    <w:rsid w:val="1B971B8F"/>
    <w:rsid w:val="1BA5622E"/>
    <w:rsid w:val="1BB24A6C"/>
    <w:rsid w:val="1BCA773E"/>
    <w:rsid w:val="1BCE36AE"/>
    <w:rsid w:val="1BD01640"/>
    <w:rsid w:val="1BE844F0"/>
    <w:rsid w:val="1BF603FD"/>
    <w:rsid w:val="1BF828C1"/>
    <w:rsid w:val="1BFF077E"/>
    <w:rsid w:val="1C007ED7"/>
    <w:rsid w:val="1C0204D1"/>
    <w:rsid w:val="1C07092E"/>
    <w:rsid w:val="1C077321"/>
    <w:rsid w:val="1C0E3547"/>
    <w:rsid w:val="1C1121E0"/>
    <w:rsid w:val="1C164F05"/>
    <w:rsid w:val="1C1B0066"/>
    <w:rsid w:val="1C1B6E59"/>
    <w:rsid w:val="1C262CED"/>
    <w:rsid w:val="1C300CF2"/>
    <w:rsid w:val="1C4C1D6B"/>
    <w:rsid w:val="1C6D4EA5"/>
    <w:rsid w:val="1C7A201B"/>
    <w:rsid w:val="1C876BD7"/>
    <w:rsid w:val="1C9706B1"/>
    <w:rsid w:val="1C9C56A8"/>
    <w:rsid w:val="1C9E1527"/>
    <w:rsid w:val="1CA00EE0"/>
    <w:rsid w:val="1CA41E98"/>
    <w:rsid w:val="1CB530B4"/>
    <w:rsid w:val="1CB94315"/>
    <w:rsid w:val="1CC405DF"/>
    <w:rsid w:val="1CCB675F"/>
    <w:rsid w:val="1CDB597B"/>
    <w:rsid w:val="1CE735AF"/>
    <w:rsid w:val="1CEB600A"/>
    <w:rsid w:val="1CEE5698"/>
    <w:rsid w:val="1CEF14CD"/>
    <w:rsid w:val="1CFA3B41"/>
    <w:rsid w:val="1CFB3709"/>
    <w:rsid w:val="1D010337"/>
    <w:rsid w:val="1D0839EB"/>
    <w:rsid w:val="1D1125A5"/>
    <w:rsid w:val="1D125105"/>
    <w:rsid w:val="1D154220"/>
    <w:rsid w:val="1D1861C0"/>
    <w:rsid w:val="1D1E1AAC"/>
    <w:rsid w:val="1D213933"/>
    <w:rsid w:val="1D265A64"/>
    <w:rsid w:val="1D2755D7"/>
    <w:rsid w:val="1D336AD7"/>
    <w:rsid w:val="1D46100F"/>
    <w:rsid w:val="1D4722CB"/>
    <w:rsid w:val="1D50512B"/>
    <w:rsid w:val="1D59043F"/>
    <w:rsid w:val="1D5C6E34"/>
    <w:rsid w:val="1D5F5169"/>
    <w:rsid w:val="1D790C63"/>
    <w:rsid w:val="1D7B255A"/>
    <w:rsid w:val="1D8075C1"/>
    <w:rsid w:val="1D854478"/>
    <w:rsid w:val="1D894292"/>
    <w:rsid w:val="1D8D4E02"/>
    <w:rsid w:val="1D943CAA"/>
    <w:rsid w:val="1D97746D"/>
    <w:rsid w:val="1D981A0E"/>
    <w:rsid w:val="1DA00F46"/>
    <w:rsid w:val="1DAD79CF"/>
    <w:rsid w:val="1DB564A2"/>
    <w:rsid w:val="1DBA1716"/>
    <w:rsid w:val="1DC028C4"/>
    <w:rsid w:val="1DCA3CE8"/>
    <w:rsid w:val="1DCC1155"/>
    <w:rsid w:val="1DCC15C1"/>
    <w:rsid w:val="1DD00682"/>
    <w:rsid w:val="1DD0619F"/>
    <w:rsid w:val="1DD93C5B"/>
    <w:rsid w:val="1DDD2D59"/>
    <w:rsid w:val="1DE61F0F"/>
    <w:rsid w:val="1DE7465D"/>
    <w:rsid w:val="1DF041E5"/>
    <w:rsid w:val="1DF30F36"/>
    <w:rsid w:val="1DF34817"/>
    <w:rsid w:val="1DF92A91"/>
    <w:rsid w:val="1DFE5056"/>
    <w:rsid w:val="1E0C016A"/>
    <w:rsid w:val="1E124338"/>
    <w:rsid w:val="1E1B051B"/>
    <w:rsid w:val="1E210712"/>
    <w:rsid w:val="1E214713"/>
    <w:rsid w:val="1E355465"/>
    <w:rsid w:val="1E3B0037"/>
    <w:rsid w:val="1E3D54D8"/>
    <w:rsid w:val="1E407150"/>
    <w:rsid w:val="1E49022D"/>
    <w:rsid w:val="1E522A69"/>
    <w:rsid w:val="1E583E06"/>
    <w:rsid w:val="1E601564"/>
    <w:rsid w:val="1E62352D"/>
    <w:rsid w:val="1E647B07"/>
    <w:rsid w:val="1E796F03"/>
    <w:rsid w:val="1E8111BD"/>
    <w:rsid w:val="1E856F73"/>
    <w:rsid w:val="1E870269"/>
    <w:rsid w:val="1E99147D"/>
    <w:rsid w:val="1EA46DD9"/>
    <w:rsid w:val="1EB402EC"/>
    <w:rsid w:val="1EC06ECB"/>
    <w:rsid w:val="1EC60571"/>
    <w:rsid w:val="1EC74156"/>
    <w:rsid w:val="1EC83D88"/>
    <w:rsid w:val="1ECE1FDF"/>
    <w:rsid w:val="1ECE6FCB"/>
    <w:rsid w:val="1ECF7D27"/>
    <w:rsid w:val="1ED07AF3"/>
    <w:rsid w:val="1EDD062F"/>
    <w:rsid w:val="1EE03559"/>
    <w:rsid w:val="1EF17F7A"/>
    <w:rsid w:val="1EF87450"/>
    <w:rsid w:val="1EFA0678"/>
    <w:rsid w:val="1EFE47AE"/>
    <w:rsid w:val="1F0E0049"/>
    <w:rsid w:val="1F104650"/>
    <w:rsid w:val="1F114BA8"/>
    <w:rsid w:val="1F3A3617"/>
    <w:rsid w:val="1F3C21DD"/>
    <w:rsid w:val="1F4C0187"/>
    <w:rsid w:val="1F6A55E4"/>
    <w:rsid w:val="1F71700C"/>
    <w:rsid w:val="1F720100"/>
    <w:rsid w:val="1F7943C1"/>
    <w:rsid w:val="1F8726B8"/>
    <w:rsid w:val="1F8F6F86"/>
    <w:rsid w:val="1F9225F8"/>
    <w:rsid w:val="1F9C6D66"/>
    <w:rsid w:val="1FA15BF4"/>
    <w:rsid w:val="1FB00981"/>
    <w:rsid w:val="1FB511A3"/>
    <w:rsid w:val="1FBC5837"/>
    <w:rsid w:val="1FBE25DE"/>
    <w:rsid w:val="1FCF1440"/>
    <w:rsid w:val="1FD707ED"/>
    <w:rsid w:val="1FD81568"/>
    <w:rsid w:val="1FE85AEB"/>
    <w:rsid w:val="1FF72621"/>
    <w:rsid w:val="1FFA7991"/>
    <w:rsid w:val="20014638"/>
    <w:rsid w:val="20044B07"/>
    <w:rsid w:val="200A6407"/>
    <w:rsid w:val="20144E69"/>
    <w:rsid w:val="20157607"/>
    <w:rsid w:val="201B400B"/>
    <w:rsid w:val="201D49F0"/>
    <w:rsid w:val="20315438"/>
    <w:rsid w:val="20506B40"/>
    <w:rsid w:val="205E7032"/>
    <w:rsid w:val="20651481"/>
    <w:rsid w:val="206B7E73"/>
    <w:rsid w:val="20735CFA"/>
    <w:rsid w:val="20833004"/>
    <w:rsid w:val="20874E3A"/>
    <w:rsid w:val="208901DE"/>
    <w:rsid w:val="208912C1"/>
    <w:rsid w:val="208F5A7E"/>
    <w:rsid w:val="20916193"/>
    <w:rsid w:val="20A603D2"/>
    <w:rsid w:val="20A9471E"/>
    <w:rsid w:val="20AE04EC"/>
    <w:rsid w:val="20B07AFC"/>
    <w:rsid w:val="20BF5595"/>
    <w:rsid w:val="20C508F9"/>
    <w:rsid w:val="20CC4552"/>
    <w:rsid w:val="20CF4107"/>
    <w:rsid w:val="20D84F19"/>
    <w:rsid w:val="20E125B5"/>
    <w:rsid w:val="20F42078"/>
    <w:rsid w:val="20FA4EDB"/>
    <w:rsid w:val="20FF5C61"/>
    <w:rsid w:val="210420C2"/>
    <w:rsid w:val="2108540A"/>
    <w:rsid w:val="211519D5"/>
    <w:rsid w:val="21151E6D"/>
    <w:rsid w:val="21182789"/>
    <w:rsid w:val="212B146E"/>
    <w:rsid w:val="212E2CEE"/>
    <w:rsid w:val="213C12D3"/>
    <w:rsid w:val="213C38A3"/>
    <w:rsid w:val="213E3918"/>
    <w:rsid w:val="213F0E64"/>
    <w:rsid w:val="214C4B55"/>
    <w:rsid w:val="215B71FF"/>
    <w:rsid w:val="215F3A71"/>
    <w:rsid w:val="21634804"/>
    <w:rsid w:val="21656CB6"/>
    <w:rsid w:val="21684365"/>
    <w:rsid w:val="216D3AEC"/>
    <w:rsid w:val="217E6B08"/>
    <w:rsid w:val="218413E4"/>
    <w:rsid w:val="21884C92"/>
    <w:rsid w:val="218B73F0"/>
    <w:rsid w:val="21923928"/>
    <w:rsid w:val="219F53CC"/>
    <w:rsid w:val="21B06D69"/>
    <w:rsid w:val="21B82218"/>
    <w:rsid w:val="21B8506C"/>
    <w:rsid w:val="21BE0BA6"/>
    <w:rsid w:val="21BE1E63"/>
    <w:rsid w:val="21BE4786"/>
    <w:rsid w:val="21C41CF8"/>
    <w:rsid w:val="21C65E38"/>
    <w:rsid w:val="21CA2FBE"/>
    <w:rsid w:val="21D12CEF"/>
    <w:rsid w:val="21DE50E3"/>
    <w:rsid w:val="21E0444A"/>
    <w:rsid w:val="21E05356"/>
    <w:rsid w:val="21E14D53"/>
    <w:rsid w:val="21E463FF"/>
    <w:rsid w:val="2200203E"/>
    <w:rsid w:val="22006F38"/>
    <w:rsid w:val="22014FD8"/>
    <w:rsid w:val="22026442"/>
    <w:rsid w:val="22095E3F"/>
    <w:rsid w:val="220B3A67"/>
    <w:rsid w:val="2212053B"/>
    <w:rsid w:val="22142BCB"/>
    <w:rsid w:val="2217493D"/>
    <w:rsid w:val="221C1971"/>
    <w:rsid w:val="222F1884"/>
    <w:rsid w:val="22321848"/>
    <w:rsid w:val="22334D76"/>
    <w:rsid w:val="224C6605"/>
    <w:rsid w:val="224E75D2"/>
    <w:rsid w:val="22535CB0"/>
    <w:rsid w:val="2257503B"/>
    <w:rsid w:val="22576CAC"/>
    <w:rsid w:val="225C04EA"/>
    <w:rsid w:val="225C3BD0"/>
    <w:rsid w:val="225F269A"/>
    <w:rsid w:val="22614D52"/>
    <w:rsid w:val="22615A44"/>
    <w:rsid w:val="226A6BA3"/>
    <w:rsid w:val="226B581A"/>
    <w:rsid w:val="2271415F"/>
    <w:rsid w:val="227179E3"/>
    <w:rsid w:val="227B6D1B"/>
    <w:rsid w:val="22850F98"/>
    <w:rsid w:val="2285421E"/>
    <w:rsid w:val="22876504"/>
    <w:rsid w:val="228F2A05"/>
    <w:rsid w:val="2298744E"/>
    <w:rsid w:val="22993455"/>
    <w:rsid w:val="229D0DC0"/>
    <w:rsid w:val="22A25780"/>
    <w:rsid w:val="22B15548"/>
    <w:rsid w:val="22B26EF4"/>
    <w:rsid w:val="22B75EA1"/>
    <w:rsid w:val="22B76763"/>
    <w:rsid w:val="22BB6801"/>
    <w:rsid w:val="22C21806"/>
    <w:rsid w:val="22CE2F34"/>
    <w:rsid w:val="22D64325"/>
    <w:rsid w:val="22DD270F"/>
    <w:rsid w:val="22ED0263"/>
    <w:rsid w:val="22F85DCB"/>
    <w:rsid w:val="23015B12"/>
    <w:rsid w:val="230E3D20"/>
    <w:rsid w:val="231701B7"/>
    <w:rsid w:val="231D05AB"/>
    <w:rsid w:val="231E7B63"/>
    <w:rsid w:val="232267A5"/>
    <w:rsid w:val="23544B00"/>
    <w:rsid w:val="235D1B6B"/>
    <w:rsid w:val="236320E9"/>
    <w:rsid w:val="236E2554"/>
    <w:rsid w:val="237B6C74"/>
    <w:rsid w:val="23816BBE"/>
    <w:rsid w:val="23836654"/>
    <w:rsid w:val="238709F7"/>
    <w:rsid w:val="238D3AE6"/>
    <w:rsid w:val="23914444"/>
    <w:rsid w:val="23A775FD"/>
    <w:rsid w:val="23A93537"/>
    <w:rsid w:val="23AB7AB9"/>
    <w:rsid w:val="23AF6E65"/>
    <w:rsid w:val="23B01A5C"/>
    <w:rsid w:val="23B93414"/>
    <w:rsid w:val="23BE0320"/>
    <w:rsid w:val="23BF0314"/>
    <w:rsid w:val="23C324EB"/>
    <w:rsid w:val="23CB363E"/>
    <w:rsid w:val="23CC63A0"/>
    <w:rsid w:val="23D13FEE"/>
    <w:rsid w:val="23D85DCA"/>
    <w:rsid w:val="23DA0BBB"/>
    <w:rsid w:val="23EB0017"/>
    <w:rsid w:val="23EE7342"/>
    <w:rsid w:val="23F1246E"/>
    <w:rsid w:val="24015941"/>
    <w:rsid w:val="24035511"/>
    <w:rsid w:val="24087257"/>
    <w:rsid w:val="240C2853"/>
    <w:rsid w:val="240D33FC"/>
    <w:rsid w:val="24146B74"/>
    <w:rsid w:val="241C570B"/>
    <w:rsid w:val="241F4C9C"/>
    <w:rsid w:val="24210ADD"/>
    <w:rsid w:val="242454FD"/>
    <w:rsid w:val="242A7005"/>
    <w:rsid w:val="244A2F6C"/>
    <w:rsid w:val="245228A1"/>
    <w:rsid w:val="24543E80"/>
    <w:rsid w:val="245845E7"/>
    <w:rsid w:val="24623997"/>
    <w:rsid w:val="24663991"/>
    <w:rsid w:val="24713FEA"/>
    <w:rsid w:val="247D7C66"/>
    <w:rsid w:val="247F5C64"/>
    <w:rsid w:val="248E0269"/>
    <w:rsid w:val="24953923"/>
    <w:rsid w:val="249B46BC"/>
    <w:rsid w:val="24A4101E"/>
    <w:rsid w:val="24AE3554"/>
    <w:rsid w:val="24B16473"/>
    <w:rsid w:val="24BC0A90"/>
    <w:rsid w:val="24BF6C72"/>
    <w:rsid w:val="24C5010D"/>
    <w:rsid w:val="24C94FFE"/>
    <w:rsid w:val="24CA6F0B"/>
    <w:rsid w:val="24CB19B7"/>
    <w:rsid w:val="24D93B4C"/>
    <w:rsid w:val="24DF09D9"/>
    <w:rsid w:val="24E76455"/>
    <w:rsid w:val="24F20EDD"/>
    <w:rsid w:val="24F6418E"/>
    <w:rsid w:val="24F722D0"/>
    <w:rsid w:val="24FD5B2F"/>
    <w:rsid w:val="25027FAD"/>
    <w:rsid w:val="250426C7"/>
    <w:rsid w:val="25042D84"/>
    <w:rsid w:val="25072090"/>
    <w:rsid w:val="250B36EB"/>
    <w:rsid w:val="250C69FD"/>
    <w:rsid w:val="251064A8"/>
    <w:rsid w:val="251B2213"/>
    <w:rsid w:val="25217B35"/>
    <w:rsid w:val="25226D1A"/>
    <w:rsid w:val="252878CC"/>
    <w:rsid w:val="252977E0"/>
    <w:rsid w:val="25323877"/>
    <w:rsid w:val="25337C01"/>
    <w:rsid w:val="253623D5"/>
    <w:rsid w:val="254A2607"/>
    <w:rsid w:val="255516A7"/>
    <w:rsid w:val="256120F6"/>
    <w:rsid w:val="25672B72"/>
    <w:rsid w:val="256972AF"/>
    <w:rsid w:val="25697422"/>
    <w:rsid w:val="256B1BAA"/>
    <w:rsid w:val="256E36D0"/>
    <w:rsid w:val="256F0CB3"/>
    <w:rsid w:val="25716EBB"/>
    <w:rsid w:val="25792ACC"/>
    <w:rsid w:val="258413F0"/>
    <w:rsid w:val="25890C39"/>
    <w:rsid w:val="25900040"/>
    <w:rsid w:val="25944CE8"/>
    <w:rsid w:val="259F01A1"/>
    <w:rsid w:val="25A729B0"/>
    <w:rsid w:val="25A93167"/>
    <w:rsid w:val="25A94755"/>
    <w:rsid w:val="25C7558A"/>
    <w:rsid w:val="25C803C8"/>
    <w:rsid w:val="25CB1410"/>
    <w:rsid w:val="25D179DB"/>
    <w:rsid w:val="25D55B89"/>
    <w:rsid w:val="25D62598"/>
    <w:rsid w:val="25E0345A"/>
    <w:rsid w:val="25E50C96"/>
    <w:rsid w:val="25E51721"/>
    <w:rsid w:val="25EA617D"/>
    <w:rsid w:val="25EC179A"/>
    <w:rsid w:val="25F42AC4"/>
    <w:rsid w:val="25F8737B"/>
    <w:rsid w:val="2606045B"/>
    <w:rsid w:val="260E180C"/>
    <w:rsid w:val="26216405"/>
    <w:rsid w:val="262B54F8"/>
    <w:rsid w:val="2633637A"/>
    <w:rsid w:val="263534EE"/>
    <w:rsid w:val="264376D2"/>
    <w:rsid w:val="26456AAF"/>
    <w:rsid w:val="264D3740"/>
    <w:rsid w:val="265068B5"/>
    <w:rsid w:val="265C283C"/>
    <w:rsid w:val="265F12DA"/>
    <w:rsid w:val="265F3889"/>
    <w:rsid w:val="266B3645"/>
    <w:rsid w:val="26762243"/>
    <w:rsid w:val="2677280B"/>
    <w:rsid w:val="267C0885"/>
    <w:rsid w:val="267D06C0"/>
    <w:rsid w:val="267F3CF8"/>
    <w:rsid w:val="269856AC"/>
    <w:rsid w:val="269B5A71"/>
    <w:rsid w:val="269C48C0"/>
    <w:rsid w:val="269C7CC6"/>
    <w:rsid w:val="269E4E4E"/>
    <w:rsid w:val="26A40D3E"/>
    <w:rsid w:val="26A47A4F"/>
    <w:rsid w:val="26A5715C"/>
    <w:rsid w:val="26B06A6F"/>
    <w:rsid w:val="26BB10B4"/>
    <w:rsid w:val="26BB2667"/>
    <w:rsid w:val="26C36623"/>
    <w:rsid w:val="26C5013B"/>
    <w:rsid w:val="26C54703"/>
    <w:rsid w:val="26CB282B"/>
    <w:rsid w:val="26CB4269"/>
    <w:rsid w:val="26D168AC"/>
    <w:rsid w:val="26E73A8A"/>
    <w:rsid w:val="26F25EFB"/>
    <w:rsid w:val="26FF3CED"/>
    <w:rsid w:val="26FF5298"/>
    <w:rsid w:val="271016C6"/>
    <w:rsid w:val="271256DC"/>
    <w:rsid w:val="27182C71"/>
    <w:rsid w:val="27204CE0"/>
    <w:rsid w:val="2721368F"/>
    <w:rsid w:val="2723434B"/>
    <w:rsid w:val="272D1E22"/>
    <w:rsid w:val="273420E4"/>
    <w:rsid w:val="27367547"/>
    <w:rsid w:val="273A0CA6"/>
    <w:rsid w:val="273A223D"/>
    <w:rsid w:val="273E7FE9"/>
    <w:rsid w:val="27420E35"/>
    <w:rsid w:val="274314F9"/>
    <w:rsid w:val="274370AA"/>
    <w:rsid w:val="276332DC"/>
    <w:rsid w:val="27680F06"/>
    <w:rsid w:val="2771580C"/>
    <w:rsid w:val="27770062"/>
    <w:rsid w:val="278041E7"/>
    <w:rsid w:val="278244E1"/>
    <w:rsid w:val="279147F0"/>
    <w:rsid w:val="27975CA1"/>
    <w:rsid w:val="27977E28"/>
    <w:rsid w:val="279E5E22"/>
    <w:rsid w:val="279E64C9"/>
    <w:rsid w:val="27A6444C"/>
    <w:rsid w:val="27AD3299"/>
    <w:rsid w:val="27AE57CA"/>
    <w:rsid w:val="27B2578E"/>
    <w:rsid w:val="27B77A96"/>
    <w:rsid w:val="27C85EEC"/>
    <w:rsid w:val="27CC5901"/>
    <w:rsid w:val="27D10F5A"/>
    <w:rsid w:val="27DB358B"/>
    <w:rsid w:val="27DC21AA"/>
    <w:rsid w:val="27E77AE7"/>
    <w:rsid w:val="27F1605B"/>
    <w:rsid w:val="27F73402"/>
    <w:rsid w:val="28002037"/>
    <w:rsid w:val="28024FFF"/>
    <w:rsid w:val="2805387D"/>
    <w:rsid w:val="28214603"/>
    <w:rsid w:val="282427EC"/>
    <w:rsid w:val="28277D6C"/>
    <w:rsid w:val="282D3C05"/>
    <w:rsid w:val="282E4D8D"/>
    <w:rsid w:val="28302271"/>
    <w:rsid w:val="28345E04"/>
    <w:rsid w:val="283A670C"/>
    <w:rsid w:val="283A7B03"/>
    <w:rsid w:val="283C0FB6"/>
    <w:rsid w:val="283D14DA"/>
    <w:rsid w:val="284D0E22"/>
    <w:rsid w:val="28545FB3"/>
    <w:rsid w:val="285806E2"/>
    <w:rsid w:val="285B0393"/>
    <w:rsid w:val="285F5AF9"/>
    <w:rsid w:val="286E08D8"/>
    <w:rsid w:val="286F03DE"/>
    <w:rsid w:val="286F4C0E"/>
    <w:rsid w:val="287B60D0"/>
    <w:rsid w:val="287E5665"/>
    <w:rsid w:val="28852590"/>
    <w:rsid w:val="28854DE1"/>
    <w:rsid w:val="28985AB6"/>
    <w:rsid w:val="289C7586"/>
    <w:rsid w:val="28A3554C"/>
    <w:rsid w:val="28AB60B2"/>
    <w:rsid w:val="28AF34CF"/>
    <w:rsid w:val="28B310A6"/>
    <w:rsid w:val="28BC1E7F"/>
    <w:rsid w:val="28BD138E"/>
    <w:rsid w:val="28C411E9"/>
    <w:rsid w:val="28C51EF6"/>
    <w:rsid w:val="28CE52FF"/>
    <w:rsid w:val="28D4720A"/>
    <w:rsid w:val="28D5160C"/>
    <w:rsid w:val="28D9141F"/>
    <w:rsid w:val="28DA36F4"/>
    <w:rsid w:val="28ED0CA6"/>
    <w:rsid w:val="28F3413D"/>
    <w:rsid w:val="29062B2C"/>
    <w:rsid w:val="2907534B"/>
    <w:rsid w:val="290A1CBA"/>
    <w:rsid w:val="290A2923"/>
    <w:rsid w:val="290D3451"/>
    <w:rsid w:val="291161A5"/>
    <w:rsid w:val="291B20C9"/>
    <w:rsid w:val="292508FF"/>
    <w:rsid w:val="29293BA9"/>
    <w:rsid w:val="29336DAB"/>
    <w:rsid w:val="293D1C32"/>
    <w:rsid w:val="293D4D51"/>
    <w:rsid w:val="2946790C"/>
    <w:rsid w:val="294B0CF3"/>
    <w:rsid w:val="29500B10"/>
    <w:rsid w:val="2959155B"/>
    <w:rsid w:val="29605BB1"/>
    <w:rsid w:val="29657493"/>
    <w:rsid w:val="296F7BB2"/>
    <w:rsid w:val="29711005"/>
    <w:rsid w:val="29720B18"/>
    <w:rsid w:val="29745EB3"/>
    <w:rsid w:val="29775219"/>
    <w:rsid w:val="29797392"/>
    <w:rsid w:val="297B7EDE"/>
    <w:rsid w:val="297F78B1"/>
    <w:rsid w:val="29806A9C"/>
    <w:rsid w:val="29832031"/>
    <w:rsid w:val="298427F4"/>
    <w:rsid w:val="299B568F"/>
    <w:rsid w:val="299F1664"/>
    <w:rsid w:val="29A06A1A"/>
    <w:rsid w:val="29A9272A"/>
    <w:rsid w:val="29A9435D"/>
    <w:rsid w:val="29B774D7"/>
    <w:rsid w:val="29BB46AE"/>
    <w:rsid w:val="29BD0436"/>
    <w:rsid w:val="29C56F50"/>
    <w:rsid w:val="29CC7F7F"/>
    <w:rsid w:val="29D55C88"/>
    <w:rsid w:val="29DF4157"/>
    <w:rsid w:val="29E811E5"/>
    <w:rsid w:val="29E844B0"/>
    <w:rsid w:val="29EC0B84"/>
    <w:rsid w:val="29F44D5B"/>
    <w:rsid w:val="29F72501"/>
    <w:rsid w:val="29F92D56"/>
    <w:rsid w:val="2A0068B3"/>
    <w:rsid w:val="2A1351A6"/>
    <w:rsid w:val="2A1447A0"/>
    <w:rsid w:val="2A3258B2"/>
    <w:rsid w:val="2A335F40"/>
    <w:rsid w:val="2A3B4E26"/>
    <w:rsid w:val="2A425CFB"/>
    <w:rsid w:val="2A4B40FE"/>
    <w:rsid w:val="2A53019C"/>
    <w:rsid w:val="2A5365D4"/>
    <w:rsid w:val="2A556529"/>
    <w:rsid w:val="2A6079A6"/>
    <w:rsid w:val="2A6124A0"/>
    <w:rsid w:val="2A6B2256"/>
    <w:rsid w:val="2A6E2AE8"/>
    <w:rsid w:val="2A7170CD"/>
    <w:rsid w:val="2A724EB3"/>
    <w:rsid w:val="2A764391"/>
    <w:rsid w:val="2A882F1F"/>
    <w:rsid w:val="2A9923CC"/>
    <w:rsid w:val="2A99729B"/>
    <w:rsid w:val="2AA12893"/>
    <w:rsid w:val="2AAC37A1"/>
    <w:rsid w:val="2AB26AAD"/>
    <w:rsid w:val="2AB32EFB"/>
    <w:rsid w:val="2AB46850"/>
    <w:rsid w:val="2AB7793B"/>
    <w:rsid w:val="2ABC2542"/>
    <w:rsid w:val="2ABD6711"/>
    <w:rsid w:val="2AC50154"/>
    <w:rsid w:val="2AC564D5"/>
    <w:rsid w:val="2ACF3464"/>
    <w:rsid w:val="2AD1373B"/>
    <w:rsid w:val="2AD31EAF"/>
    <w:rsid w:val="2AE42D57"/>
    <w:rsid w:val="2AF97591"/>
    <w:rsid w:val="2AFD3CEB"/>
    <w:rsid w:val="2AFD46B7"/>
    <w:rsid w:val="2AFE6EE0"/>
    <w:rsid w:val="2B07793D"/>
    <w:rsid w:val="2B09244F"/>
    <w:rsid w:val="2B0A4C25"/>
    <w:rsid w:val="2B10715E"/>
    <w:rsid w:val="2B1A6F21"/>
    <w:rsid w:val="2B2105C8"/>
    <w:rsid w:val="2B2A4374"/>
    <w:rsid w:val="2B2B5909"/>
    <w:rsid w:val="2B32693D"/>
    <w:rsid w:val="2B350B3D"/>
    <w:rsid w:val="2B3D4713"/>
    <w:rsid w:val="2B3E27E9"/>
    <w:rsid w:val="2B435838"/>
    <w:rsid w:val="2B6623A6"/>
    <w:rsid w:val="2B6F5D5A"/>
    <w:rsid w:val="2B725DFB"/>
    <w:rsid w:val="2B7A5601"/>
    <w:rsid w:val="2B7B1F76"/>
    <w:rsid w:val="2B7D45FC"/>
    <w:rsid w:val="2B941CCC"/>
    <w:rsid w:val="2B963075"/>
    <w:rsid w:val="2B990B27"/>
    <w:rsid w:val="2B9C00D3"/>
    <w:rsid w:val="2BA246DE"/>
    <w:rsid w:val="2BA7391A"/>
    <w:rsid w:val="2BAE7F80"/>
    <w:rsid w:val="2BB30444"/>
    <w:rsid w:val="2BB33B93"/>
    <w:rsid w:val="2BB4393A"/>
    <w:rsid w:val="2BC74E33"/>
    <w:rsid w:val="2BC75D6E"/>
    <w:rsid w:val="2BDB094E"/>
    <w:rsid w:val="2BDC6048"/>
    <w:rsid w:val="2BDD2AA8"/>
    <w:rsid w:val="2BE4680E"/>
    <w:rsid w:val="2BE96304"/>
    <w:rsid w:val="2BEB31D3"/>
    <w:rsid w:val="2BFD2672"/>
    <w:rsid w:val="2C02037F"/>
    <w:rsid w:val="2C051385"/>
    <w:rsid w:val="2C065EA0"/>
    <w:rsid w:val="2C0C1F92"/>
    <w:rsid w:val="2C0C2C73"/>
    <w:rsid w:val="2C0C3255"/>
    <w:rsid w:val="2C0E7BBB"/>
    <w:rsid w:val="2C1C346C"/>
    <w:rsid w:val="2C2463C2"/>
    <w:rsid w:val="2C2812B2"/>
    <w:rsid w:val="2C2973F7"/>
    <w:rsid w:val="2C2B32B2"/>
    <w:rsid w:val="2C3979F2"/>
    <w:rsid w:val="2C3C05D6"/>
    <w:rsid w:val="2C3D4028"/>
    <w:rsid w:val="2C404BF7"/>
    <w:rsid w:val="2C440BA9"/>
    <w:rsid w:val="2C472E21"/>
    <w:rsid w:val="2C4A3C99"/>
    <w:rsid w:val="2C4B2E8B"/>
    <w:rsid w:val="2C5507D5"/>
    <w:rsid w:val="2C567132"/>
    <w:rsid w:val="2C647240"/>
    <w:rsid w:val="2C673310"/>
    <w:rsid w:val="2C6C67C9"/>
    <w:rsid w:val="2C704890"/>
    <w:rsid w:val="2C721A09"/>
    <w:rsid w:val="2C86072A"/>
    <w:rsid w:val="2C8E4ED1"/>
    <w:rsid w:val="2C9A286A"/>
    <w:rsid w:val="2CA2632F"/>
    <w:rsid w:val="2CA83A7D"/>
    <w:rsid w:val="2CAC3A80"/>
    <w:rsid w:val="2CAD0966"/>
    <w:rsid w:val="2CB06CC5"/>
    <w:rsid w:val="2CB34EDA"/>
    <w:rsid w:val="2CC31133"/>
    <w:rsid w:val="2CCB5782"/>
    <w:rsid w:val="2CCD0FD7"/>
    <w:rsid w:val="2CD02562"/>
    <w:rsid w:val="2CD733CA"/>
    <w:rsid w:val="2CDB44AF"/>
    <w:rsid w:val="2CDF2D99"/>
    <w:rsid w:val="2CE3684D"/>
    <w:rsid w:val="2CE63173"/>
    <w:rsid w:val="2CEB299B"/>
    <w:rsid w:val="2CF20571"/>
    <w:rsid w:val="2CF57C0F"/>
    <w:rsid w:val="2CFA54BE"/>
    <w:rsid w:val="2CFF2C3A"/>
    <w:rsid w:val="2D03015B"/>
    <w:rsid w:val="2D0347F8"/>
    <w:rsid w:val="2D0871C8"/>
    <w:rsid w:val="2D1829C3"/>
    <w:rsid w:val="2D1C36CC"/>
    <w:rsid w:val="2D21228A"/>
    <w:rsid w:val="2D2D1ABE"/>
    <w:rsid w:val="2D473B87"/>
    <w:rsid w:val="2D481735"/>
    <w:rsid w:val="2D490478"/>
    <w:rsid w:val="2D5316A5"/>
    <w:rsid w:val="2D5627C7"/>
    <w:rsid w:val="2D5C5E57"/>
    <w:rsid w:val="2D6534F3"/>
    <w:rsid w:val="2D660793"/>
    <w:rsid w:val="2D6642A8"/>
    <w:rsid w:val="2D6A40CE"/>
    <w:rsid w:val="2D7435EA"/>
    <w:rsid w:val="2D7729F2"/>
    <w:rsid w:val="2D826A49"/>
    <w:rsid w:val="2D863800"/>
    <w:rsid w:val="2D872B3B"/>
    <w:rsid w:val="2D8A4AE6"/>
    <w:rsid w:val="2D8B10B6"/>
    <w:rsid w:val="2D8D4052"/>
    <w:rsid w:val="2D926BE1"/>
    <w:rsid w:val="2D962D90"/>
    <w:rsid w:val="2D9F6C99"/>
    <w:rsid w:val="2DA43EB7"/>
    <w:rsid w:val="2DB902AF"/>
    <w:rsid w:val="2DC855AF"/>
    <w:rsid w:val="2DC90827"/>
    <w:rsid w:val="2DD33CA1"/>
    <w:rsid w:val="2DDE357F"/>
    <w:rsid w:val="2DE04728"/>
    <w:rsid w:val="2DE12DE8"/>
    <w:rsid w:val="2DE33AEA"/>
    <w:rsid w:val="2DE43D60"/>
    <w:rsid w:val="2DE442FD"/>
    <w:rsid w:val="2DEC4F9F"/>
    <w:rsid w:val="2DF1560A"/>
    <w:rsid w:val="2DF313E6"/>
    <w:rsid w:val="2DFD65B6"/>
    <w:rsid w:val="2E266F76"/>
    <w:rsid w:val="2E327EC3"/>
    <w:rsid w:val="2E386D4E"/>
    <w:rsid w:val="2E3A5020"/>
    <w:rsid w:val="2E3D72A4"/>
    <w:rsid w:val="2E3E3826"/>
    <w:rsid w:val="2E4379CF"/>
    <w:rsid w:val="2E443B08"/>
    <w:rsid w:val="2E457303"/>
    <w:rsid w:val="2E4D6B13"/>
    <w:rsid w:val="2E507111"/>
    <w:rsid w:val="2E622E8E"/>
    <w:rsid w:val="2E7300E2"/>
    <w:rsid w:val="2E7407CE"/>
    <w:rsid w:val="2E753E92"/>
    <w:rsid w:val="2E7B71C0"/>
    <w:rsid w:val="2E7C5D7D"/>
    <w:rsid w:val="2E8C32D2"/>
    <w:rsid w:val="2E8C4F52"/>
    <w:rsid w:val="2E9F2D79"/>
    <w:rsid w:val="2EA20D1E"/>
    <w:rsid w:val="2EA767A0"/>
    <w:rsid w:val="2EA96F94"/>
    <w:rsid w:val="2EB403B6"/>
    <w:rsid w:val="2EBA0E48"/>
    <w:rsid w:val="2EC6449B"/>
    <w:rsid w:val="2ECD1ADC"/>
    <w:rsid w:val="2ED41754"/>
    <w:rsid w:val="2EDE3FE7"/>
    <w:rsid w:val="2EE50886"/>
    <w:rsid w:val="2EE843BE"/>
    <w:rsid w:val="2EE92C00"/>
    <w:rsid w:val="2EE95885"/>
    <w:rsid w:val="2F094442"/>
    <w:rsid w:val="2F0F4239"/>
    <w:rsid w:val="2F1A13C3"/>
    <w:rsid w:val="2F20371C"/>
    <w:rsid w:val="2F2A1991"/>
    <w:rsid w:val="2F345D0C"/>
    <w:rsid w:val="2F426975"/>
    <w:rsid w:val="2F4707AF"/>
    <w:rsid w:val="2F470C99"/>
    <w:rsid w:val="2F54237C"/>
    <w:rsid w:val="2F572708"/>
    <w:rsid w:val="2F6B7EA8"/>
    <w:rsid w:val="2F760825"/>
    <w:rsid w:val="2F843929"/>
    <w:rsid w:val="2F9E0F5F"/>
    <w:rsid w:val="2F9E4D55"/>
    <w:rsid w:val="2FB02EC1"/>
    <w:rsid w:val="2FB42A60"/>
    <w:rsid w:val="2FC309F1"/>
    <w:rsid w:val="2FD57665"/>
    <w:rsid w:val="2FE35648"/>
    <w:rsid w:val="2FED0714"/>
    <w:rsid w:val="300751A8"/>
    <w:rsid w:val="300940D8"/>
    <w:rsid w:val="3013573C"/>
    <w:rsid w:val="3017176D"/>
    <w:rsid w:val="302B519B"/>
    <w:rsid w:val="3036244C"/>
    <w:rsid w:val="303746E9"/>
    <w:rsid w:val="303F4CA3"/>
    <w:rsid w:val="3040716F"/>
    <w:rsid w:val="30512143"/>
    <w:rsid w:val="30523CC2"/>
    <w:rsid w:val="30545268"/>
    <w:rsid w:val="3055603F"/>
    <w:rsid w:val="30614FB0"/>
    <w:rsid w:val="306561A6"/>
    <w:rsid w:val="307079C5"/>
    <w:rsid w:val="307538D4"/>
    <w:rsid w:val="307737BB"/>
    <w:rsid w:val="3077650C"/>
    <w:rsid w:val="307C20F0"/>
    <w:rsid w:val="30803E0B"/>
    <w:rsid w:val="308B331C"/>
    <w:rsid w:val="308D3AE9"/>
    <w:rsid w:val="30900A78"/>
    <w:rsid w:val="3092698F"/>
    <w:rsid w:val="30955CBB"/>
    <w:rsid w:val="30973E22"/>
    <w:rsid w:val="309C08E2"/>
    <w:rsid w:val="309F5652"/>
    <w:rsid w:val="30A21A3A"/>
    <w:rsid w:val="30A65091"/>
    <w:rsid w:val="30AC426D"/>
    <w:rsid w:val="30AE0D98"/>
    <w:rsid w:val="30AE6428"/>
    <w:rsid w:val="30B5232B"/>
    <w:rsid w:val="30C447F3"/>
    <w:rsid w:val="30C51E78"/>
    <w:rsid w:val="30D146D5"/>
    <w:rsid w:val="30D27D81"/>
    <w:rsid w:val="30D447D2"/>
    <w:rsid w:val="30D8384A"/>
    <w:rsid w:val="30E77C85"/>
    <w:rsid w:val="30EA30DF"/>
    <w:rsid w:val="30EB4195"/>
    <w:rsid w:val="30F11683"/>
    <w:rsid w:val="30F178D8"/>
    <w:rsid w:val="30F46410"/>
    <w:rsid w:val="30F70897"/>
    <w:rsid w:val="31004225"/>
    <w:rsid w:val="31072CF7"/>
    <w:rsid w:val="310B2A79"/>
    <w:rsid w:val="3120100D"/>
    <w:rsid w:val="31226EBB"/>
    <w:rsid w:val="31286032"/>
    <w:rsid w:val="312C77C9"/>
    <w:rsid w:val="31335ADB"/>
    <w:rsid w:val="31360EDD"/>
    <w:rsid w:val="313A457C"/>
    <w:rsid w:val="3140654A"/>
    <w:rsid w:val="31513C33"/>
    <w:rsid w:val="315824B8"/>
    <w:rsid w:val="31586766"/>
    <w:rsid w:val="315D4477"/>
    <w:rsid w:val="316658FF"/>
    <w:rsid w:val="317334B2"/>
    <w:rsid w:val="3176134F"/>
    <w:rsid w:val="317D3E34"/>
    <w:rsid w:val="31810E0B"/>
    <w:rsid w:val="31973A8F"/>
    <w:rsid w:val="319F5B15"/>
    <w:rsid w:val="31A630E5"/>
    <w:rsid w:val="31AD4336"/>
    <w:rsid w:val="31BD1B42"/>
    <w:rsid w:val="31BD73E8"/>
    <w:rsid w:val="31BE2D33"/>
    <w:rsid w:val="31BF5813"/>
    <w:rsid w:val="31C605E0"/>
    <w:rsid w:val="31CA39AD"/>
    <w:rsid w:val="31CB66E8"/>
    <w:rsid w:val="31CD723C"/>
    <w:rsid w:val="31DB5480"/>
    <w:rsid w:val="31DF7F53"/>
    <w:rsid w:val="31E40EB3"/>
    <w:rsid w:val="31E4229F"/>
    <w:rsid w:val="31E86B5F"/>
    <w:rsid w:val="31F16823"/>
    <w:rsid w:val="32086B68"/>
    <w:rsid w:val="320F1A8C"/>
    <w:rsid w:val="320F75A3"/>
    <w:rsid w:val="32180206"/>
    <w:rsid w:val="321D7A75"/>
    <w:rsid w:val="32205AF5"/>
    <w:rsid w:val="32233775"/>
    <w:rsid w:val="3226530A"/>
    <w:rsid w:val="32284EED"/>
    <w:rsid w:val="322A363D"/>
    <w:rsid w:val="322E5285"/>
    <w:rsid w:val="32311C79"/>
    <w:rsid w:val="32370B90"/>
    <w:rsid w:val="323D3D74"/>
    <w:rsid w:val="323E00AE"/>
    <w:rsid w:val="3245603B"/>
    <w:rsid w:val="324616E0"/>
    <w:rsid w:val="326231AC"/>
    <w:rsid w:val="3262472A"/>
    <w:rsid w:val="32767C80"/>
    <w:rsid w:val="328D6AB8"/>
    <w:rsid w:val="328E30BB"/>
    <w:rsid w:val="329244F3"/>
    <w:rsid w:val="32936626"/>
    <w:rsid w:val="32945E5B"/>
    <w:rsid w:val="329D38CA"/>
    <w:rsid w:val="32A23623"/>
    <w:rsid w:val="32A50B1F"/>
    <w:rsid w:val="32A80A7D"/>
    <w:rsid w:val="32B072D0"/>
    <w:rsid w:val="32B145EC"/>
    <w:rsid w:val="32B851A9"/>
    <w:rsid w:val="32B92F2C"/>
    <w:rsid w:val="32BB4ABA"/>
    <w:rsid w:val="32C03180"/>
    <w:rsid w:val="32C65217"/>
    <w:rsid w:val="32C861C4"/>
    <w:rsid w:val="32CA53B2"/>
    <w:rsid w:val="32CB290D"/>
    <w:rsid w:val="32CC182F"/>
    <w:rsid w:val="32CD6737"/>
    <w:rsid w:val="32D12AC2"/>
    <w:rsid w:val="32E10154"/>
    <w:rsid w:val="32F70FF2"/>
    <w:rsid w:val="32FA6F86"/>
    <w:rsid w:val="32FE0655"/>
    <w:rsid w:val="33090B9E"/>
    <w:rsid w:val="330B33A7"/>
    <w:rsid w:val="33135781"/>
    <w:rsid w:val="331818C3"/>
    <w:rsid w:val="33225837"/>
    <w:rsid w:val="332B1C4D"/>
    <w:rsid w:val="332B3092"/>
    <w:rsid w:val="332E2CAB"/>
    <w:rsid w:val="333072A3"/>
    <w:rsid w:val="333E406E"/>
    <w:rsid w:val="33431A0A"/>
    <w:rsid w:val="334636D8"/>
    <w:rsid w:val="335733B7"/>
    <w:rsid w:val="335825C6"/>
    <w:rsid w:val="335D40FC"/>
    <w:rsid w:val="336159C1"/>
    <w:rsid w:val="337C285D"/>
    <w:rsid w:val="338142AC"/>
    <w:rsid w:val="3386004F"/>
    <w:rsid w:val="33893C9E"/>
    <w:rsid w:val="338B352C"/>
    <w:rsid w:val="338E48A4"/>
    <w:rsid w:val="33A14650"/>
    <w:rsid w:val="33A72753"/>
    <w:rsid w:val="33AB62E7"/>
    <w:rsid w:val="33B026C0"/>
    <w:rsid w:val="33B925F5"/>
    <w:rsid w:val="33C6100B"/>
    <w:rsid w:val="33CE1CEB"/>
    <w:rsid w:val="33D17A30"/>
    <w:rsid w:val="33D746DE"/>
    <w:rsid w:val="33E16D1D"/>
    <w:rsid w:val="33E17AAA"/>
    <w:rsid w:val="33E4578E"/>
    <w:rsid w:val="33ED0CF6"/>
    <w:rsid w:val="33FD0321"/>
    <w:rsid w:val="3403501D"/>
    <w:rsid w:val="34067904"/>
    <w:rsid w:val="340B615B"/>
    <w:rsid w:val="340D2133"/>
    <w:rsid w:val="340D2F0E"/>
    <w:rsid w:val="34140DFF"/>
    <w:rsid w:val="341D60F9"/>
    <w:rsid w:val="341F5F8E"/>
    <w:rsid w:val="34205771"/>
    <w:rsid w:val="34291858"/>
    <w:rsid w:val="342D269A"/>
    <w:rsid w:val="343322CC"/>
    <w:rsid w:val="34376869"/>
    <w:rsid w:val="344139A0"/>
    <w:rsid w:val="34501337"/>
    <w:rsid w:val="345022B8"/>
    <w:rsid w:val="34547E8E"/>
    <w:rsid w:val="345B0676"/>
    <w:rsid w:val="34633BE0"/>
    <w:rsid w:val="346843BD"/>
    <w:rsid w:val="346904EA"/>
    <w:rsid w:val="347549DC"/>
    <w:rsid w:val="34896D75"/>
    <w:rsid w:val="348C347E"/>
    <w:rsid w:val="348D685C"/>
    <w:rsid w:val="348D7883"/>
    <w:rsid w:val="34933C3B"/>
    <w:rsid w:val="349E7787"/>
    <w:rsid w:val="34A2666D"/>
    <w:rsid w:val="34A42AAC"/>
    <w:rsid w:val="34AA4EF1"/>
    <w:rsid w:val="34AD2D85"/>
    <w:rsid w:val="34B31AC0"/>
    <w:rsid w:val="34B820D8"/>
    <w:rsid w:val="34B8581C"/>
    <w:rsid w:val="34C024A9"/>
    <w:rsid w:val="34C045EB"/>
    <w:rsid w:val="34C3159A"/>
    <w:rsid w:val="34DA2A77"/>
    <w:rsid w:val="34DB6758"/>
    <w:rsid w:val="34DC0256"/>
    <w:rsid w:val="34DE6E9D"/>
    <w:rsid w:val="34E86CB8"/>
    <w:rsid w:val="34E95320"/>
    <w:rsid w:val="34EC697D"/>
    <w:rsid w:val="34F42043"/>
    <w:rsid w:val="35016CFA"/>
    <w:rsid w:val="3505169F"/>
    <w:rsid w:val="35073BBB"/>
    <w:rsid w:val="350E5A13"/>
    <w:rsid w:val="35131CB4"/>
    <w:rsid w:val="35181BF4"/>
    <w:rsid w:val="35217C14"/>
    <w:rsid w:val="35235CFE"/>
    <w:rsid w:val="35267659"/>
    <w:rsid w:val="353D01C8"/>
    <w:rsid w:val="353D2390"/>
    <w:rsid w:val="35440B52"/>
    <w:rsid w:val="354C74C6"/>
    <w:rsid w:val="35563115"/>
    <w:rsid w:val="35586506"/>
    <w:rsid w:val="355D687E"/>
    <w:rsid w:val="355D6A34"/>
    <w:rsid w:val="35653669"/>
    <w:rsid w:val="356A51CB"/>
    <w:rsid w:val="356D0588"/>
    <w:rsid w:val="358B374C"/>
    <w:rsid w:val="358B57D6"/>
    <w:rsid w:val="359135EC"/>
    <w:rsid w:val="35957DB3"/>
    <w:rsid w:val="35A2481D"/>
    <w:rsid w:val="35AF0926"/>
    <w:rsid w:val="35AF1AE2"/>
    <w:rsid w:val="35B3589A"/>
    <w:rsid w:val="35BE10C4"/>
    <w:rsid w:val="35C552FD"/>
    <w:rsid w:val="35C57016"/>
    <w:rsid w:val="35C94855"/>
    <w:rsid w:val="35CA4436"/>
    <w:rsid w:val="35D46E09"/>
    <w:rsid w:val="35D7319F"/>
    <w:rsid w:val="35DB508E"/>
    <w:rsid w:val="35E03E52"/>
    <w:rsid w:val="35F40878"/>
    <w:rsid w:val="35F44AE6"/>
    <w:rsid w:val="35F74ABB"/>
    <w:rsid w:val="35F8074B"/>
    <w:rsid w:val="36103D14"/>
    <w:rsid w:val="36191F33"/>
    <w:rsid w:val="361C6CE2"/>
    <w:rsid w:val="362239D1"/>
    <w:rsid w:val="36284963"/>
    <w:rsid w:val="36471AF5"/>
    <w:rsid w:val="364C12FF"/>
    <w:rsid w:val="364C7AA5"/>
    <w:rsid w:val="364E4A92"/>
    <w:rsid w:val="36522344"/>
    <w:rsid w:val="366536F8"/>
    <w:rsid w:val="366C5E03"/>
    <w:rsid w:val="366E05C4"/>
    <w:rsid w:val="36767D98"/>
    <w:rsid w:val="367D10E2"/>
    <w:rsid w:val="3696675B"/>
    <w:rsid w:val="36A46769"/>
    <w:rsid w:val="36B45DB4"/>
    <w:rsid w:val="36BA606F"/>
    <w:rsid w:val="36C2545B"/>
    <w:rsid w:val="36D14B19"/>
    <w:rsid w:val="36E034C7"/>
    <w:rsid w:val="36E04B64"/>
    <w:rsid w:val="36E71A98"/>
    <w:rsid w:val="36E9063F"/>
    <w:rsid w:val="36EC3D44"/>
    <w:rsid w:val="36F81D0E"/>
    <w:rsid w:val="3707737C"/>
    <w:rsid w:val="37096BC0"/>
    <w:rsid w:val="370B56A0"/>
    <w:rsid w:val="3713136F"/>
    <w:rsid w:val="371766C3"/>
    <w:rsid w:val="371F15C9"/>
    <w:rsid w:val="37211715"/>
    <w:rsid w:val="372317E0"/>
    <w:rsid w:val="37310DFC"/>
    <w:rsid w:val="37415953"/>
    <w:rsid w:val="37426BFB"/>
    <w:rsid w:val="3746330B"/>
    <w:rsid w:val="37484977"/>
    <w:rsid w:val="374C6119"/>
    <w:rsid w:val="37520AA9"/>
    <w:rsid w:val="375546D0"/>
    <w:rsid w:val="37605EB7"/>
    <w:rsid w:val="37703AE0"/>
    <w:rsid w:val="3775525F"/>
    <w:rsid w:val="377E1BE0"/>
    <w:rsid w:val="377E3D94"/>
    <w:rsid w:val="37892B95"/>
    <w:rsid w:val="37896CBE"/>
    <w:rsid w:val="378D40B7"/>
    <w:rsid w:val="379851DD"/>
    <w:rsid w:val="37AC319E"/>
    <w:rsid w:val="37B2736D"/>
    <w:rsid w:val="37B76CA8"/>
    <w:rsid w:val="37BB68FF"/>
    <w:rsid w:val="37BC0A80"/>
    <w:rsid w:val="37BD5297"/>
    <w:rsid w:val="37BD53AB"/>
    <w:rsid w:val="37CF1034"/>
    <w:rsid w:val="37CF5049"/>
    <w:rsid w:val="37D97829"/>
    <w:rsid w:val="37DD4E41"/>
    <w:rsid w:val="37E22C7B"/>
    <w:rsid w:val="37E61FAB"/>
    <w:rsid w:val="38040001"/>
    <w:rsid w:val="38084F1A"/>
    <w:rsid w:val="380D2834"/>
    <w:rsid w:val="381C63F3"/>
    <w:rsid w:val="381F4884"/>
    <w:rsid w:val="382B60CF"/>
    <w:rsid w:val="38311992"/>
    <w:rsid w:val="3836015D"/>
    <w:rsid w:val="383E6F95"/>
    <w:rsid w:val="383F08E8"/>
    <w:rsid w:val="384A4B01"/>
    <w:rsid w:val="385B263B"/>
    <w:rsid w:val="387C61A5"/>
    <w:rsid w:val="3884676F"/>
    <w:rsid w:val="389A7903"/>
    <w:rsid w:val="38A57136"/>
    <w:rsid w:val="38AB020C"/>
    <w:rsid w:val="38AD1532"/>
    <w:rsid w:val="38B44EF8"/>
    <w:rsid w:val="38BD683C"/>
    <w:rsid w:val="38C0178F"/>
    <w:rsid w:val="38C90ECB"/>
    <w:rsid w:val="38DF37D4"/>
    <w:rsid w:val="38E15F1D"/>
    <w:rsid w:val="38E75683"/>
    <w:rsid w:val="38EB2F24"/>
    <w:rsid w:val="38FB0B9E"/>
    <w:rsid w:val="390B3BA4"/>
    <w:rsid w:val="39130D37"/>
    <w:rsid w:val="391E2240"/>
    <w:rsid w:val="39230A2F"/>
    <w:rsid w:val="392350DC"/>
    <w:rsid w:val="392F751B"/>
    <w:rsid w:val="393648B1"/>
    <w:rsid w:val="393C5A04"/>
    <w:rsid w:val="393E1642"/>
    <w:rsid w:val="39422171"/>
    <w:rsid w:val="394D5C9F"/>
    <w:rsid w:val="395E2B92"/>
    <w:rsid w:val="39751EA9"/>
    <w:rsid w:val="397C3C51"/>
    <w:rsid w:val="397C551E"/>
    <w:rsid w:val="397D728B"/>
    <w:rsid w:val="39833A57"/>
    <w:rsid w:val="398E3CE9"/>
    <w:rsid w:val="399019BC"/>
    <w:rsid w:val="3998288C"/>
    <w:rsid w:val="39990DCE"/>
    <w:rsid w:val="399E4896"/>
    <w:rsid w:val="39A534EF"/>
    <w:rsid w:val="39A93396"/>
    <w:rsid w:val="39B32553"/>
    <w:rsid w:val="39B34FC3"/>
    <w:rsid w:val="39B51B49"/>
    <w:rsid w:val="39BA0D27"/>
    <w:rsid w:val="39C01EB8"/>
    <w:rsid w:val="39C04579"/>
    <w:rsid w:val="39D01A01"/>
    <w:rsid w:val="39D17AFB"/>
    <w:rsid w:val="39D2358C"/>
    <w:rsid w:val="39D83E3C"/>
    <w:rsid w:val="39E563FE"/>
    <w:rsid w:val="39F0056A"/>
    <w:rsid w:val="39FD1B0E"/>
    <w:rsid w:val="3A0056AE"/>
    <w:rsid w:val="3A09101B"/>
    <w:rsid w:val="3A185EBD"/>
    <w:rsid w:val="3A191C41"/>
    <w:rsid w:val="3A240139"/>
    <w:rsid w:val="3A24526D"/>
    <w:rsid w:val="3A3066EE"/>
    <w:rsid w:val="3A372E9D"/>
    <w:rsid w:val="3A3A77B8"/>
    <w:rsid w:val="3A406A9F"/>
    <w:rsid w:val="3A441E4D"/>
    <w:rsid w:val="3A4A63EF"/>
    <w:rsid w:val="3A520AD6"/>
    <w:rsid w:val="3A5461C3"/>
    <w:rsid w:val="3A5D6272"/>
    <w:rsid w:val="3A5F75CD"/>
    <w:rsid w:val="3A704DF3"/>
    <w:rsid w:val="3A7E6BDE"/>
    <w:rsid w:val="3A815189"/>
    <w:rsid w:val="3A8630D9"/>
    <w:rsid w:val="3A8635EC"/>
    <w:rsid w:val="3A886145"/>
    <w:rsid w:val="3A892816"/>
    <w:rsid w:val="3A8B7759"/>
    <w:rsid w:val="3A9500D2"/>
    <w:rsid w:val="3A9C5628"/>
    <w:rsid w:val="3AA6301F"/>
    <w:rsid w:val="3AAC60B0"/>
    <w:rsid w:val="3AC10756"/>
    <w:rsid w:val="3ACB148E"/>
    <w:rsid w:val="3AD07E2A"/>
    <w:rsid w:val="3AD31DE2"/>
    <w:rsid w:val="3AD65BA3"/>
    <w:rsid w:val="3AD85D29"/>
    <w:rsid w:val="3AD869B3"/>
    <w:rsid w:val="3AD95FFA"/>
    <w:rsid w:val="3AE636B8"/>
    <w:rsid w:val="3AF973EF"/>
    <w:rsid w:val="3AFC0532"/>
    <w:rsid w:val="3B06070C"/>
    <w:rsid w:val="3B0A0C7F"/>
    <w:rsid w:val="3B0D65D6"/>
    <w:rsid w:val="3B1E5D23"/>
    <w:rsid w:val="3B344276"/>
    <w:rsid w:val="3B3F02CB"/>
    <w:rsid w:val="3B3F5B5A"/>
    <w:rsid w:val="3B460D05"/>
    <w:rsid w:val="3B525F23"/>
    <w:rsid w:val="3B5F7BE9"/>
    <w:rsid w:val="3B613A48"/>
    <w:rsid w:val="3B6741BC"/>
    <w:rsid w:val="3B707990"/>
    <w:rsid w:val="3B7651E7"/>
    <w:rsid w:val="3B7E5F28"/>
    <w:rsid w:val="3B8552B2"/>
    <w:rsid w:val="3B8D494B"/>
    <w:rsid w:val="3B9130ED"/>
    <w:rsid w:val="3B9253C0"/>
    <w:rsid w:val="3B9D7B0B"/>
    <w:rsid w:val="3BAA0CC5"/>
    <w:rsid w:val="3BAA7DAA"/>
    <w:rsid w:val="3BB40500"/>
    <w:rsid w:val="3BB90BFF"/>
    <w:rsid w:val="3BCF40CC"/>
    <w:rsid w:val="3BD15DBB"/>
    <w:rsid w:val="3BD3333A"/>
    <w:rsid w:val="3BD7543C"/>
    <w:rsid w:val="3BEA05D7"/>
    <w:rsid w:val="3BEA12AD"/>
    <w:rsid w:val="3BEB58CE"/>
    <w:rsid w:val="3BEC2455"/>
    <w:rsid w:val="3BED6B21"/>
    <w:rsid w:val="3BF06CA2"/>
    <w:rsid w:val="3C0130D4"/>
    <w:rsid w:val="3C016A88"/>
    <w:rsid w:val="3C022D00"/>
    <w:rsid w:val="3C0C42A9"/>
    <w:rsid w:val="3C0D13E9"/>
    <w:rsid w:val="3C0D36DE"/>
    <w:rsid w:val="3C0F2531"/>
    <w:rsid w:val="3C110554"/>
    <w:rsid w:val="3C117AA1"/>
    <w:rsid w:val="3C350853"/>
    <w:rsid w:val="3C3749FA"/>
    <w:rsid w:val="3C4244F6"/>
    <w:rsid w:val="3C5856E7"/>
    <w:rsid w:val="3C614F88"/>
    <w:rsid w:val="3C6F1C6A"/>
    <w:rsid w:val="3C6F5AE3"/>
    <w:rsid w:val="3C734F68"/>
    <w:rsid w:val="3C755AFE"/>
    <w:rsid w:val="3C8319E5"/>
    <w:rsid w:val="3C85038A"/>
    <w:rsid w:val="3C8A25F5"/>
    <w:rsid w:val="3C982322"/>
    <w:rsid w:val="3CA54000"/>
    <w:rsid w:val="3CA858A7"/>
    <w:rsid w:val="3CAB49AB"/>
    <w:rsid w:val="3CB34A4C"/>
    <w:rsid w:val="3CB7460B"/>
    <w:rsid w:val="3CCA4ECF"/>
    <w:rsid w:val="3CCA7126"/>
    <w:rsid w:val="3CD46DAA"/>
    <w:rsid w:val="3CD5530D"/>
    <w:rsid w:val="3CDF3314"/>
    <w:rsid w:val="3CE01D89"/>
    <w:rsid w:val="3CE1019D"/>
    <w:rsid w:val="3CEC7309"/>
    <w:rsid w:val="3CEE22B1"/>
    <w:rsid w:val="3CF67395"/>
    <w:rsid w:val="3CF85E91"/>
    <w:rsid w:val="3D0C6395"/>
    <w:rsid w:val="3D0E4EDC"/>
    <w:rsid w:val="3D192896"/>
    <w:rsid w:val="3D19380D"/>
    <w:rsid w:val="3D1D43C2"/>
    <w:rsid w:val="3D1E4B3E"/>
    <w:rsid w:val="3D1F1459"/>
    <w:rsid w:val="3D1F66E3"/>
    <w:rsid w:val="3D257B65"/>
    <w:rsid w:val="3D257D0D"/>
    <w:rsid w:val="3D2832C7"/>
    <w:rsid w:val="3D335078"/>
    <w:rsid w:val="3D34767B"/>
    <w:rsid w:val="3D395DF6"/>
    <w:rsid w:val="3D3B0D2E"/>
    <w:rsid w:val="3D401AE2"/>
    <w:rsid w:val="3D421A88"/>
    <w:rsid w:val="3D444A9F"/>
    <w:rsid w:val="3D473D90"/>
    <w:rsid w:val="3D4F68C0"/>
    <w:rsid w:val="3D517384"/>
    <w:rsid w:val="3D594A74"/>
    <w:rsid w:val="3D5D42AE"/>
    <w:rsid w:val="3D5E49C2"/>
    <w:rsid w:val="3D6C6958"/>
    <w:rsid w:val="3D740B6B"/>
    <w:rsid w:val="3D7B42B0"/>
    <w:rsid w:val="3D864989"/>
    <w:rsid w:val="3D8C5F4C"/>
    <w:rsid w:val="3D9F527F"/>
    <w:rsid w:val="3DAF1A8D"/>
    <w:rsid w:val="3DB50BE8"/>
    <w:rsid w:val="3DB64BD6"/>
    <w:rsid w:val="3DBB6BE9"/>
    <w:rsid w:val="3DBD372F"/>
    <w:rsid w:val="3DBD7EB3"/>
    <w:rsid w:val="3DBF3FBC"/>
    <w:rsid w:val="3DC11557"/>
    <w:rsid w:val="3DCE23A2"/>
    <w:rsid w:val="3DD21F0D"/>
    <w:rsid w:val="3DDD0F10"/>
    <w:rsid w:val="3DDE193F"/>
    <w:rsid w:val="3DE27662"/>
    <w:rsid w:val="3DE76D9D"/>
    <w:rsid w:val="3DE96EE1"/>
    <w:rsid w:val="3DED2C5A"/>
    <w:rsid w:val="3DF02565"/>
    <w:rsid w:val="3DFC5EE4"/>
    <w:rsid w:val="3E0108AB"/>
    <w:rsid w:val="3E0C3C1D"/>
    <w:rsid w:val="3E131619"/>
    <w:rsid w:val="3E1F5939"/>
    <w:rsid w:val="3E2210A0"/>
    <w:rsid w:val="3E23048B"/>
    <w:rsid w:val="3E2A533E"/>
    <w:rsid w:val="3E2D38CD"/>
    <w:rsid w:val="3E327F63"/>
    <w:rsid w:val="3E447359"/>
    <w:rsid w:val="3E457505"/>
    <w:rsid w:val="3E6948E6"/>
    <w:rsid w:val="3E7130C2"/>
    <w:rsid w:val="3E7767F5"/>
    <w:rsid w:val="3E7C5211"/>
    <w:rsid w:val="3E810134"/>
    <w:rsid w:val="3E8B56CF"/>
    <w:rsid w:val="3E9D691E"/>
    <w:rsid w:val="3EA24383"/>
    <w:rsid w:val="3EA51D55"/>
    <w:rsid w:val="3EAC39A6"/>
    <w:rsid w:val="3EB010EC"/>
    <w:rsid w:val="3EB1198E"/>
    <w:rsid w:val="3EB421D4"/>
    <w:rsid w:val="3EB7473B"/>
    <w:rsid w:val="3EBD0863"/>
    <w:rsid w:val="3EC718C2"/>
    <w:rsid w:val="3EC743AE"/>
    <w:rsid w:val="3EDC5BD1"/>
    <w:rsid w:val="3EDD52A3"/>
    <w:rsid w:val="3EE00D9F"/>
    <w:rsid w:val="3EE64021"/>
    <w:rsid w:val="3EEA5EE6"/>
    <w:rsid w:val="3EF06060"/>
    <w:rsid w:val="3EF6148D"/>
    <w:rsid w:val="3F006AE5"/>
    <w:rsid w:val="3F027C33"/>
    <w:rsid w:val="3F094CE6"/>
    <w:rsid w:val="3F0D5F68"/>
    <w:rsid w:val="3F100689"/>
    <w:rsid w:val="3F102AB8"/>
    <w:rsid w:val="3F177516"/>
    <w:rsid w:val="3F1806E9"/>
    <w:rsid w:val="3F222F14"/>
    <w:rsid w:val="3F2327AF"/>
    <w:rsid w:val="3F32379B"/>
    <w:rsid w:val="3F34417F"/>
    <w:rsid w:val="3F4118F9"/>
    <w:rsid w:val="3F43787A"/>
    <w:rsid w:val="3F466C4B"/>
    <w:rsid w:val="3F4C522C"/>
    <w:rsid w:val="3F53598A"/>
    <w:rsid w:val="3F5577CE"/>
    <w:rsid w:val="3F61085A"/>
    <w:rsid w:val="3F6E3246"/>
    <w:rsid w:val="3F6F6BC0"/>
    <w:rsid w:val="3F710E2C"/>
    <w:rsid w:val="3F7118E8"/>
    <w:rsid w:val="3F726F2B"/>
    <w:rsid w:val="3F7A3CE7"/>
    <w:rsid w:val="3F7F5809"/>
    <w:rsid w:val="3F896D53"/>
    <w:rsid w:val="3F8B2991"/>
    <w:rsid w:val="3F8E139D"/>
    <w:rsid w:val="3F905572"/>
    <w:rsid w:val="3F911461"/>
    <w:rsid w:val="3F9A4CD2"/>
    <w:rsid w:val="3F9E1294"/>
    <w:rsid w:val="3F9F45A0"/>
    <w:rsid w:val="3FA234C9"/>
    <w:rsid w:val="3FA52E02"/>
    <w:rsid w:val="3FBE146B"/>
    <w:rsid w:val="3FC91D0B"/>
    <w:rsid w:val="3FCD2003"/>
    <w:rsid w:val="3FCE7D8B"/>
    <w:rsid w:val="3FD057FD"/>
    <w:rsid w:val="3FD136F7"/>
    <w:rsid w:val="3FD520EF"/>
    <w:rsid w:val="3FE70ED2"/>
    <w:rsid w:val="3FEC1BB4"/>
    <w:rsid w:val="3FEE3D89"/>
    <w:rsid w:val="3FF312A1"/>
    <w:rsid w:val="3FF44F88"/>
    <w:rsid w:val="3FF744E3"/>
    <w:rsid w:val="400A0DB4"/>
    <w:rsid w:val="400C6C97"/>
    <w:rsid w:val="40156C4B"/>
    <w:rsid w:val="40186DD6"/>
    <w:rsid w:val="40190933"/>
    <w:rsid w:val="40296E63"/>
    <w:rsid w:val="402D368F"/>
    <w:rsid w:val="40315DCC"/>
    <w:rsid w:val="403C6EF3"/>
    <w:rsid w:val="403D3D12"/>
    <w:rsid w:val="404D04AD"/>
    <w:rsid w:val="4053273E"/>
    <w:rsid w:val="405965A3"/>
    <w:rsid w:val="405E07D4"/>
    <w:rsid w:val="40655BD2"/>
    <w:rsid w:val="40667692"/>
    <w:rsid w:val="406740E3"/>
    <w:rsid w:val="40722896"/>
    <w:rsid w:val="407B699F"/>
    <w:rsid w:val="407F0831"/>
    <w:rsid w:val="408164B4"/>
    <w:rsid w:val="40841CE8"/>
    <w:rsid w:val="409A362D"/>
    <w:rsid w:val="409A7E43"/>
    <w:rsid w:val="40AA617B"/>
    <w:rsid w:val="40B804CA"/>
    <w:rsid w:val="40C54D0C"/>
    <w:rsid w:val="40C8344D"/>
    <w:rsid w:val="40C8778F"/>
    <w:rsid w:val="40DA407A"/>
    <w:rsid w:val="40DC6D06"/>
    <w:rsid w:val="40EA1E09"/>
    <w:rsid w:val="40EE5A01"/>
    <w:rsid w:val="40F41180"/>
    <w:rsid w:val="40F4261E"/>
    <w:rsid w:val="40F651F5"/>
    <w:rsid w:val="41027619"/>
    <w:rsid w:val="41071FB1"/>
    <w:rsid w:val="410B6E4A"/>
    <w:rsid w:val="410D28FE"/>
    <w:rsid w:val="411B43DF"/>
    <w:rsid w:val="411D3356"/>
    <w:rsid w:val="41233F46"/>
    <w:rsid w:val="41304270"/>
    <w:rsid w:val="41324F39"/>
    <w:rsid w:val="413779B2"/>
    <w:rsid w:val="41395AA3"/>
    <w:rsid w:val="414142EE"/>
    <w:rsid w:val="414976ED"/>
    <w:rsid w:val="414A397C"/>
    <w:rsid w:val="415B3EDA"/>
    <w:rsid w:val="415E34FC"/>
    <w:rsid w:val="415F7893"/>
    <w:rsid w:val="416925B4"/>
    <w:rsid w:val="41765F5A"/>
    <w:rsid w:val="417D2ACD"/>
    <w:rsid w:val="417E1161"/>
    <w:rsid w:val="417F6948"/>
    <w:rsid w:val="41912523"/>
    <w:rsid w:val="419176E9"/>
    <w:rsid w:val="4193096D"/>
    <w:rsid w:val="41A121D0"/>
    <w:rsid w:val="41A50535"/>
    <w:rsid w:val="41B35F8F"/>
    <w:rsid w:val="41B83DED"/>
    <w:rsid w:val="41B84423"/>
    <w:rsid w:val="41BB5BDA"/>
    <w:rsid w:val="41BC1129"/>
    <w:rsid w:val="41BF27F9"/>
    <w:rsid w:val="41CE526F"/>
    <w:rsid w:val="41CF69AB"/>
    <w:rsid w:val="41D23954"/>
    <w:rsid w:val="41D26560"/>
    <w:rsid w:val="41D73054"/>
    <w:rsid w:val="41DC4F5D"/>
    <w:rsid w:val="41E066C7"/>
    <w:rsid w:val="41E4681C"/>
    <w:rsid w:val="41F87CF1"/>
    <w:rsid w:val="41FB1EBF"/>
    <w:rsid w:val="42076119"/>
    <w:rsid w:val="42117019"/>
    <w:rsid w:val="421513CB"/>
    <w:rsid w:val="421E5815"/>
    <w:rsid w:val="42205FE4"/>
    <w:rsid w:val="422A292E"/>
    <w:rsid w:val="422C2C3F"/>
    <w:rsid w:val="42385D6D"/>
    <w:rsid w:val="423D6773"/>
    <w:rsid w:val="4247010E"/>
    <w:rsid w:val="42540884"/>
    <w:rsid w:val="4256493C"/>
    <w:rsid w:val="425B6A64"/>
    <w:rsid w:val="425E71F6"/>
    <w:rsid w:val="426A2FEB"/>
    <w:rsid w:val="426D31FF"/>
    <w:rsid w:val="42713026"/>
    <w:rsid w:val="42905468"/>
    <w:rsid w:val="42926984"/>
    <w:rsid w:val="429826C3"/>
    <w:rsid w:val="42A645A4"/>
    <w:rsid w:val="42B52783"/>
    <w:rsid w:val="42BB087F"/>
    <w:rsid w:val="42BF0101"/>
    <w:rsid w:val="42C838F6"/>
    <w:rsid w:val="42CF224F"/>
    <w:rsid w:val="42D94CA2"/>
    <w:rsid w:val="42DB244B"/>
    <w:rsid w:val="42EA5308"/>
    <w:rsid w:val="42EB0375"/>
    <w:rsid w:val="42ED5707"/>
    <w:rsid w:val="42EE528C"/>
    <w:rsid w:val="42F4620F"/>
    <w:rsid w:val="43044505"/>
    <w:rsid w:val="4305688C"/>
    <w:rsid w:val="430D7358"/>
    <w:rsid w:val="431A136E"/>
    <w:rsid w:val="431D22E4"/>
    <w:rsid w:val="432311AE"/>
    <w:rsid w:val="43237C36"/>
    <w:rsid w:val="432750D0"/>
    <w:rsid w:val="43292459"/>
    <w:rsid w:val="43333596"/>
    <w:rsid w:val="433864DE"/>
    <w:rsid w:val="433900B8"/>
    <w:rsid w:val="433A6D9F"/>
    <w:rsid w:val="433B3FF3"/>
    <w:rsid w:val="433E2CAA"/>
    <w:rsid w:val="43471933"/>
    <w:rsid w:val="43497374"/>
    <w:rsid w:val="434E72B7"/>
    <w:rsid w:val="434F19FD"/>
    <w:rsid w:val="435030E8"/>
    <w:rsid w:val="43553283"/>
    <w:rsid w:val="43572C1C"/>
    <w:rsid w:val="435730F6"/>
    <w:rsid w:val="435A47CC"/>
    <w:rsid w:val="43622C58"/>
    <w:rsid w:val="437C32AE"/>
    <w:rsid w:val="437E5E53"/>
    <w:rsid w:val="438C0034"/>
    <w:rsid w:val="438C00A1"/>
    <w:rsid w:val="438C2EFE"/>
    <w:rsid w:val="438D7445"/>
    <w:rsid w:val="43920A32"/>
    <w:rsid w:val="43AE608A"/>
    <w:rsid w:val="43B64397"/>
    <w:rsid w:val="43B72F41"/>
    <w:rsid w:val="43BD2B04"/>
    <w:rsid w:val="43D45D88"/>
    <w:rsid w:val="43D62A29"/>
    <w:rsid w:val="43D97731"/>
    <w:rsid w:val="43F006FF"/>
    <w:rsid w:val="43FA3E0B"/>
    <w:rsid w:val="441520B4"/>
    <w:rsid w:val="441763A3"/>
    <w:rsid w:val="441B21F5"/>
    <w:rsid w:val="441E1B19"/>
    <w:rsid w:val="441F72AB"/>
    <w:rsid w:val="44233CB7"/>
    <w:rsid w:val="442E6D23"/>
    <w:rsid w:val="4434480D"/>
    <w:rsid w:val="443A0764"/>
    <w:rsid w:val="443D2F75"/>
    <w:rsid w:val="443F7874"/>
    <w:rsid w:val="444A1154"/>
    <w:rsid w:val="44512C31"/>
    <w:rsid w:val="44547675"/>
    <w:rsid w:val="445B795B"/>
    <w:rsid w:val="445D57C6"/>
    <w:rsid w:val="445E4EC0"/>
    <w:rsid w:val="446D6043"/>
    <w:rsid w:val="447A74DB"/>
    <w:rsid w:val="44891B2B"/>
    <w:rsid w:val="4499672C"/>
    <w:rsid w:val="449A1E91"/>
    <w:rsid w:val="44A57709"/>
    <w:rsid w:val="44A925D0"/>
    <w:rsid w:val="44B0184E"/>
    <w:rsid w:val="44B06E65"/>
    <w:rsid w:val="44BD71C1"/>
    <w:rsid w:val="44C02D4C"/>
    <w:rsid w:val="44C27FCA"/>
    <w:rsid w:val="44C40AB7"/>
    <w:rsid w:val="44CD4F3E"/>
    <w:rsid w:val="44D43135"/>
    <w:rsid w:val="44D65382"/>
    <w:rsid w:val="44E01144"/>
    <w:rsid w:val="44F201B3"/>
    <w:rsid w:val="44F265E7"/>
    <w:rsid w:val="450B665B"/>
    <w:rsid w:val="450D782C"/>
    <w:rsid w:val="45114E6C"/>
    <w:rsid w:val="45166046"/>
    <w:rsid w:val="451822AB"/>
    <w:rsid w:val="45260402"/>
    <w:rsid w:val="452E74D4"/>
    <w:rsid w:val="453454C3"/>
    <w:rsid w:val="45367E42"/>
    <w:rsid w:val="45387A0B"/>
    <w:rsid w:val="45395793"/>
    <w:rsid w:val="453F27EA"/>
    <w:rsid w:val="45400A82"/>
    <w:rsid w:val="454161D6"/>
    <w:rsid w:val="454475F4"/>
    <w:rsid w:val="454816BE"/>
    <w:rsid w:val="4549533C"/>
    <w:rsid w:val="454B0133"/>
    <w:rsid w:val="454C3C65"/>
    <w:rsid w:val="454D49ED"/>
    <w:rsid w:val="454F71CD"/>
    <w:rsid w:val="455C2089"/>
    <w:rsid w:val="455F58F5"/>
    <w:rsid w:val="456066FE"/>
    <w:rsid w:val="45676B99"/>
    <w:rsid w:val="456F2F6C"/>
    <w:rsid w:val="457726D7"/>
    <w:rsid w:val="45895209"/>
    <w:rsid w:val="458B06B2"/>
    <w:rsid w:val="458B7D93"/>
    <w:rsid w:val="458E3D5D"/>
    <w:rsid w:val="45921C25"/>
    <w:rsid w:val="4595120C"/>
    <w:rsid w:val="45973253"/>
    <w:rsid w:val="459922A6"/>
    <w:rsid w:val="459C65BF"/>
    <w:rsid w:val="459F59DE"/>
    <w:rsid w:val="45A100BA"/>
    <w:rsid w:val="45A13194"/>
    <w:rsid w:val="45A74E3F"/>
    <w:rsid w:val="45AE027A"/>
    <w:rsid w:val="45B918A8"/>
    <w:rsid w:val="45D159A4"/>
    <w:rsid w:val="45DD0201"/>
    <w:rsid w:val="45E56EF2"/>
    <w:rsid w:val="45EB1610"/>
    <w:rsid w:val="46013300"/>
    <w:rsid w:val="460A4D2C"/>
    <w:rsid w:val="460B41B4"/>
    <w:rsid w:val="461F427D"/>
    <w:rsid w:val="4621612F"/>
    <w:rsid w:val="462F3918"/>
    <w:rsid w:val="463636A4"/>
    <w:rsid w:val="46373CB4"/>
    <w:rsid w:val="4644790C"/>
    <w:rsid w:val="464E0B79"/>
    <w:rsid w:val="465041B9"/>
    <w:rsid w:val="46517634"/>
    <w:rsid w:val="465910D6"/>
    <w:rsid w:val="46640000"/>
    <w:rsid w:val="46643303"/>
    <w:rsid w:val="466858E6"/>
    <w:rsid w:val="467D0232"/>
    <w:rsid w:val="468635AE"/>
    <w:rsid w:val="46875EE6"/>
    <w:rsid w:val="46892D5A"/>
    <w:rsid w:val="468E4CC2"/>
    <w:rsid w:val="46903EFE"/>
    <w:rsid w:val="469D1D40"/>
    <w:rsid w:val="46B95A3B"/>
    <w:rsid w:val="46C56CDA"/>
    <w:rsid w:val="46D16F56"/>
    <w:rsid w:val="46D44632"/>
    <w:rsid w:val="46D74B1D"/>
    <w:rsid w:val="46E63C75"/>
    <w:rsid w:val="46EC3FA0"/>
    <w:rsid w:val="46EF4549"/>
    <w:rsid w:val="46FA79A4"/>
    <w:rsid w:val="46FD25A0"/>
    <w:rsid w:val="47074941"/>
    <w:rsid w:val="47137959"/>
    <w:rsid w:val="47171ACD"/>
    <w:rsid w:val="47197552"/>
    <w:rsid w:val="47215B6C"/>
    <w:rsid w:val="47223B5A"/>
    <w:rsid w:val="47241A91"/>
    <w:rsid w:val="47275360"/>
    <w:rsid w:val="47286EEC"/>
    <w:rsid w:val="473023EE"/>
    <w:rsid w:val="47397162"/>
    <w:rsid w:val="47483C45"/>
    <w:rsid w:val="474B0669"/>
    <w:rsid w:val="474F2796"/>
    <w:rsid w:val="47523BDB"/>
    <w:rsid w:val="47586715"/>
    <w:rsid w:val="475B63F4"/>
    <w:rsid w:val="47614D67"/>
    <w:rsid w:val="47714987"/>
    <w:rsid w:val="47760140"/>
    <w:rsid w:val="478610F1"/>
    <w:rsid w:val="479C2B1A"/>
    <w:rsid w:val="479F195E"/>
    <w:rsid w:val="47A3011A"/>
    <w:rsid w:val="47A76B11"/>
    <w:rsid w:val="47AD46AC"/>
    <w:rsid w:val="47B24BA1"/>
    <w:rsid w:val="47BD4C8D"/>
    <w:rsid w:val="47BE3B8B"/>
    <w:rsid w:val="47C169C3"/>
    <w:rsid w:val="47C23650"/>
    <w:rsid w:val="47C65C17"/>
    <w:rsid w:val="47CC4A9D"/>
    <w:rsid w:val="47D51076"/>
    <w:rsid w:val="47D8290E"/>
    <w:rsid w:val="47E50B61"/>
    <w:rsid w:val="47E6674A"/>
    <w:rsid w:val="47EE55ED"/>
    <w:rsid w:val="47F23B1E"/>
    <w:rsid w:val="47F366F7"/>
    <w:rsid w:val="47F40B52"/>
    <w:rsid w:val="47F72A11"/>
    <w:rsid w:val="47FF253C"/>
    <w:rsid w:val="4809586D"/>
    <w:rsid w:val="4828109C"/>
    <w:rsid w:val="482A6301"/>
    <w:rsid w:val="482D324A"/>
    <w:rsid w:val="483640F0"/>
    <w:rsid w:val="4837783F"/>
    <w:rsid w:val="483B06AF"/>
    <w:rsid w:val="484A2512"/>
    <w:rsid w:val="484F53A5"/>
    <w:rsid w:val="48504813"/>
    <w:rsid w:val="4851111C"/>
    <w:rsid w:val="485B7EDD"/>
    <w:rsid w:val="486C2C02"/>
    <w:rsid w:val="4870267D"/>
    <w:rsid w:val="48704170"/>
    <w:rsid w:val="48753933"/>
    <w:rsid w:val="4883541D"/>
    <w:rsid w:val="48A30EFF"/>
    <w:rsid w:val="48A46DCE"/>
    <w:rsid w:val="48A52C21"/>
    <w:rsid w:val="48AA7A46"/>
    <w:rsid w:val="48B324E9"/>
    <w:rsid w:val="48BA6E69"/>
    <w:rsid w:val="48C43592"/>
    <w:rsid w:val="48C51A45"/>
    <w:rsid w:val="48D162A6"/>
    <w:rsid w:val="48D716AA"/>
    <w:rsid w:val="48EB34F9"/>
    <w:rsid w:val="48EB3578"/>
    <w:rsid w:val="48ED0833"/>
    <w:rsid w:val="48F06A29"/>
    <w:rsid w:val="48F06B92"/>
    <w:rsid w:val="48FD3330"/>
    <w:rsid w:val="49014059"/>
    <w:rsid w:val="49046A6E"/>
    <w:rsid w:val="4906149B"/>
    <w:rsid w:val="490C6CB2"/>
    <w:rsid w:val="491E4AB2"/>
    <w:rsid w:val="492159C0"/>
    <w:rsid w:val="49291DE9"/>
    <w:rsid w:val="492C1D6D"/>
    <w:rsid w:val="492E490D"/>
    <w:rsid w:val="493B0027"/>
    <w:rsid w:val="493B239B"/>
    <w:rsid w:val="493B5D66"/>
    <w:rsid w:val="493E572A"/>
    <w:rsid w:val="494219BB"/>
    <w:rsid w:val="494530F7"/>
    <w:rsid w:val="49574C7D"/>
    <w:rsid w:val="495F6726"/>
    <w:rsid w:val="49613658"/>
    <w:rsid w:val="49663291"/>
    <w:rsid w:val="496814DA"/>
    <w:rsid w:val="4973108C"/>
    <w:rsid w:val="49837598"/>
    <w:rsid w:val="498F0105"/>
    <w:rsid w:val="499650CB"/>
    <w:rsid w:val="49A07B83"/>
    <w:rsid w:val="49A66FA6"/>
    <w:rsid w:val="49B27B7C"/>
    <w:rsid w:val="49B35B8E"/>
    <w:rsid w:val="49C4239C"/>
    <w:rsid w:val="49C4346D"/>
    <w:rsid w:val="49CE4EBF"/>
    <w:rsid w:val="49CE79F1"/>
    <w:rsid w:val="49D032C7"/>
    <w:rsid w:val="49D22A52"/>
    <w:rsid w:val="49D4108D"/>
    <w:rsid w:val="49DC77D2"/>
    <w:rsid w:val="49E15386"/>
    <w:rsid w:val="49E7601D"/>
    <w:rsid w:val="49EA4420"/>
    <w:rsid w:val="49EF3C87"/>
    <w:rsid w:val="49F53376"/>
    <w:rsid w:val="49F963E8"/>
    <w:rsid w:val="49FF4279"/>
    <w:rsid w:val="4A001AE6"/>
    <w:rsid w:val="4A032690"/>
    <w:rsid w:val="4A04391E"/>
    <w:rsid w:val="4A0741D4"/>
    <w:rsid w:val="4A0A3D1B"/>
    <w:rsid w:val="4A152A74"/>
    <w:rsid w:val="4A155004"/>
    <w:rsid w:val="4A1D2B89"/>
    <w:rsid w:val="4A1D417D"/>
    <w:rsid w:val="4A1E5B82"/>
    <w:rsid w:val="4A2111CC"/>
    <w:rsid w:val="4A220DB4"/>
    <w:rsid w:val="4A2C2604"/>
    <w:rsid w:val="4A336491"/>
    <w:rsid w:val="4A3938FC"/>
    <w:rsid w:val="4A3C32BC"/>
    <w:rsid w:val="4A3E5987"/>
    <w:rsid w:val="4A4158C6"/>
    <w:rsid w:val="4A415ECE"/>
    <w:rsid w:val="4A4276F7"/>
    <w:rsid w:val="4A500F74"/>
    <w:rsid w:val="4A5A5904"/>
    <w:rsid w:val="4A5D292F"/>
    <w:rsid w:val="4A68749E"/>
    <w:rsid w:val="4A694072"/>
    <w:rsid w:val="4A6C213C"/>
    <w:rsid w:val="4A6E4A59"/>
    <w:rsid w:val="4A6F67CD"/>
    <w:rsid w:val="4A7C2CD4"/>
    <w:rsid w:val="4A806CF7"/>
    <w:rsid w:val="4A824227"/>
    <w:rsid w:val="4A85359E"/>
    <w:rsid w:val="4A8A7836"/>
    <w:rsid w:val="4A8C7CE4"/>
    <w:rsid w:val="4A901F54"/>
    <w:rsid w:val="4A9103C4"/>
    <w:rsid w:val="4A961186"/>
    <w:rsid w:val="4A990D1A"/>
    <w:rsid w:val="4AA97A6A"/>
    <w:rsid w:val="4AAA4D17"/>
    <w:rsid w:val="4AAE0156"/>
    <w:rsid w:val="4AC60E99"/>
    <w:rsid w:val="4ACA4E3B"/>
    <w:rsid w:val="4ACE585E"/>
    <w:rsid w:val="4AD61E04"/>
    <w:rsid w:val="4ADF2231"/>
    <w:rsid w:val="4AE65A17"/>
    <w:rsid w:val="4AE979BE"/>
    <w:rsid w:val="4AEC5E69"/>
    <w:rsid w:val="4AF553D7"/>
    <w:rsid w:val="4B004613"/>
    <w:rsid w:val="4B181676"/>
    <w:rsid w:val="4B1E1723"/>
    <w:rsid w:val="4B200FE3"/>
    <w:rsid w:val="4B280FF3"/>
    <w:rsid w:val="4B281D57"/>
    <w:rsid w:val="4B343E13"/>
    <w:rsid w:val="4B36457C"/>
    <w:rsid w:val="4B386695"/>
    <w:rsid w:val="4B394015"/>
    <w:rsid w:val="4B3D4425"/>
    <w:rsid w:val="4B3F54C3"/>
    <w:rsid w:val="4B405800"/>
    <w:rsid w:val="4B462EA3"/>
    <w:rsid w:val="4B47292C"/>
    <w:rsid w:val="4B4B2884"/>
    <w:rsid w:val="4B513C7B"/>
    <w:rsid w:val="4B51470A"/>
    <w:rsid w:val="4B5160C7"/>
    <w:rsid w:val="4B58386D"/>
    <w:rsid w:val="4B5C6C76"/>
    <w:rsid w:val="4B5F3196"/>
    <w:rsid w:val="4B72056C"/>
    <w:rsid w:val="4B7B569D"/>
    <w:rsid w:val="4B7C113B"/>
    <w:rsid w:val="4B7F74AD"/>
    <w:rsid w:val="4B930253"/>
    <w:rsid w:val="4B9D57B2"/>
    <w:rsid w:val="4BA14767"/>
    <w:rsid w:val="4BAA271E"/>
    <w:rsid w:val="4BAC3879"/>
    <w:rsid w:val="4BC16424"/>
    <w:rsid w:val="4BCE599C"/>
    <w:rsid w:val="4BD313A7"/>
    <w:rsid w:val="4BDA3141"/>
    <w:rsid w:val="4BDF308F"/>
    <w:rsid w:val="4BE072C2"/>
    <w:rsid w:val="4BE36A82"/>
    <w:rsid w:val="4BEE779F"/>
    <w:rsid w:val="4BF04B84"/>
    <w:rsid w:val="4BF4774A"/>
    <w:rsid w:val="4BFC7455"/>
    <w:rsid w:val="4C011DFF"/>
    <w:rsid w:val="4C0941D0"/>
    <w:rsid w:val="4C1248AE"/>
    <w:rsid w:val="4C153AE2"/>
    <w:rsid w:val="4C15608A"/>
    <w:rsid w:val="4C17652B"/>
    <w:rsid w:val="4C293553"/>
    <w:rsid w:val="4C2A7D77"/>
    <w:rsid w:val="4C327CBE"/>
    <w:rsid w:val="4C3638E9"/>
    <w:rsid w:val="4C380BD1"/>
    <w:rsid w:val="4C3D4978"/>
    <w:rsid w:val="4C405E0E"/>
    <w:rsid w:val="4C4427C7"/>
    <w:rsid w:val="4C46063F"/>
    <w:rsid w:val="4C493507"/>
    <w:rsid w:val="4C5119B3"/>
    <w:rsid w:val="4C575A34"/>
    <w:rsid w:val="4C577725"/>
    <w:rsid w:val="4C584D0B"/>
    <w:rsid w:val="4C650780"/>
    <w:rsid w:val="4C685267"/>
    <w:rsid w:val="4C6B0A8C"/>
    <w:rsid w:val="4C71239D"/>
    <w:rsid w:val="4C7669E9"/>
    <w:rsid w:val="4C770EE0"/>
    <w:rsid w:val="4C7735E1"/>
    <w:rsid w:val="4C80297B"/>
    <w:rsid w:val="4C8F7166"/>
    <w:rsid w:val="4C923300"/>
    <w:rsid w:val="4C9E1A34"/>
    <w:rsid w:val="4CA204DE"/>
    <w:rsid w:val="4CAF75A1"/>
    <w:rsid w:val="4CB55377"/>
    <w:rsid w:val="4CB939DC"/>
    <w:rsid w:val="4CBE3B03"/>
    <w:rsid w:val="4CC250A7"/>
    <w:rsid w:val="4CD048F8"/>
    <w:rsid w:val="4CD76328"/>
    <w:rsid w:val="4CE2596B"/>
    <w:rsid w:val="4CEF795D"/>
    <w:rsid w:val="4CF17AD4"/>
    <w:rsid w:val="4CFC4256"/>
    <w:rsid w:val="4CFE6DC2"/>
    <w:rsid w:val="4D0774B1"/>
    <w:rsid w:val="4D085AFC"/>
    <w:rsid w:val="4D0D4369"/>
    <w:rsid w:val="4D0F1DAD"/>
    <w:rsid w:val="4D11383D"/>
    <w:rsid w:val="4D1A37C2"/>
    <w:rsid w:val="4D1B2795"/>
    <w:rsid w:val="4D275616"/>
    <w:rsid w:val="4D367BC2"/>
    <w:rsid w:val="4D402373"/>
    <w:rsid w:val="4D412595"/>
    <w:rsid w:val="4D41586A"/>
    <w:rsid w:val="4D4D5F2E"/>
    <w:rsid w:val="4D513194"/>
    <w:rsid w:val="4D522188"/>
    <w:rsid w:val="4D597DA5"/>
    <w:rsid w:val="4D5A4BBD"/>
    <w:rsid w:val="4D6D6816"/>
    <w:rsid w:val="4D7B2171"/>
    <w:rsid w:val="4D82318A"/>
    <w:rsid w:val="4D84279B"/>
    <w:rsid w:val="4D843879"/>
    <w:rsid w:val="4D8B4CB9"/>
    <w:rsid w:val="4D8F38FB"/>
    <w:rsid w:val="4D9002B3"/>
    <w:rsid w:val="4D90784A"/>
    <w:rsid w:val="4DAB553D"/>
    <w:rsid w:val="4DB90876"/>
    <w:rsid w:val="4DC3261E"/>
    <w:rsid w:val="4DC43BCF"/>
    <w:rsid w:val="4DD66164"/>
    <w:rsid w:val="4DD93714"/>
    <w:rsid w:val="4DDD5C48"/>
    <w:rsid w:val="4DE404B6"/>
    <w:rsid w:val="4DE65204"/>
    <w:rsid w:val="4DEF4EF2"/>
    <w:rsid w:val="4DF06B51"/>
    <w:rsid w:val="4DFE42FC"/>
    <w:rsid w:val="4E033A96"/>
    <w:rsid w:val="4E13306E"/>
    <w:rsid w:val="4E217542"/>
    <w:rsid w:val="4E4B7B7E"/>
    <w:rsid w:val="4E4E286F"/>
    <w:rsid w:val="4E50267E"/>
    <w:rsid w:val="4E527AAF"/>
    <w:rsid w:val="4E543EBA"/>
    <w:rsid w:val="4E6B60F4"/>
    <w:rsid w:val="4E71604E"/>
    <w:rsid w:val="4E736F9E"/>
    <w:rsid w:val="4E790261"/>
    <w:rsid w:val="4E7F58C5"/>
    <w:rsid w:val="4E8631CB"/>
    <w:rsid w:val="4E8A2A97"/>
    <w:rsid w:val="4E9170D5"/>
    <w:rsid w:val="4E9C64A7"/>
    <w:rsid w:val="4EA2688E"/>
    <w:rsid w:val="4EAA2E94"/>
    <w:rsid w:val="4EB433AE"/>
    <w:rsid w:val="4EB47219"/>
    <w:rsid w:val="4EBB0FA9"/>
    <w:rsid w:val="4EDF009C"/>
    <w:rsid w:val="4EF16491"/>
    <w:rsid w:val="4EFC6305"/>
    <w:rsid w:val="4EFE51FF"/>
    <w:rsid w:val="4EFF73DE"/>
    <w:rsid w:val="4F0F1EB3"/>
    <w:rsid w:val="4F1213FC"/>
    <w:rsid w:val="4F177BD9"/>
    <w:rsid w:val="4F1836D9"/>
    <w:rsid w:val="4F2235BF"/>
    <w:rsid w:val="4F223A4D"/>
    <w:rsid w:val="4F295C71"/>
    <w:rsid w:val="4F344C8B"/>
    <w:rsid w:val="4F3D3FE2"/>
    <w:rsid w:val="4F446940"/>
    <w:rsid w:val="4F487F42"/>
    <w:rsid w:val="4F520F58"/>
    <w:rsid w:val="4F5C44C9"/>
    <w:rsid w:val="4F627BE7"/>
    <w:rsid w:val="4F6E6039"/>
    <w:rsid w:val="4F757B5F"/>
    <w:rsid w:val="4F810834"/>
    <w:rsid w:val="4F837E01"/>
    <w:rsid w:val="4F99271D"/>
    <w:rsid w:val="4F9E75B3"/>
    <w:rsid w:val="4F9F513A"/>
    <w:rsid w:val="4F9F5C53"/>
    <w:rsid w:val="4FA570AC"/>
    <w:rsid w:val="4FAA18A4"/>
    <w:rsid w:val="4FB62823"/>
    <w:rsid w:val="4FB62869"/>
    <w:rsid w:val="4FC210DA"/>
    <w:rsid w:val="4FC326FC"/>
    <w:rsid w:val="4FD14829"/>
    <w:rsid w:val="4FDB7977"/>
    <w:rsid w:val="4FF508FB"/>
    <w:rsid w:val="4FFE231B"/>
    <w:rsid w:val="50030737"/>
    <w:rsid w:val="50094EDC"/>
    <w:rsid w:val="500A72F3"/>
    <w:rsid w:val="501015A6"/>
    <w:rsid w:val="501A54E0"/>
    <w:rsid w:val="50266644"/>
    <w:rsid w:val="50286BF3"/>
    <w:rsid w:val="503612EC"/>
    <w:rsid w:val="50543A85"/>
    <w:rsid w:val="5058287A"/>
    <w:rsid w:val="505B1FAE"/>
    <w:rsid w:val="50852BA3"/>
    <w:rsid w:val="50A15F65"/>
    <w:rsid w:val="50AE6727"/>
    <w:rsid w:val="50B24AD4"/>
    <w:rsid w:val="50B44A60"/>
    <w:rsid w:val="50BB7D65"/>
    <w:rsid w:val="50C930D7"/>
    <w:rsid w:val="50CA6875"/>
    <w:rsid w:val="50CA6F01"/>
    <w:rsid w:val="50CF2B38"/>
    <w:rsid w:val="50D62C99"/>
    <w:rsid w:val="50D80C5B"/>
    <w:rsid w:val="50D94B56"/>
    <w:rsid w:val="50FF149D"/>
    <w:rsid w:val="510B56FF"/>
    <w:rsid w:val="51221F68"/>
    <w:rsid w:val="51266EA5"/>
    <w:rsid w:val="512855B3"/>
    <w:rsid w:val="512857E9"/>
    <w:rsid w:val="512A247B"/>
    <w:rsid w:val="51303A34"/>
    <w:rsid w:val="51394A0A"/>
    <w:rsid w:val="513A6E04"/>
    <w:rsid w:val="513B6BE2"/>
    <w:rsid w:val="513F2CA9"/>
    <w:rsid w:val="513F2FC3"/>
    <w:rsid w:val="514E25A3"/>
    <w:rsid w:val="515A4B24"/>
    <w:rsid w:val="515B3132"/>
    <w:rsid w:val="5164317E"/>
    <w:rsid w:val="516676F7"/>
    <w:rsid w:val="516B59FF"/>
    <w:rsid w:val="51747118"/>
    <w:rsid w:val="5179366C"/>
    <w:rsid w:val="517E7C19"/>
    <w:rsid w:val="5180109F"/>
    <w:rsid w:val="518510D2"/>
    <w:rsid w:val="51860ADF"/>
    <w:rsid w:val="51990647"/>
    <w:rsid w:val="51A438AD"/>
    <w:rsid w:val="51A46470"/>
    <w:rsid w:val="51A46F68"/>
    <w:rsid w:val="51AA0C54"/>
    <w:rsid w:val="51AB479B"/>
    <w:rsid w:val="51B81FB6"/>
    <w:rsid w:val="51CB7451"/>
    <w:rsid w:val="51D118F1"/>
    <w:rsid w:val="51DE6CA1"/>
    <w:rsid w:val="51E35D9E"/>
    <w:rsid w:val="51EA1C18"/>
    <w:rsid w:val="51EC2262"/>
    <w:rsid w:val="51F145E0"/>
    <w:rsid w:val="51F53BAD"/>
    <w:rsid w:val="52033B3A"/>
    <w:rsid w:val="520703F6"/>
    <w:rsid w:val="520A2D04"/>
    <w:rsid w:val="520A32A7"/>
    <w:rsid w:val="521F17BA"/>
    <w:rsid w:val="52204DE1"/>
    <w:rsid w:val="52376E81"/>
    <w:rsid w:val="523835F9"/>
    <w:rsid w:val="52500846"/>
    <w:rsid w:val="52500F2F"/>
    <w:rsid w:val="52583A84"/>
    <w:rsid w:val="5261584E"/>
    <w:rsid w:val="5263203A"/>
    <w:rsid w:val="5267337E"/>
    <w:rsid w:val="526E2696"/>
    <w:rsid w:val="52847DB8"/>
    <w:rsid w:val="529F68D5"/>
    <w:rsid w:val="52B56C98"/>
    <w:rsid w:val="52BC26AF"/>
    <w:rsid w:val="52BE5DEB"/>
    <w:rsid w:val="52BE6100"/>
    <w:rsid w:val="52D024EC"/>
    <w:rsid w:val="52D51445"/>
    <w:rsid w:val="52DB3480"/>
    <w:rsid w:val="52E37B42"/>
    <w:rsid w:val="52E53241"/>
    <w:rsid w:val="52E6206E"/>
    <w:rsid w:val="52E87F7C"/>
    <w:rsid w:val="52FD7421"/>
    <w:rsid w:val="530140FF"/>
    <w:rsid w:val="530402C5"/>
    <w:rsid w:val="530875F3"/>
    <w:rsid w:val="53120B3D"/>
    <w:rsid w:val="531B4467"/>
    <w:rsid w:val="53215694"/>
    <w:rsid w:val="53273DFA"/>
    <w:rsid w:val="532977EE"/>
    <w:rsid w:val="532E3039"/>
    <w:rsid w:val="5331544E"/>
    <w:rsid w:val="53374206"/>
    <w:rsid w:val="533A5F89"/>
    <w:rsid w:val="534F0ACE"/>
    <w:rsid w:val="53524541"/>
    <w:rsid w:val="535C66FE"/>
    <w:rsid w:val="535F2B56"/>
    <w:rsid w:val="5388122F"/>
    <w:rsid w:val="53895D1E"/>
    <w:rsid w:val="538A0F60"/>
    <w:rsid w:val="539248CB"/>
    <w:rsid w:val="539377C0"/>
    <w:rsid w:val="53A230A9"/>
    <w:rsid w:val="53A75C64"/>
    <w:rsid w:val="53AF032C"/>
    <w:rsid w:val="53B94118"/>
    <w:rsid w:val="53C2401E"/>
    <w:rsid w:val="53D76E36"/>
    <w:rsid w:val="53DB09B8"/>
    <w:rsid w:val="53DD076D"/>
    <w:rsid w:val="53F27DC0"/>
    <w:rsid w:val="53F92AB2"/>
    <w:rsid w:val="54094B70"/>
    <w:rsid w:val="54164BB1"/>
    <w:rsid w:val="542D767E"/>
    <w:rsid w:val="54354B2C"/>
    <w:rsid w:val="543D7341"/>
    <w:rsid w:val="5440052F"/>
    <w:rsid w:val="544F2773"/>
    <w:rsid w:val="5462245E"/>
    <w:rsid w:val="546466AA"/>
    <w:rsid w:val="546C3DE8"/>
    <w:rsid w:val="547523A3"/>
    <w:rsid w:val="54770964"/>
    <w:rsid w:val="54910052"/>
    <w:rsid w:val="549536FD"/>
    <w:rsid w:val="549B0EDE"/>
    <w:rsid w:val="549F683D"/>
    <w:rsid w:val="54A351D7"/>
    <w:rsid w:val="54A65E96"/>
    <w:rsid w:val="54AB14F4"/>
    <w:rsid w:val="54B05DCB"/>
    <w:rsid w:val="54EB467F"/>
    <w:rsid w:val="54F144A4"/>
    <w:rsid w:val="54F462C9"/>
    <w:rsid w:val="54F606A9"/>
    <w:rsid w:val="550C4A8E"/>
    <w:rsid w:val="550E5FDE"/>
    <w:rsid w:val="55111D1D"/>
    <w:rsid w:val="551276B9"/>
    <w:rsid w:val="55161382"/>
    <w:rsid w:val="551B5B55"/>
    <w:rsid w:val="552E74FC"/>
    <w:rsid w:val="55311B24"/>
    <w:rsid w:val="55461E2C"/>
    <w:rsid w:val="5548460A"/>
    <w:rsid w:val="5549190E"/>
    <w:rsid w:val="555032D6"/>
    <w:rsid w:val="55551CF5"/>
    <w:rsid w:val="55576EC0"/>
    <w:rsid w:val="555C3226"/>
    <w:rsid w:val="555D5F24"/>
    <w:rsid w:val="55686E01"/>
    <w:rsid w:val="556E3AE3"/>
    <w:rsid w:val="557B44E2"/>
    <w:rsid w:val="557F1A50"/>
    <w:rsid w:val="55831AFB"/>
    <w:rsid w:val="558863EB"/>
    <w:rsid w:val="55927813"/>
    <w:rsid w:val="55934E88"/>
    <w:rsid w:val="55A7252D"/>
    <w:rsid w:val="55AB5E5F"/>
    <w:rsid w:val="55AB75D7"/>
    <w:rsid w:val="55AC2A0F"/>
    <w:rsid w:val="55B16314"/>
    <w:rsid w:val="55B577C3"/>
    <w:rsid w:val="55B66DC1"/>
    <w:rsid w:val="55BC5CBC"/>
    <w:rsid w:val="55C569D6"/>
    <w:rsid w:val="55D07349"/>
    <w:rsid w:val="55D6341E"/>
    <w:rsid w:val="55D81201"/>
    <w:rsid w:val="55E417A9"/>
    <w:rsid w:val="55E6624F"/>
    <w:rsid w:val="55E805D9"/>
    <w:rsid w:val="55EF0FD4"/>
    <w:rsid w:val="55F13E89"/>
    <w:rsid w:val="55FB014B"/>
    <w:rsid w:val="55FB7D02"/>
    <w:rsid w:val="55FF34DE"/>
    <w:rsid w:val="5600220E"/>
    <w:rsid w:val="560555FC"/>
    <w:rsid w:val="560938BE"/>
    <w:rsid w:val="560C11D1"/>
    <w:rsid w:val="56132BAC"/>
    <w:rsid w:val="5619509D"/>
    <w:rsid w:val="56260894"/>
    <w:rsid w:val="563F12BC"/>
    <w:rsid w:val="56496C23"/>
    <w:rsid w:val="5652158B"/>
    <w:rsid w:val="56537FE9"/>
    <w:rsid w:val="56563B1F"/>
    <w:rsid w:val="5658495E"/>
    <w:rsid w:val="56595714"/>
    <w:rsid w:val="56685935"/>
    <w:rsid w:val="56687FBA"/>
    <w:rsid w:val="56704888"/>
    <w:rsid w:val="5673100E"/>
    <w:rsid w:val="56735C6A"/>
    <w:rsid w:val="567A1BD3"/>
    <w:rsid w:val="56947852"/>
    <w:rsid w:val="56955A19"/>
    <w:rsid w:val="56A42A65"/>
    <w:rsid w:val="56A96530"/>
    <w:rsid w:val="56BF1457"/>
    <w:rsid w:val="56C52E00"/>
    <w:rsid w:val="56C7296D"/>
    <w:rsid w:val="56C9275B"/>
    <w:rsid w:val="56CB164D"/>
    <w:rsid w:val="56D5269B"/>
    <w:rsid w:val="56E31EAA"/>
    <w:rsid w:val="56E36739"/>
    <w:rsid w:val="56E822AE"/>
    <w:rsid w:val="56EA7D17"/>
    <w:rsid w:val="56ED7EF5"/>
    <w:rsid w:val="56F01905"/>
    <w:rsid w:val="56F15B00"/>
    <w:rsid w:val="56FE2B65"/>
    <w:rsid w:val="56FE3008"/>
    <w:rsid w:val="570607C3"/>
    <w:rsid w:val="57087818"/>
    <w:rsid w:val="570F3F4C"/>
    <w:rsid w:val="57146C35"/>
    <w:rsid w:val="5715085B"/>
    <w:rsid w:val="571B0F80"/>
    <w:rsid w:val="571C3852"/>
    <w:rsid w:val="572B635C"/>
    <w:rsid w:val="572E4AE4"/>
    <w:rsid w:val="57345582"/>
    <w:rsid w:val="57374209"/>
    <w:rsid w:val="57460760"/>
    <w:rsid w:val="57473591"/>
    <w:rsid w:val="57523B50"/>
    <w:rsid w:val="575A174E"/>
    <w:rsid w:val="5762690D"/>
    <w:rsid w:val="5765481E"/>
    <w:rsid w:val="576772BC"/>
    <w:rsid w:val="576B17D3"/>
    <w:rsid w:val="576D3C6B"/>
    <w:rsid w:val="576F1DC6"/>
    <w:rsid w:val="5770370C"/>
    <w:rsid w:val="57801821"/>
    <w:rsid w:val="578266F6"/>
    <w:rsid w:val="57976A12"/>
    <w:rsid w:val="57A60BF5"/>
    <w:rsid w:val="57B56B97"/>
    <w:rsid w:val="57C721FA"/>
    <w:rsid w:val="57CA5307"/>
    <w:rsid w:val="57CF4E4C"/>
    <w:rsid w:val="57D36355"/>
    <w:rsid w:val="57D63747"/>
    <w:rsid w:val="57D744C3"/>
    <w:rsid w:val="57D815A1"/>
    <w:rsid w:val="57D94165"/>
    <w:rsid w:val="57DF52E5"/>
    <w:rsid w:val="57E017B2"/>
    <w:rsid w:val="57E8063B"/>
    <w:rsid w:val="57E8399D"/>
    <w:rsid w:val="57EC5058"/>
    <w:rsid w:val="57F543DD"/>
    <w:rsid w:val="57F77651"/>
    <w:rsid w:val="57FA46F3"/>
    <w:rsid w:val="57FB142B"/>
    <w:rsid w:val="57FD6FD3"/>
    <w:rsid w:val="58022B71"/>
    <w:rsid w:val="581D73CD"/>
    <w:rsid w:val="581E31F8"/>
    <w:rsid w:val="582466A8"/>
    <w:rsid w:val="582B37CF"/>
    <w:rsid w:val="582E1400"/>
    <w:rsid w:val="58302FEF"/>
    <w:rsid w:val="583438DF"/>
    <w:rsid w:val="58395251"/>
    <w:rsid w:val="58406DD3"/>
    <w:rsid w:val="5848328E"/>
    <w:rsid w:val="584A5C77"/>
    <w:rsid w:val="58515FB7"/>
    <w:rsid w:val="58556EFD"/>
    <w:rsid w:val="5856487F"/>
    <w:rsid w:val="585910C7"/>
    <w:rsid w:val="585B7080"/>
    <w:rsid w:val="58713D04"/>
    <w:rsid w:val="58714982"/>
    <w:rsid w:val="58736B5E"/>
    <w:rsid w:val="587547D2"/>
    <w:rsid w:val="588261A9"/>
    <w:rsid w:val="58880516"/>
    <w:rsid w:val="588B6438"/>
    <w:rsid w:val="588C109D"/>
    <w:rsid w:val="58905954"/>
    <w:rsid w:val="58936DBA"/>
    <w:rsid w:val="58A60892"/>
    <w:rsid w:val="58AB526C"/>
    <w:rsid w:val="58B03F42"/>
    <w:rsid w:val="58B23463"/>
    <w:rsid w:val="58B909C7"/>
    <w:rsid w:val="58C20149"/>
    <w:rsid w:val="58DE1801"/>
    <w:rsid w:val="58EB2CD9"/>
    <w:rsid w:val="58EB3ED4"/>
    <w:rsid w:val="59006110"/>
    <w:rsid w:val="59006D1F"/>
    <w:rsid w:val="590913DC"/>
    <w:rsid w:val="590942E3"/>
    <w:rsid w:val="590B5BFF"/>
    <w:rsid w:val="59175E8B"/>
    <w:rsid w:val="592465BB"/>
    <w:rsid w:val="592A1FA0"/>
    <w:rsid w:val="592B503C"/>
    <w:rsid w:val="592C31CC"/>
    <w:rsid w:val="59301A29"/>
    <w:rsid w:val="59345175"/>
    <w:rsid w:val="59346737"/>
    <w:rsid w:val="593764B8"/>
    <w:rsid w:val="593C03CE"/>
    <w:rsid w:val="594522A1"/>
    <w:rsid w:val="594A52F4"/>
    <w:rsid w:val="596015D1"/>
    <w:rsid w:val="59725B9E"/>
    <w:rsid w:val="597953F4"/>
    <w:rsid w:val="597C02A6"/>
    <w:rsid w:val="59816D8B"/>
    <w:rsid w:val="5988716F"/>
    <w:rsid w:val="598E29DF"/>
    <w:rsid w:val="598F6F27"/>
    <w:rsid w:val="59916C10"/>
    <w:rsid w:val="59925825"/>
    <w:rsid w:val="5993439F"/>
    <w:rsid w:val="59990E9C"/>
    <w:rsid w:val="59A51407"/>
    <w:rsid w:val="59AB7297"/>
    <w:rsid w:val="59B265A9"/>
    <w:rsid w:val="59B630DA"/>
    <w:rsid w:val="59C23156"/>
    <w:rsid w:val="59CE7D0B"/>
    <w:rsid w:val="59E1247C"/>
    <w:rsid w:val="59E12F11"/>
    <w:rsid w:val="59F739E5"/>
    <w:rsid w:val="59F8207D"/>
    <w:rsid w:val="59FA4DB0"/>
    <w:rsid w:val="59FD3918"/>
    <w:rsid w:val="5A0E3B19"/>
    <w:rsid w:val="5A134FAF"/>
    <w:rsid w:val="5A1E33BE"/>
    <w:rsid w:val="5A2D6692"/>
    <w:rsid w:val="5A350F59"/>
    <w:rsid w:val="5A4C75F6"/>
    <w:rsid w:val="5A5A3E7D"/>
    <w:rsid w:val="5A5A7F6B"/>
    <w:rsid w:val="5A614117"/>
    <w:rsid w:val="5A6941AD"/>
    <w:rsid w:val="5A6F6E37"/>
    <w:rsid w:val="5A79599D"/>
    <w:rsid w:val="5A8D4C55"/>
    <w:rsid w:val="5A925CE1"/>
    <w:rsid w:val="5A960522"/>
    <w:rsid w:val="5A9903F3"/>
    <w:rsid w:val="5A9B425C"/>
    <w:rsid w:val="5AA61A63"/>
    <w:rsid w:val="5AAB65A2"/>
    <w:rsid w:val="5ABD2242"/>
    <w:rsid w:val="5AC00378"/>
    <w:rsid w:val="5AC42F9C"/>
    <w:rsid w:val="5ACC16C4"/>
    <w:rsid w:val="5AD31A12"/>
    <w:rsid w:val="5ADB23D0"/>
    <w:rsid w:val="5ADB3EDA"/>
    <w:rsid w:val="5ADC6645"/>
    <w:rsid w:val="5ADD2807"/>
    <w:rsid w:val="5AE60877"/>
    <w:rsid w:val="5AEB6CAA"/>
    <w:rsid w:val="5AEE56F8"/>
    <w:rsid w:val="5AF7469F"/>
    <w:rsid w:val="5AFE566F"/>
    <w:rsid w:val="5B061305"/>
    <w:rsid w:val="5B0A4264"/>
    <w:rsid w:val="5B1347C8"/>
    <w:rsid w:val="5B1962AA"/>
    <w:rsid w:val="5B1E38DF"/>
    <w:rsid w:val="5B1E6522"/>
    <w:rsid w:val="5B2714FE"/>
    <w:rsid w:val="5B383EF0"/>
    <w:rsid w:val="5B405A1C"/>
    <w:rsid w:val="5B43645D"/>
    <w:rsid w:val="5B4F2C55"/>
    <w:rsid w:val="5B5B58F3"/>
    <w:rsid w:val="5B5F2313"/>
    <w:rsid w:val="5B692696"/>
    <w:rsid w:val="5B6D633C"/>
    <w:rsid w:val="5B6F1B1A"/>
    <w:rsid w:val="5B83703D"/>
    <w:rsid w:val="5B875EAA"/>
    <w:rsid w:val="5B9B01C2"/>
    <w:rsid w:val="5B9C2140"/>
    <w:rsid w:val="5BA12694"/>
    <w:rsid w:val="5BA63726"/>
    <w:rsid w:val="5BAB13E0"/>
    <w:rsid w:val="5BAD32DC"/>
    <w:rsid w:val="5BB21804"/>
    <w:rsid w:val="5BB74999"/>
    <w:rsid w:val="5BC0409F"/>
    <w:rsid w:val="5BC62EA9"/>
    <w:rsid w:val="5BCA0EF1"/>
    <w:rsid w:val="5BD275FE"/>
    <w:rsid w:val="5BD60271"/>
    <w:rsid w:val="5BDC1378"/>
    <w:rsid w:val="5BEE25A2"/>
    <w:rsid w:val="5BF048E5"/>
    <w:rsid w:val="5BFB0208"/>
    <w:rsid w:val="5C0505DA"/>
    <w:rsid w:val="5C193939"/>
    <w:rsid w:val="5C1B433A"/>
    <w:rsid w:val="5C1E0AD0"/>
    <w:rsid w:val="5C2426D6"/>
    <w:rsid w:val="5C2616BA"/>
    <w:rsid w:val="5C275649"/>
    <w:rsid w:val="5C2C5F2B"/>
    <w:rsid w:val="5C383020"/>
    <w:rsid w:val="5C50286B"/>
    <w:rsid w:val="5C524706"/>
    <w:rsid w:val="5C534F62"/>
    <w:rsid w:val="5C6115D0"/>
    <w:rsid w:val="5C6D79BC"/>
    <w:rsid w:val="5C70551F"/>
    <w:rsid w:val="5C756212"/>
    <w:rsid w:val="5C8154DE"/>
    <w:rsid w:val="5C830BF3"/>
    <w:rsid w:val="5C83740D"/>
    <w:rsid w:val="5C854698"/>
    <w:rsid w:val="5C87544E"/>
    <w:rsid w:val="5C8E0275"/>
    <w:rsid w:val="5C9B5C4B"/>
    <w:rsid w:val="5C9D0CD9"/>
    <w:rsid w:val="5CA135F2"/>
    <w:rsid w:val="5CAA1C4C"/>
    <w:rsid w:val="5CB16033"/>
    <w:rsid w:val="5CBB7A93"/>
    <w:rsid w:val="5CC21382"/>
    <w:rsid w:val="5CC21777"/>
    <w:rsid w:val="5CD17B6F"/>
    <w:rsid w:val="5CDC2895"/>
    <w:rsid w:val="5CDD0987"/>
    <w:rsid w:val="5CE15514"/>
    <w:rsid w:val="5CE317D9"/>
    <w:rsid w:val="5CEA5F4D"/>
    <w:rsid w:val="5CF05B92"/>
    <w:rsid w:val="5CF3692F"/>
    <w:rsid w:val="5CF521AE"/>
    <w:rsid w:val="5CFD4CA6"/>
    <w:rsid w:val="5D025940"/>
    <w:rsid w:val="5D0B3541"/>
    <w:rsid w:val="5D0B7780"/>
    <w:rsid w:val="5D100AEE"/>
    <w:rsid w:val="5D107299"/>
    <w:rsid w:val="5D153723"/>
    <w:rsid w:val="5D174FDF"/>
    <w:rsid w:val="5D1826E1"/>
    <w:rsid w:val="5D216533"/>
    <w:rsid w:val="5D293D58"/>
    <w:rsid w:val="5D2C69E5"/>
    <w:rsid w:val="5D3617D9"/>
    <w:rsid w:val="5D435AC2"/>
    <w:rsid w:val="5D512BC2"/>
    <w:rsid w:val="5D553791"/>
    <w:rsid w:val="5D627DBF"/>
    <w:rsid w:val="5D6A5CEB"/>
    <w:rsid w:val="5D800330"/>
    <w:rsid w:val="5D887B9D"/>
    <w:rsid w:val="5D961EFD"/>
    <w:rsid w:val="5D9B5E21"/>
    <w:rsid w:val="5DA253E6"/>
    <w:rsid w:val="5DA70F25"/>
    <w:rsid w:val="5DA73887"/>
    <w:rsid w:val="5DB42C29"/>
    <w:rsid w:val="5DB82D9D"/>
    <w:rsid w:val="5DC43514"/>
    <w:rsid w:val="5DC577D7"/>
    <w:rsid w:val="5DC76D53"/>
    <w:rsid w:val="5DD43762"/>
    <w:rsid w:val="5DD773BB"/>
    <w:rsid w:val="5DE20140"/>
    <w:rsid w:val="5DE3241A"/>
    <w:rsid w:val="5DE66629"/>
    <w:rsid w:val="5DE86B82"/>
    <w:rsid w:val="5DED448C"/>
    <w:rsid w:val="5DFC5B86"/>
    <w:rsid w:val="5E033269"/>
    <w:rsid w:val="5E0554E8"/>
    <w:rsid w:val="5E0905FD"/>
    <w:rsid w:val="5E093B16"/>
    <w:rsid w:val="5E0C2CE7"/>
    <w:rsid w:val="5E126FEF"/>
    <w:rsid w:val="5E156675"/>
    <w:rsid w:val="5E1B4B05"/>
    <w:rsid w:val="5E2625F1"/>
    <w:rsid w:val="5E3C656C"/>
    <w:rsid w:val="5E4D2893"/>
    <w:rsid w:val="5E4E55BD"/>
    <w:rsid w:val="5E4E725B"/>
    <w:rsid w:val="5E506AEA"/>
    <w:rsid w:val="5E574157"/>
    <w:rsid w:val="5E591FE4"/>
    <w:rsid w:val="5E6E5CA9"/>
    <w:rsid w:val="5E7074AA"/>
    <w:rsid w:val="5E7C42A2"/>
    <w:rsid w:val="5E821475"/>
    <w:rsid w:val="5E870B84"/>
    <w:rsid w:val="5E893E76"/>
    <w:rsid w:val="5E8A6B9D"/>
    <w:rsid w:val="5E8A7174"/>
    <w:rsid w:val="5E8F67DB"/>
    <w:rsid w:val="5E904AE9"/>
    <w:rsid w:val="5E917A27"/>
    <w:rsid w:val="5E923480"/>
    <w:rsid w:val="5EA15C6B"/>
    <w:rsid w:val="5EA26A25"/>
    <w:rsid w:val="5EA774E1"/>
    <w:rsid w:val="5EB652E1"/>
    <w:rsid w:val="5EC27F7D"/>
    <w:rsid w:val="5EC6539B"/>
    <w:rsid w:val="5ECE57C1"/>
    <w:rsid w:val="5ED27BE1"/>
    <w:rsid w:val="5EDD066D"/>
    <w:rsid w:val="5EDE7BB2"/>
    <w:rsid w:val="5EEA3697"/>
    <w:rsid w:val="5EFC2B71"/>
    <w:rsid w:val="5F0F0D64"/>
    <w:rsid w:val="5F101473"/>
    <w:rsid w:val="5F107E29"/>
    <w:rsid w:val="5F155F6C"/>
    <w:rsid w:val="5F250681"/>
    <w:rsid w:val="5F2C5541"/>
    <w:rsid w:val="5F2C69F1"/>
    <w:rsid w:val="5F470455"/>
    <w:rsid w:val="5F47052A"/>
    <w:rsid w:val="5F4722B2"/>
    <w:rsid w:val="5F4B550C"/>
    <w:rsid w:val="5F4D7362"/>
    <w:rsid w:val="5F4F7ABF"/>
    <w:rsid w:val="5F551369"/>
    <w:rsid w:val="5F707586"/>
    <w:rsid w:val="5F707953"/>
    <w:rsid w:val="5F7500E5"/>
    <w:rsid w:val="5F793868"/>
    <w:rsid w:val="5F7D71F9"/>
    <w:rsid w:val="5F7E545D"/>
    <w:rsid w:val="5F8057D6"/>
    <w:rsid w:val="5F8B5CE3"/>
    <w:rsid w:val="5F8C29CD"/>
    <w:rsid w:val="5F901009"/>
    <w:rsid w:val="5F943BDF"/>
    <w:rsid w:val="5F9927DB"/>
    <w:rsid w:val="5F9C58C9"/>
    <w:rsid w:val="5F9C705B"/>
    <w:rsid w:val="5FA40C30"/>
    <w:rsid w:val="5FA75D9D"/>
    <w:rsid w:val="5FAD636F"/>
    <w:rsid w:val="5FAE54BB"/>
    <w:rsid w:val="5FB5629B"/>
    <w:rsid w:val="5FBC0617"/>
    <w:rsid w:val="5FC45DA5"/>
    <w:rsid w:val="5FC95D2E"/>
    <w:rsid w:val="5FCF3B7C"/>
    <w:rsid w:val="5FD0335E"/>
    <w:rsid w:val="5FD8579F"/>
    <w:rsid w:val="5FE00798"/>
    <w:rsid w:val="5FF11618"/>
    <w:rsid w:val="5FF33162"/>
    <w:rsid w:val="5FF57A7D"/>
    <w:rsid w:val="5FF91247"/>
    <w:rsid w:val="60011EEE"/>
    <w:rsid w:val="60047698"/>
    <w:rsid w:val="600F7820"/>
    <w:rsid w:val="601640BF"/>
    <w:rsid w:val="60387704"/>
    <w:rsid w:val="60497E72"/>
    <w:rsid w:val="604E2987"/>
    <w:rsid w:val="605225AD"/>
    <w:rsid w:val="60593C66"/>
    <w:rsid w:val="6060290A"/>
    <w:rsid w:val="60614D83"/>
    <w:rsid w:val="6062439C"/>
    <w:rsid w:val="60707235"/>
    <w:rsid w:val="60713F48"/>
    <w:rsid w:val="607E472B"/>
    <w:rsid w:val="609637AA"/>
    <w:rsid w:val="60991C33"/>
    <w:rsid w:val="60A04705"/>
    <w:rsid w:val="60A71E00"/>
    <w:rsid w:val="60A82DA9"/>
    <w:rsid w:val="60B52B86"/>
    <w:rsid w:val="60B54617"/>
    <w:rsid w:val="60B63A21"/>
    <w:rsid w:val="60BB595B"/>
    <w:rsid w:val="60C93185"/>
    <w:rsid w:val="60D4371B"/>
    <w:rsid w:val="60D906E5"/>
    <w:rsid w:val="60D96EC5"/>
    <w:rsid w:val="60DF746E"/>
    <w:rsid w:val="60E37B17"/>
    <w:rsid w:val="60EC293D"/>
    <w:rsid w:val="60F27BDD"/>
    <w:rsid w:val="61007B13"/>
    <w:rsid w:val="61015962"/>
    <w:rsid w:val="61047F6C"/>
    <w:rsid w:val="610C02D6"/>
    <w:rsid w:val="610E331B"/>
    <w:rsid w:val="610F745A"/>
    <w:rsid w:val="6119217C"/>
    <w:rsid w:val="611A3281"/>
    <w:rsid w:val="611F090D"/>
    <w:rsid w:val="612B173B"/>
    <w:rsid w:val="613C5322"/>
    <w:rsid w:val="614550DE"/>
    <w:rsid w:val="6150017D"/>
    <w:rsid w:val="615029DD"/>
    <w:rsid w:val="61570C67"/>
    <w:rsid w:val="615801A9"/>
    <w:rsid w:val="615802FE"/>
    <w:rsid w:val="615A6FF1"/>
    <w:rsid w:val="6161611A"/>
    <w:rsid w:val="616F59D5"/>
    <w:rsid w:val="617131BA"/>
    <w:rsid w:val="6172699F"/>
    <w:rsid w:val="61732841"/>
    <w:rsid w:val="617B10D7"/>
    <w:rsid w:val="617B7A8A"/>
    <w:rsid w:val="61814D31"/>
    <w:rsid w:val="61853EF4"/>
    <w:rsid w:val="618F0540"/>
    <w:rsid w:val="619265F3"/>
    <w:rsid w:val="619906FA"/>
    <w:rsid w:val="61A47AED"/>
    <w:rsid w:val="61A54628"/>
    <w:rsid w:val="61A9153E"/>
    <w:rsid w:val="61B13507"/>
    <w:rsid w:val="61B34B4C"/>
    <w:rsid w:val="61B51E28"/>
    <w:rsid w:val="61BA3302"/>
    <w:rsid w:val="61BA5A1A"/>
    <w:rsid w:val="61C86CA3"/>
    <w:rsid w:val="61E07CDC"/>
    <w:rsid w:val="61E300D3"/>
    <w:rsid w:val="61E6106E"/>
    <w:rsid w:val="61E622D1"/>
    <w:rsid w:val="61E92196"/>
    <w:rsid w:val="61EF43FC"/>
    <w:rsid w:val="61EF7FDA"/>
    <w:rsid w:val="61F700AC"/>
    <w:rsid w:val="620B2614"/>
    <w:rsid w:val="62147872"/>
    <w:rsid w:val="62167D3B"/>
    <w:rsid w:val="621C60F6"/>
    <w:rsid w:val="621E1009"/>
    <w:rsid w:val="621F03DC"/>
    <w:rsid w:val="6229704E"/>
    <w:rsid w:val="622C0C68"/>
    <w:rsid w:val="62347EDF"/>
    <w:rsid w:val="62384A14"/>
    <w:rsid w:val="623930AA"/>
    <w:rsid w:val="623D6101"/>
    <w:rsid w:val="62431458"/>
    <w:rsid w:val="62460BE9"/>
    <w:rsid w:val="62465972"/>
    <w:rsid w:val="6249195C"/>
    <w:rsid w:val="624C1AC0"/>
    <w:rsid w:val="62516E64"/>
    <w:rsid w:val="62546428"/>
    <w:rsid w:val="625561EA"/>
    <w:rsid w:val="62663081"/>
    <w:rsid w:val="6269331C"/>
    <w:rsid w:val="62724B49"/>
    <w:rsid w:val="62800392"/>
    <w:rsid w:val="6286459E"/>
    <w:rsid w:val="6292480F"/>
    <w:rsid w:val="62A37BFA"/>
    <w:rsid w:val="62A81390"/>
    <w:rsid w:val="62B6148B"/>
    <w:rsid w:val="62B80A6E"/>
    <w:rsid w:val="62BC7103"/>
    <w:rsid w:val="62C4257B"/>
    <w:rsid w:val="62C80D9E"/>
    <w:rsid w:val="62C829E2"/>
    <w:rsid w:val="62CA5E14"/>
    <w:rsid w:val="62CC7D62"/>
    <w:rsid w:val="62EA53EE"/>
    <w:rsid w:val="63021165"/>
    <w:rsid w:val="63030AE1"/>
    <w:rsid w:val="63041C11"/>
    <w:rsid w:val="630B1B07"/>
    <w:rsid w:val="63153654"/>
    <w:rsid w:val="631A16EC"/>
    <w:rsid w:val="631B2660"/>
    <w:rsid w:val="631C3A98"/>
    <w:rsid w:val="63245995"/>
    <w:rsid w:val="63257C05"/>
    <w:rsid w:val="632A1D42"/>
    <w:rsid w:val="632A63B8"/>
    <w:rsid w:val="633540AD"/>
    <w:rsid w:val="6339455E"/>
    <w:rsid w:val="633B3BE7"/>
    <w:rsid w:val="63412486"/>
    <w:rsid w:val="634C0198"/>
    <w:rsid w:val="63500CA7"/>
    <w:rsid w:val="635E6CDF"/>
    <w:rsid w:val="63607B7A"/>
    <w:rsid w:val="63613BC2"/>
    <w:rsid w:val="6362751E"/>
    <w:rsid w:val="63677521"/>
    <w:rsid w:val="636E3230"/>
    <w:rsid w:val="636F16BC"/>
    <w:rsid w:val="63767B19"/>
    <w:rsid w:val="637773FD"/>
    <w:rsid w:val="637864C6"/>
    <w:rsid w:val="63796CEE"/>
    <w:rsid w:val="637D1D0F"/>
    <w:rsid w:val="638B13EF"/>
    <w:rsid w:val="638B3665"/>
    <w:rsid w:val="638D325A"/>
    <w:rsid w:val="63904DF3"/>
    <w:rsid w:val="63904FF2"/>
    <w:rsid w:val="63920D03"/>
    <w:rsid w:val="63954AE8"/>
    <w:rsid w:val="639954DD"/>
    <w:rsid w:val="639E6CB9"/>
    <w:rsid w:val="63A1353A"/>
    <w:rsid w:val="63B768E6"/>
    <w:rsid w:val="63BE3C8F"/>
    <w:rsid w:val="63C0151E"/>
    <w:rsid w:val="63C203C4"/>
    <w:rsid w:val="63CA644B"/>
    <w:rsid w:val="63D0638B"/>
    <w:rsid w:val="63D36DA7"/>
    <w:rsid w:val="63DD6492"/>
    <w:rsid w:val="63E825A5"/>
    <w:rsid w:val="63E93937"/>
    <w:rsid w:val="63F1024E"/>
    <w:rsid w:val="641273AC"/>
    <w:rsid w:val="64145B0B"/>
    <w:rsid w:val="64161503"/>
    <w:rsid w:val="641955A2"/>
    <w:rsid w:val="642023A1"/>
    <w:rsid w:val="642F7164"/>
    <w:rsid w:val="6431142E"/>
    <w:rsid w:val="64330CA0"/>
    <w:rsid w:val="643E324C"/>
    <w:rsid w:val="643E5DE0"/>
    <w:rsid w:val="643F2C05"/>
    <w:rsid w:val="644319E1"/>
    <w:rsid w:val="644323A0"/>
    <w:rsid w:val="64486223"/>
    <w:rsid w:val="64530429"/>
    <w:rsid w:val="64545B22"/>
    <w:rsid w:val="64600A52"/>
    <w:rsid w:val="646213F0"/>
    <w:rsid w:val="64645C52"/>
    <w:rsid w:val="64752441"/>
    <w:rsid w:val="64770797"/>
    <w:rsid w:val="647A2F18"/>
    <w:rsid w:val="648239C9"/>
    <w:rsid w:val="64827920"/>
    <w:rsid w:val="649338E6"/>
    <w:rsid w:val="649C4F72"/>
    <w:rsid w:val="64A15D85"/>
    <w:rsid w:val="64B10F29"/>
    <w:rsid w:val="64B1461A"/>
    <w:rsid w:val="64B76F2D"/>
    <w:rsid w:val="64BF1A4F"/>
    <w:rsid w:val="64C00105"/>
    <w:rsid w:val="64C1477C"/>
    <w:rsid w:val="64C520FE"/>
    <w:rsid w:val="64C968B3"/>
    <w:rsid w:val="64D64AE9"/>
    <w:rsid w:val="64E97DC9"/>
    <w:rsid w:val="64EB0DE1"/>
    <w:rsid w:val="64EE4C41"/>
    <w:rsid w:val="64F57D1B"/>
    <w:rsid w:val="650048CF"/>
    <w:rsid w:val="650725DC"/>
    <w:rsid w:val="652228EB"/>
    <w:rsid w:val="6522491C"/>
    <w:rsid w:val="652542B3"/>
    <w:rsid w:val="652B398C"/>
    <w:rsid w:val="652B5A3D"/>
    <w:rsid w:val="653D78FE"/>
    <w:rsid w:val="65423E01"/>
    <w:rsid w:val="65510EDE"/>
    <w:rsid w:val="65565743"/>
    <w:rsid w:val="65621338"/>
    <w:rsid w:val="65665C86"/>
    <w:rsid w:val="656924EB"/>
    <w:rsid w:val="656A62B7"/>
    <w:rsid w:val="65702E88"/>
    <w:rsid w:val="65722C0D"/>
    <w:rsid w:val="657B1662"/>
    <w:rsid w:val="657D1DE9"/>
    <w:rsid w:val="657D3F5C"/>
    <w:rsid w:val="658031BA"/>
    <w:rsid w:val="65836721"/>
    <w:rsid w:val="65846C03"/>
    <w:rsid w:val="65A63662"/>
    <w:rsid w:val="65BD3D3F"/>
    <w:rsid w:val="65BD6DBB"/>
    <w:rsid w:val="65C01CBD"/>
    <w:rsid w:val="65C25CA8"/>
    <w:rsid w:val="65CC7219"/>
    <w:rsid w:val="65CF42F0"/>
    <w:rsid w:val="65D02743"/>
    <w:rsid w:val="65D068A7"/>
    <w:rsid w:val="65D317E2"/>
    <w:rsid w:val="65D539B6"/>
    <w:rsid w:val="65D56238"/>
    <w:rsid w:val="65D951D4"/>
    <w:rsid w:val="65E10333"/>
    <w:rsid w:val="65E462F2"/>
    <w:rsid w:val="65E60C8A"/>
    <w:rsid w:val="65E63183"/>
    <w:rsid w:val="65EA69E7"/>
    <w:rsid w:val="65EA7EFC"/>
    <w:rsid w:val="65EE47FE"/>
    <w:rsid w:val="65FB5A31"/>
    <w:rsid w:val="6602798A"/>
    <w:rsid w:val="660B4B7E"/>
    <w:rsid w:val="660E18C6"/>
    <w:rsid w:val="661131CE"/>
    <w:rsid w:val="66173913"/>
    <w:rsid w:val="661C04A8"/>
    <w:rsid w:val="662618CF"/>
    <w:rsid w:val="662733D8"/>
    <w:rsid w:val="662B0FC4"/>
    <w:rsid w:val="663639F5"/>
    <w:rsid w:val="66384043"/>
    <w:rsid w:val="66391F1D"/>
    <w:rsid w:val="663B34CF"/>
    <w:rsid w:val="663F1C39"/>
    <w:rsid w:val="66476DAE"/>
    <w:rsid w:val="66494550"/>
    <w:rsid w:val="665276CB"/>
    <w:rsid w:val="66545B78"/>
    <w:rsid w:val="665B0ABE"/>
    <w:rsid w:val="665C6A93"/>
    <w:rsid w:val="66607D1C"/>
    <w:rsid w:val="6673701B"/>
    <w:rsid w:val="66796746"/>
    <w:rsid w:val="667C257E"/>
    <w:rsid w:val="66807ADF"/>
    <w:rsid w:val="668313EA"/>
    <w:rsid w:val="668E35DC"/>
    <w:rsid w:val="66921EF4"/>
    <w:rsid w:val="669A14C9"/>
    <w:rsid w:val="669E4E41"/>
    <w:rsid w:val="66A62DD5"/>
    <w:rsid w:val="66A7324A"/>
    <w:rsid w:val="66AE061E"/>
    <w:rsid w:val="66B127D1"/>
    <w:rsid w:val="66B64B69"/>
    <w:rsid w:val="66C216E5"/>
    <w:rsid w:val="66CF2941"/>
    <w:rsid w:val="66D94FEE"/>
    <w:rsid w:val="66DE1086"/>
    <w:rsid w:val="66DE64C3"/>
    <w:rsid w:val="66E76302"/>
    <w:rsid w:val="66EB1BC8"/>
    <w:rsid w:val="66F00E7A"/>
    <w:rsid w:val="66FB59FF"/>
    <w:rsid w:val="66FC3194"/>
    <w:rsid w:val="67000CC4"/>
    <w:rsid w:val="67020DDE"/>
    <w:rsid w:val="670C0A71"/>
    <w:rsid w:val="670C7527"/>
    <w:rsid w:val="67125AC3"/>
    <w:rsid w:val="67135C6C"/>
    <w:rsid w:val="671B3F95"/>
    <w:rsid w:val="67281F92"/>
    <w:rsid w:val="672A66BC"/>
    <w:rsid w:val="672F1EE9"/>
    <w:rsid w:val="672F4770"/>
    <w:rsid w:val="67375F14"/>
    <w:rsid w:val="67377E6A"/>
    <w:rsid w:val="67472F4E"/>
    <w:rsid w:val="675741E4"/>
    <w:rsid w:val="67591565"/>
    <w:rsid w:val="675B25C5"/>
    <w:rsid w:val="675C268C"/>
    <w:rsid w:val="676A026B"/>
    <w:rsid w:val="677379C2"/>
    <w:rsid w:val="67791457"/>
    <w:rsid w:val="677B2177"/>
    <w:rsid w:val="678073C3"/>
    <w:rsid w:val="67856147"/>
    <w:rsid w:val="678B7031"/>
    <w:rsid w:val="67AB1C79"/>
    <w:rsid w:val="67B3437E"/>
    <w:rsid w:val="67BB2324"/>
    <w:rsid w:val="67BD75FC"/>
    <w:rsid w:val="67BE6DBF"/>
    <w:rsid w:val="67C3579D"/>
    <w:rsid w:val="67DA6998"/>
    <w:rsid w:val="67DB259B"/>
    <w:rsid w:val="67E4410B"/>
    <w:rsid w:val="67E61062"/>
    <w:rsid w:val="67F0121E"/>
    <w:rsid w:val="68107352"/>
    <w:rsid w:val="68124376"/>
    <w:rsid w:val="681309EC"/>
    <w:rsid w:val="68150474"/>
    <w:rsid w:val="68167989"/>
    <w:rsid w:val="68171BE1"/>
    <w:rsid w:val="6817390F"/>
    <w:rsid w:val="681A5D6B"/>
    <w:rsid w:val="682C6163"/>
    <w:rsid w:val="683010FE"/>
    <w:rsid w:val="683015A9"/>
    <w:rsid w:val="68424F49"/>
    <w:rsid w:val="6848639A"/>
    <w:rsid w:val="685B5E2F"/>
    <w:rsid w:val="685D0DDE"/>
    <w:rsid w:val="685F72D1"/>
    <w:rsid w:val="686437FE"/>
    <w:rsid w:val="686D708D"/>
    <w:rsid w:val="68743D7A"/>
    <w:rsid w:val="6875694D"/>
    <w:rsid w:val="68790ACE"/>
    <w:rsid w:val="687E78F1"/>
    <w:rsid w:val="68863414"/>
    <w:rsid w:val="689345C1"/>
    <w:rsid w:val="689A377B"/>
    <w:rsid w:val="68A96318"/>
    <w:rsid w:val="68B266C2"/>
    <w:rsid w:val="68B814AC"/>
    <w:rsid w:val="68BA5422"/>
    <w:rsid w:val="68C05561"/>
    <w:rsid w:val="68D679EE"/>
    <w:rsid w:val="68E21C86"/>
    <w:rsid w:val="68E40D54"/>
    <w:rsid w:val="68F21B24"/>
    <w:rsid w:val="68FC5F2F"/>
    <w:rsid w:val="6908207B"/>
    <w:rsid w:val="690F02BE"/>
    <w:rsid w:val="69106560"/>
    <w:rsid w:val="6911583C"/>
    <w:rsid w:val="6915185C"/>
    <w:rsid w:val="691813E2"/>
    <w:rsid w:val="69185578"/>
    <w:rsid w:val="69185705"/>
    <w:rsid w:val="69192CC5"/>
    <w:rsid w:val="691F62C5"/>
    <w:rsid w:val="692E5F83"/>
    <w:rsid w:val="69360227"/>
    <w:rsid w:val="69436991"/>
    <w:rsid w:val="6954604C"/>
    <w:rsid w:val="69593548"/>
    <w:rsid w:val="695A00A4"/>
    <w:rsid w:val="69634169"/>
    <w:rsid w:val="69635994"/>
    <w:rsid w:val="6964192F"/>
    <w:rsid w:val="696721C8"/>
    <w:rsid w:val="69684E10"/>
    <w:rsid w:val="696F0821"/>
    <w:rsid w:val="69861956"/>
    <w:rsid w:val="69924701"/>
    <w:rsid w:val="69930AD1"/>
    <w:rsid w:val="69A437A8"/>
    <w:rsid w:val="69AD7EBB"/>
    <w:rsid w:val="69BB3AF9"/>
    <w:rsid w:val="69BF3729"/>
    <w:rsid w:val="69C35E51"/>
    <w:rsid w:val="69D13CBA"/>
    <w:rsid w:val="69E4766C"/>
    <w:rsid w:val="69E55FFC"/>
    <w:rsid w:val="69EE19D1"/>
    <w:rsid w:val="69FA7C16"/>
    <w:rsid w:val="6A032CC6"/>
    <w:rsid w:val="6A0B49C4"/>
    <w:rsid w:val="6A0D2D92"/>
    <w:rsid w:val="6A150846"/>
    <w:rsid w:val="6A16584E"/>
    <w:rsid w:val="6A166512"/>
    <w:rsid w:val="6A314BE1"/>
    <w:rsid w:val="6A362A7F"/>
    <w:rsid w:val="6A420032"/>
    <w:rsid w:val="6A434B5C"/>
    <w:rsid w:val="6A49275A"/>
    <w:rsid w:val="6A5F79C4"/>
    <w:rsid w:val="6A7D106B"/>
    <w:rsid w:val="6A802D8F"/>
    <w:rsid w:val="6A80581D"/>
    <w:rsid w:val="6A8E32C0"/>
    <w:rsid w:val="6A8E4CB8"/>
    <w:rsid w:val="6A8F6326"/>
    <w:rsid w:val="6A9051C3"/>
    <w:rsid w:val="6A9A0CFE"/>
    <w:rsid w:val="6AA4572A"/>
    <w:rsid w:val="6AA45981"/>
    <w:rsid w:val="6AA81DED"/>
    <w:rsid w:val="6AA9354F"/>
    <w:rsid w:val="6AAA68C2"/>
    <w:rsid w:val="6AB00405"/>
    <w:rsid w:val="6AB11AF0"/>
    <w:rsid w:val="6AB567B8"/>
    <w:rsid w:val="6AB5708C"/>
    <w:rsid w:val="6ABA04B4"/>
    <w:rsid w:val="6AC55ECE"/>
    <w:rsid w:val="6ACF3E73"/>
    <w:rsid w:val="6AE37117"/>
    <w:rsid w:val="6AF800E4"/>
    <w:rsid w:val="6AFB2967"/>
    <w:rsid w:val="6AFD152A"/>
    <w:rsid w:val="6B121AAA"/>
    <w:rsid w:val="6B1D7236"/>
    <w:rsid w:val="6B21465E"/>
    <w:rsid w:val="6B2727F5"/>
    <w:rsid w:val="6B29458A"/>
    <w:rsid w:val="6B2A15EC"/>
    <w:rsid w:val="6B2B185B"/>
    <w:rsid w:val="6B3B1629"/>
    <w:rsid w:val="6B3E1361"/>
    <w:rsid w:val="6B433C63"/>
    <w:rsid w:val="6B454384"/>
    <w:rsid w:val="6B46770E"/>
    <w:rsid w:val="6B4E0B68"/>
    <w:rsid w:val="6B6F34FB"/>
    <w:rsid w:val="6B752D98"/>
    <w:rsid w:val="6B8B1DDA"/>
    <w:rsid w:val="6B8E0F98"/>
    <w:rsid w:val="6B910BA2"/>
    <w:rsid w:val="6BA20565"/>
    <w:rsid w:val="6BB37B60"/>
    <w:rsid w:val="6BBA3C82"/>
    <w:rsid w:val="6BC90C26"/>
    <w:rsid w:val="6BD46D95"/>
    <w:rsid w:val="6BD70D40"/>
    <w:rsid w:val="6BD7539B"/>
    <w:rsid w:val="6BD91AE2"/>
    <w:rsid w:val="6BDB2F49"/>
    <w:rsid w:val="6BE05D30"/>
    <w:rsid w:val="6BE369D5"/>
    <w:rsid w:val="6BE744F4"/>
    <w:rsid w:val="6BEC1A11"/>
    <w:rsid w:val="6BF0447F"/>
    <w:rsid w:val="6BF61E9B"/>
    <w:rsid w:val="6BFD6A2D"/>
    <w:rsid w:val="6BFE6BE3"/>
    <w:rsid w:val="6C0D7673"/>
    <w:rsid w:val="6C1D566B"/>
    <w:rsid w:val="6C250955"/>
    <w:rsid w:val="6C271D82"/>
    <w:rsid w:val="6C2E5D70"/>
    <w:rsid w:val="6C343032"/>
    <w:rsid w:val="6C4258A4"/>
    <w:rsid w:val="6C464D02"/>
    <w:rsid w:val="6C5966FE"/>
    <w:rsid w:val="6C682B4A"/>
    <w:rsid w:val="6C693E7F"/>
    <w:rsid w:val="6C7402AD"/>
    <w:rsid w:val="6C7F0402"/>
    <w:rsid w:val="6C864477"/>
    <w:rsid w:val="6C8728F0"/>
    <w:rsid w:val="6C897939"/>
    <w:rsid w:val="6C8E5FF1"/>
    <w:rsid w:val="6C997CE0"/>
    <w:rsid w:val="6C9E3E77"/>
    <w:rsid w:val="6CAA7AD1"/>
    <w:rsid w:val="6CAE6833"/>
    <w:rsid w:val="6CBD41A8"/>
    <w:rsid w:val="6CBE55B9"/>
    <w:rsid w:val="6CC175C4"/>
    <w:rsid w:val="6CC36B0B"/>
    <w:rsid w:val="6CCB5CA6"/>
    <w:rsid w:val="6CD4569E"/>
    <w:rsid w:val="6CD706DE"/>
    <w:rsid w:val="6CD97A0B"/>
    <w:rsid w:val="6CE53A0C"/>
    <w:rsid w:val="6CE753F8"/>
    <w:rsid w:val="6CEA04F4"/>
    <w:rsid w:val="6CEA1BB0"/>
    <w:rsid w:val="6CF05674"/>
    <w:rsid w:val="6CFA2CAA"/>
    <w:rsid w:val="6CFA4A64"/>
    <w:rsid w:val="6CFC7733"/>
    <w:rsid w:val="6CFF5461"/>
    <w:rsid w:val="6CFF5633"/>
    <w:rsid w:val="6D13559D"/>
    <w:rsid w:val="6D145368"/>
    <w:rsid w:val="6D201E73"/>
    <w:rsid w:val="6D5616A5"/>
    <w:rsid w:val="6D566976"/>
    <w:rsid w:val="6D5E32FD"/>
    <w:rsid w:val="6D5F2DF2"/>
    <w:rsid w:val="6D670793"/>
    <w:rsid w:val="6D7663EE"/>
    <w:rsid w:val="6D774915"/>
    <w:rsid w:val="6D787686"/>
    <w:rsid w:val="6D8215C4"/>
    <w:rsid w:val="6D8A47E9"/>
    <w:rsid w:val="6D8D0555"/>
    <w:rsid w:val="6D8E0E3D"/>
    <w:rsid w:val="6D9A4A8C"/>
    <w:rsid w:val="6DA118CC"/>
    <w:rsid w:val="6DA133BB"/>
    <w:rsid w:val="6DA573AC"/>
    <w:rsid w:val="6DAC3FE7"/>
    <w:rsid w:val="6DB026EE"/>
    <w:rsid w:val="6DB70C83"/>
    <w:rsid w:val="6DB71474"/>
    <w:rsid w:val="6DBC36C1"/>
    <w:rsid w:val="6DC11E24"/>
    <w:rsid w:val="6DC31B1D"/>
    <w:rsid w:val="6DC82FD4"/>
    <w:rsid w:val="6DCB04EF"/>
    <w:rsid w:val="6DCC55EA"/>
    <w:rsid w:val="6DCD5DBB"/>
    <w:rsid w:val="6DD37AF4"/>
    <w:rsid w:val="6DD4207A"/>
    <w:rsid w:val="6DE86116"/>
    <w:rsid w:val="6DEA76D2"/>
    <w:rsid w:val="6E06738C"/>
    <w:rsid w:val="6E090D0A"/>
    <w:rsid w:val="6E09211D"/>
    <w:rsid w:val="6E0D4DA9"/>
    <w:rsid w:val="6E155671"/>
    <w:rsid w:val="6E1938D1"/>
    <w:rsid w:val="6E1B63AC"/>
    <w:rsid w:val="6E2056EF"/>
    <w:rsid w:val="6E3125A1"/>
    <w:rsid w:val="6E3A533D"/>
    <w:rsid w:val="6E3B7E0E"/>
    <w:rsid w:val="6E3E7A89"/>
    <w:rsid w:val="6E4743F1"/>
    <w:rsid w:val="6E4F570E"/>
    <w:rsid w:val="6E5065D6"/>
    <w:rsid w:val="6E544124"/>
    <w:rsid w:val="6E587EA2"/>
    <w:rsid w:val="6E5E1BE7"/>
    <w:rsid w:val="6E5E20C0"/>
    <w:rsid w:val="6E5F1D67"/>
    <w:rsid w:val="6E5F707E"/>
    <w:rsid w:val="6E643FD7"/>
    <w:rsid w:val="6E663D7D"/>
    <w:rsid w:val="6E6F1CF4"/>
    <w:rsid w:val="6E7072B1"/>
    <w:rsid w:val="6E7E6657"/>
    <w:rsid w:val="6E7F49CE"/>
    <w:rsid w:val="6E960569"/>
    <w:rsid w:val="6E996A40"/>
    <w:rsid w:val="6E9C440F"/>
    <w:rsid w:val="6E9D4876"/>
    <w:rsid w:val="6EA16277"/>
    <w:rsid w:val="6EA3770C"/>
    <w:rsid w:val="6EA83D08"/>
    <w:rsid w:val="6EAE7FAE"/>
    <w:rsid w:val="6EBB7491"/>
    <w:rsid w:val="6EBF44D8"/>
    <w:rsid w:val="6EC4294C"/>
    <w:rsid w:val="6EC712E7"/>
    <w:rsid w:val="6ECD0A08"/>
    <w:rsid w:val="6ECE4257"/>
    <w:rsid w:val="6ED014B1"/>
    <w:rsid w:val="6ED02ACD"/>
    <w:rsid w:val="6ED36670"/>
    <w:rsid w:val="6ED64FD2"/>
    <w:rsid w:val="6EF61684"/>
    <w:rsid w:val="6EF8035B"/>
    <w:rsid w:val="6F230D32"/>
    <w:rsid w:val="6F234E64"/>
    <w:rsid w:val="6F281E32"/>
    <w:rsid w:val="6F295C29"/>
    <w:rsid w:val="6F2B6905"/>
    <w:rsid w:val="6F33219C"/>
    <w:rsid w:val="6F4438D5"/>
    <w:rsid w:val="6F465E41"/>
    <w:rsid w:val="6F4A5D1E"/>
    <w:rsid w:val="6F4F691C"/>
    <w:rsid w:val="6F52448C"/>
    <w:rsid w:val="6F590BEB"/>
    <w:rsid w:val="6F63625D"/>
    <w:rsid w:val="6F76508E"/>
    <w:rsid w:val="6F830A8A"/>
    <w:rsid w:val="6F83626E"/>
    <w:rsid w:val="6F8906FC"/>
    <w:rsid w:val="6F8942FA"/>
    <w:rsid w:val="6F8F300E"/>
    <w:rsid w:val="6F8F403F"/>
    <w:rsid w:val="6F9042D2"/>
    <w:rsid w:val="6F913984"/>
    <w:rsid w:val="6F914ED6"/>
    <w:rsid w:val="6F930B4E"/>
    <w:rsid w:val="6F960C48"/>
    <w:rsid w:val="6FA2623C"/>
    <w:rsid w:val="6FA37084"/>
    <w:rsid w:val="6FAA176B"/>
    <w:rsid w:val="6FAE2EF9"/>
    <w:rsid w:val="6FBA3271"/>
    <w:rsid w:val="6FBD59CD"/>
    <w:rsid w:val="6FBD7C26"/>
    <w:rsid w:val="6FCA3178"/>
    <w:rsid w:val="6FCF129F"/>
    <w:rsid w:val="6FD12BB5"/>
    <w:rsid w:val="6FD46AA0"/>
    <w:rsid w:val="6FD56C40"/>
    <w:rsid w:val="6FE864E7"/>
    <w:rsid w:val="6FEB07FD"/>
    <w:rsid w:val="6FEB6C55"/>
    <w:rsid w:val="6FEC0DA5"/>
    <w:rsid w:val="6FF1597E"/>
    <w:rsid w:val="6FF21030"/>
    <w:rsid w:val="70002FE4"/>
    <w:rsid w:val="700620B4"/>
    <w:rsid w:val="700A1E22"/>
    <w:rsid w:val="700A6CF1"/>
    <w:rsid w:val="700B1E76"/>
    <w:rsid w:val="70151B24"/>
    <w:rsid w:val="701C3FA1"/>
    <w:rsid w:val="701D0DB3"/>
    <w:rsid w:val="701E2021"/>
    <w:rsid w:val="70220A73"/>
    <w:rsid w:val="70236763"/>
    <w:rsid w:val="702441CE"/>
    <w:rsid w:val="702D148F"/>
    <w:rsid w:val="703943FE"/>
    <w:rsid w:val="703C2656"/>
    <w:rsid w:val="704F7143"/>
    <w:rsid w:val="70504075"/>
    <w:rsid w:val="7064662D"/>
    <w:rsid w:val="707577CC"/>
    <w:rsid w:val="707647DB"/>
    <w:rsid w:val="70782FE0"/>
    <w:rsid w:val="70835EA1"/>
    <w:rsid w:val="708C58CC"/>
    <w:rsid w:val="708E0170"/>
    <w:rsid w:val="70965969"/>
    <w:rsid w:val="709D6E34"/>
    <w:rsid w:val="70A72179"/>
    <w:rsid w:val="70A9229B"/>
    <w:rsid w:val="70B754F7"/>
    <w:rsid w:val="70C312F8"/>
    <w:rsid w:val="70C718A9"/>
    <w:rsid w:val="70CD3B29"/>
    <w:rsid w:val="70D57EF0"/>
    <w:rsid w:val="70D87AFD"/>
    <w:rsid w:val="70DF0DAF"/>
    <w:rsid w:val="70F33E6C"/>
    <w:rsid w:val="70F444AF"/>
    <w:rsid w:val="70F738C9"/>
    <w:rsid w:val="70FE1713"/>
    <w:rsid w:val="70FE1F01"/>
    <w:rsid w:val="710852FD"/>
    <w:rsid w:val="710A52D3"/>
    <w:rsid w:val="710C0EBC"/>
    <w:rsid w:val="71193AD7"/>
    <w:rsid w:val="712212C8"/>
    <w:rsid w:val="71276FD8"/>
    <w:rsid w:val="7137052C"/>
    <w:rsid w:val="71457BE6"/>
    <w:rsid w:val="71500A63"/>
    <w:rsid w:val="71566A5A"/>
    <w:rsid w:val="71571B11"/>
    <w:rsid w:val="71642F7A"/>
    <w:rsid w:val="716D5D28"/>
    <w:rsid w:val="71720332"/>
    <w:rsid w:val="71797294"/>
    <w:rsid w:val="71797DD7"/>
    <w:rsid w:val="717A5047"/>
    <w:rsid w:val="717D621A"/>
    <w:rsid w:val="718C4826"/>
    <w:rsid w:val="71932F20"/>
    <w:rsid w:val="71997795"/>
    <w:rsid w:val="71A57230"/>
    <w:rsid w:val="71B04534"/>
    <w:rsid w:val="71B42DA0"/>
    <w:rsid w:val="71B80A44"/>
    <w:rsid w:val="71BE7FED"/>
    <w:rsid w:val="71BF6ABF"/>
    <w:rsid w:val="71C5030F"/>
    <w:rsid w:val="71C7752E"/>
    <w:rsid w:val="71CA1BA5"/>
    <w:rsid w:val="71CB7F7D"/>
    <w:rsid w:val="71D01E0E"/>
    <w:rsid w:val="71E03056"/>
    <w:rsid w:val="71E05943"/>
    <w:rsid w:val="71E624A4"/>
    <w:rsid w:val="71EA0DE6"/>
    <w:rsid w:val="71F03D19"/>
    <w:rsid w:val="71F72C8D"/>
    <w:rsid w:val="71F95D3D"/>
    <w:rsid w:val="71FA2DB0"/>
    <w:rsid w:val="71FB5308"/>
    <w:rsid w:val="72002B7A"/>
    <w:rsid w:val="720207F8"/>
    <w:rsid w:val="72031F65"/>
    <w:rsid w:val="72041A8E"/>
    <w:rsid w:val="72053B88"/>
    <w:rsid w:val="7208261C"/>
    <w:rsid w:val="72196DF1"/>
    <w:rsid w:val="721C1E7B"/>
    <w:rsid w:val="72247032"/>
    <w:rsid w:val="722F32DE"/>
    <w:rsid w:val="723257E8"/>
    <w:rsid w:val="7234129A"/>
    <w:rsid w:val="724E4FA2"/>
    <w:rsid w:val="724F0EC2"/>
    <w:rsid w:val="72557DC6"/>
    <w:rsid w:val="726014FE"/>
    <w:rsid w:val="726B2D41"/>
    <w:rsid w:val="7275335E"/>
    <w:rsid w:val="727C3957"/>
    <w:rsid w:val="727D0751"/>
    <w:rsid w:val="729E1B94"/>
    <w:rsid w:val="72BD4DAF"/>
    <w:rsid w:val="72BF4B39"/>
    <w:rsid w:val="72CB73DC"/>
    <w:rsid w:val="72D60240"/>
    <w:rsid w:val="72F44127"/>
    <w:rsid w:val="72F7518D"/>
    <w:rsid w:val="730144F3"/>
    <w:rsid w:val="731357D0"/>
    <w:rsid w:val="73146799"/>
    <w:rsid w:val="73156344"/>
    <w:rsid w:val="731E338E"/>
    <w:rsid w:val="73210D36"/>
    <w:rsid w:val="73263E43"/>
    <w:rsid w:val="732C0065"/>
    <w:rsid w:val="733068C1"/>
    <w:rsid w:val="73330C84"/>
    <w:rsid w:val="73497F0C"/>
    <w:rsid w:val="735B1188"/>
    <w:rsid w:val="735C6FE0"/>
    <w:rsid w:val="735E5441"/>
    <w:rsid w:val="735F68D1"/>
    <w:rsid w:val="73717B30"/>
    <w:rsid w:val="73717C9D"/>
    <w:rsid w:val="73755152"/>
    <w:rsid w:val="737A295F"/>
    <w:rsid w:val="737B5E57"/>
    <w:rsid w:val="73890E7B"/>
    <w:rsid w:val="738A433E"/>
    <w:rsid w:val="738F7BF9"/>
    <w:rsid w:val="7395478C"/>
    <w:rsid w:val="73964F8D"/>
    <w:rsid w:val="73996DE3"/>
    <w:rsid w:val="739E2550"/>
    <w:rsid w:val="73A66881"/>
    <w:rsid w:val="73AD26CF"/>
    <w:rsid w:val="73B87011"/>
    <w:rsid w:val="73B93AA1"/>
    <w:rsid w:val="73BE0629"/>
    <w:rsid w:val="73C34AE1"/>
    <w:rsid w:val="73C51BC9"/>
    <w:rsid w:val="73CE0193"/>
    <w:rsid w:val="73DE5E58"/>
    <w:rsid w:val="73E55039"/>
    <w:rsid w:val="73E754BD"/>
    <w:rsid w:val="73E8357B"/>
    <w:rsid w:val="73EB23D2"/>
    <w:rsid w:val="73EC1D82"/>
    <w:rsid w:val="73ED440A"/>
    <w:rsid w:val="73F6144E"/>
    <w:rsid w:val="73F70D9B"/>
    <w:rsid w:val="74095955"/>
    <w:rsid w:val="740F0770"/>
    <w:rsid w:val="74114D72"/>
    <w:rsid w:val="74164BE5"/>
    <w:rsid w:val="741C126E"/>
    <w:rsid w:val="741D76F9"/>
    <w:rsid w:val="741E3751"/>
    <w:rsid w:val="74237D69"/>
    <w:rsid w:val="742C32E2"/>
    <w:rsid w:val="742C5877"/>
    <w:rsid w:val="742F7A71"/>
    <w:rsid w:val="743933DB"/>
    <w:rsid w:val="743A663F"/>
    <w:rsid w:val="743C50F6"/>
    <w:rsid w:val="743D0232"/>
    <w:rsid w:val="74490661"/>
    <w:rsid w:val="744D7E6C"/>
    <w:rsid w:val="745825E0"/>
    <w:rsid w:val="745F60EB"/>
    <w:rsid w:val="7462249D"/>
    <w:rsid w:val="747221FA"/>
    <w:rsid w:val="747F6232"/>
    <w:rsid w:val="748032B3"/>
    <w:rsid w:val="74841C84"/>
    <w:rsid w:val="74981D8E"/>
    <w:rsid w:val="749B0110"/>
    <w:rsid w:val="749E1EF6"/>
    <w:rsid w:val="74A20DB5"/>
    <w:rsid w:val="74A303F0"/>
    <w:rsid w:val="74A439F9"/>
    <w:rsid w:val="74A57A57"/>
    <w:rsid w:val="74AD02B4"/>
    <w:rsid w:val="74AF7F20"/>
    <w:rsid w:val="74B23C4F"/>
    <w:rsid w:val="74B40A9C"/>
    <w:rsid w:val="74B66358"/>
    <w:rsid w:val="74B84648"/>
    <w:rsid w:val="74B966F5"/>
    <w:rsid w:val="74BD6383"/>
    <w:rsid w:val="74C9575F"/>
    <w:rsid w:val="74D33BDE"/>
    <w:rsid w:val="74D96F1C"/>
    <w:rsid w:val="74DD2444"/>
    <w:rsid w:val="74E152CB"/>
    <w:rsid w:val="74E24048"/>
    <w:rsid w:val="74E909FD"/>
    <w:rsid w:val="74EA14B1"/>
    <w:rsid w:val="74F040EF"/>
    <w:rsid w:val="74F12D73"/>
    <w:rsid w:val="74F16D75"/>
    <w:rsid w:val="750A791C"/>
    <w:rsid w:val="750B1BAD"/>
    <w:rsid w:val="751536F2"/>
    <w:rsid w:val="7524424E"/>
    <w:rsid w:val="75336051"/>
    <w:rsid w:val="755B4764"/>
    <w:rsid w:val="75603F6F"/>
    <w:rsid w:val="756D31CD"/>
    <w:rsid w:val="756E3917"/>
    <w:rsid w:val="756F4606"/>
    <w:rsid w:val="75734265"/>
    <w:rsid w:val="75763106"/>
    <w:rsid w:val="7582387F"/>
    <w:rsid w:val="75835C88"/>
    <w:rsid w:val="75877728"/>
    <w:rsid w:val="758C49D7"/>
    <w:rsid w:val="75974E97"/>
    <w:rsid w:val="75B402FB"/>
    <w:rsid w:val="75B75FA5"/>
    <w:rsid w:val="75C75F84"/>
    <w:rsid w:val="75DA0678"/>
    <w:rsid w:val="75DC0C18"/>
    <w:rsid w:val="75E043D2"/>
    <w:rsid w:val="75E06CE5"/>
    <w:rsid w:val="75E43CB3"/>
    <w:rsid w:val="75F45AC2"/>
    <w:rsid w:val="75FC1C21"/>
    <w:rsid w:val="75FE3BE7"/>
    <w:rsid w:val="76077B22"/>
    <w:rsid w:val="761758EB"/>
    <w:rsid w:val="762D1840"/>
    <w:rsid w:val="762F3944"/>
    <w:rsid w:val="763A1DF0"/>
    <w:rsid w:val="763A6BB2"/>
    <w:rsid w:val="763C019F"/>
    <w:rsid w:val="764073CC"/>
    <w:rsid w:val="7642558E"/>
    <w:rsid w:val="764861AD"/>
    <w:rsid w:val="764F3AAD"/>
    <w:rsid w:val="765717E5"/>
    <w:rsid w:val="765D1251"/>
    <w:rsid w:val="7666224D"/>
    <w:rsid w:val="76670E94"/>
    <w:rsid w:val="766A40AB"/>
    <w:rsid w:val="766B7AE9"/>
    <w:rsid w:val="766C6B01"/>
    <w:rsid w:val="76705261"/>
    <w:rsid w:val="76761224"/>
    <w:rsid w:val="767C389F"/>
    <w:rsid w:val="7682346D"/>
    <w:rsid w:val="768E12BB"/>
    <w:rsid w:val="76935D1A"/>
    <w:rsid w:val="76A103BD"/>
    <w:rsid w:val="76A14403"/>
    <w:rsid w:val="76AA2A6E"/>
    <w:rsid w:val="76AB4B28"/>
    <w:rsid w:val="76B5216C"/>
    <w:rsid w:val="76BA384F"/>
    <w:rsid w:val="76C76A5E"/>
    <w:rsid w:val="76CC47F3"/>
    <w:rsid w:val="76D05166"/>
    <w:rsid w:val="76E51469"/>
    <w:rsid w:val="76EF2697"/>
    <w:rsid w:val="76FF1250"/>
    <w:rsid w:val="77003CE7"/>
    <w:rsid w:val="77177AE1"/>
    <w:rsid w:val="771B11CB"/>
    <w:rsid w:val="771B3031"/>
    <w:rsid w:val="773753DE"/>
    <w:rsid w:val="773E1C1B"/>
    <w:rsid w:val="7742452A"/>
    <w:rsid w:val="77456AE1"/>
    <w:rsid w:val="77472D97"/>
    <w:rsid w:val="774E139B"/>
    <w:rsid w:val="77502D94"/>
    <w:rsid w:val="77577617"/>
    <w:rsid w:val="775E417A"/>
    <w:rsid w:val="77685F9B"/>
    <w:rsid w:val="776C5453"/>
    <w:rsid w:val="776E2470"/>
    <w:rsid w:val="77704E9A"/>
    <w:rsid w:val="777D6D92"/>
    <w:rsid w:val="778064FA"/>
    <w:rsid w:val="778144D8"/>
    <w:rsid w:val="778B3530"/>
    <w:rsid w:val="77980AAF"/>
    <w:rsid w:val="779E0419"/>
    <w:rsid w:val="779E79FD"/>
    <w:rsid w:val="779F6FCB"/>
    <w:rsid w:val="77A0302F"/>
    <w:rsid w:val="77A53960"/>
    <w:rsid w:val="77A86C3E"/>
    <w:rsid w:val="77AC4F7D"/>
    <w:rsid w:val="77B25844"/>
    <w:rsid w:val="77BA7C45"/>
    <w:rsid w:val="77C660DD"/>
    <w:rsid w:val="77CE0C4D"/>
    <w:rsid w:val="77CF4428"/>
    <w:rsid w:val="77D26310"/>
    <w:rsid w:val="77E434F0"/>
    <w:rsid w:val="77E71836"/>
    <w:rsid w:val="77EC3ECD"/>
    <w:rsid w:val="77ED35E6"/>
    <w:rsid w:val="7800522E"/>
    <w:rsid w:val="780764A7"/>
    <w:rsid w:val="780B2DF7"/>
    <w:rsid w:val="78101B39"/>
    <w:rsid w:val="7810432B"/>
    <w:rsid w:val="78114F55"/>
    <w:rsid w:val="78177082"/>
    <w:rsid w:val="78186FCB"/>
    <w:rsid w:val="782A71C3"/>
    <w:rsid w:val="782B2E53"/>
    <w:rsid w:val="782D3D7D"/>
    <w:rsid w:val="7831358A"/>
    <w:rsid w:val="78333389"/>
    <w:rsid w:val="783E0663"/>
    <w:rsid w:val="78447002"/>
    <w:rsid w:val="78452C91"/>
    <w:rsid w:val="7846221B"/>
    <w:rsid w:val="784B3700"/>
    <w:rsid w:val="784C3E12"/>
    <w:rsid w:val="78505DC3"/>
    <w:rsid w:val="786934F7"/>
    <w:rsid w:val="78740627"/>
    <w:rsid w:val="78847182"/>
    <w:rsid w:val="788A485A"/>
    <w:rsid w:val="788C5957"/>
    <w:rsid w:val="78955DE1"/>
    <w:rsid w:val="7896487B"/>
    <w:rsid w:val="78984008"/>
    <w:rsid w:val="78A506D7"/>
    <w:rsid w:val="78A81C23"/>
    <w:rsid w:val="78C44A2A"/>
    <w:rsid w:val="78CE29F9"/>
    <w:rsid w:val="78D0563A"/>
    <w:rsid w:val="78D31565"/>
    <w:rsid w:val="78D36113"/>
    <w:rsid w:val="78ED0572"/>
    <w:rsid w:val="78F3590D"/>
    <w:rsid w:val="790761DE"/>
    <w:rsid w:val="790A1B12"/>
    <w:rsid w:val="790B439D"/>
    <w:rsid w:val="791256A5"/>
    <w:rsid w:val="79165C13"/>
    <w:rsid w:val="7917361F"/>
    <w:rsid w:val="79183256"/>
    <w:rsid w:val="791B0ABF"/>
    <w:rsid w:val="79246261"/>
    <w:rsid w:val="79251D7E"/>
    <w:rsid w:val="792C3FC4"/>
    <w:rsid w:val="792D37DA"/>
    <w:rsid w:val="792F19BE"/>
    <w:rsid w:val="79316D02"/>
    <w:rsid w:val="793D22CE"/>
    <w:rsid w:val="794331DF"/>
    <w:rsid w:val="79456ABE"/>
    <w:rsid w:val="794A1F0E"/>
    <w:rsid w:val="795C0003"/>
    <w:rsid w:val="79614318"/>
    <w:rsid w:val="796707BB"/>
    <w:rsid w:val="796C75A2"/>
    <w:rsid w:val="79784712"/>
    <w:rsid w:val="79811390"/>
    <w:rsid w:val="798C74CD"/>
    <w:rsid w:val="798F0DE0"/>
    <w:rsid w:val="79A87AA8"/>
    <w:rsid w:val="79AC05ED"/>
    <w:rsid w:val="79B31495"/>
    <w:rsid w:val="79B43CAE"/>
    <w:rsid w:val="79C25F7B"/>
    <w:rsid w:val="79D053E0"/>
    <w:rsid w:val="79D72945"/>
    <w:rsid w:val="79DB5F92"/>
    <w:rsid w:val="79EB10E0"/>
    <w:rsid w:val="79EB4725"/>
    <w:rsid w:val="79F11BA8"/>
    <w:rsid w:val="79F172E8"/>
    <w:rsid w:val="79F20E40"/>
    <w:rsid w:val="79FA1DA3"/>
    <w:rsid w:val="79FF2E57"/>
    <w:rsid w:val="79FF4DAB"/>
    <w:rsid w:val="7A055244"/>
    <w:rsid w:val="7A0A0754"/>
    <w:rsid w:val="7A0F0CA6"/>
    <w:rsid w:val="7A0F5BAB"/>
    <w:rsid w:val="7A137B31"/>
    <w:rsid w:val="7A17511F"/>
    <w:rsid w:val="7A1C1F3C"/>
    <w:rsid w:val="7A254DB5"/>
    <w:rsid w:val="7A296396"/>
    <w:rsid w:val="7A2B2283"/>
    <w:rsid w:val="7A2B54F5"/>
    <w:rsid w:val="7A2F3BB4"/>
    <w:rsid w:val="7A321951"/>
    <w:rsid w:val="7A364A22"/>
    <w:rsid w:val="7A3711E7"/>
    <w:rsid w:val="7A397287"/>
    <w:rsid w:val="7A401675"/>
    <w:rsid w:val="7A427397"/>
    <w:rsid w:val="7A493437"/>
    <w:rsid w:val="7A4B113B"/>
    <w:rsid w:val="7A4B6905"/>
    <w:rsid w:val="7A520973"/>
    <w:rsid w:val="7A564457"/>
    <w:rsid w:val="7A574E55"/>
    <w:rsid w:val="7A623925"/>
    <w:rsid w:val="7A695C68"/>
    <w:rsid w:val="7A6A3B79"/>
    <w:rsid w:val="7A6F26C2"/>
    <w:rsid w:val="7A760B63"/>
    <w:rsid w:val="7A8714BF"/>
    <w:rsid w:val="7A89407B"/>
    <w:rsid w:val="7A894FF7"/>
    <w:rsid w:val="7A897469"/>
    <w:rsid w:val="7A9153D1"/>
    <w:rsid w:val="7A92790F"/>
    <w:rsid w:val="7A9B15CA"/>
    <w:rsid w:val="7A9E593D"/>
    <w:rsid w:val="7AA512DE"/>
    <w:rsid w:val="7AA747D5"/>
    <w:rsid w:val="7AB21FA1"/>
    <w:rsid w:val="7ABD740B"/>
    <w:rsid w:val="7AC67427"/>
    <w:rsid w:val="7ACB5A9C"/>
    <w:rsid w:val="7ACC6561"/>
    <w:rsid w:val="7ACD51BE"/>
    <w:rsid w:val="7AD12900"/>
    <w:rsid w:val="7ADB39D2"/>
    <w:rsid w:val="7ADD4809"/>
    <w:rsid w:val="7AE6654C"/>
    <w:rsid w:val="7AEA3783"/>
    <w:rsid w:val="7AEC0790"/>
    <w:rsid w:val="7AFF7829"/>
    <w:rsid w:val="7B012876"/>
    <w:rsid w:val="7B026539"/>
    <w:rsid w:val="7B0838BA"/>
    <w:rsid w:val="7B15210C"/>
    <w:rsid w:val="7B234BEC"/>
    <w:rsid w:val="7B242911"/>
    <w:rsid w:val="7B285A7A"/>
    <w:rsid w:val="7B2A2BD9"/>
    <w:rsid w:val="7B2A5117"/>
    <w:rsid w:val="7B2D5FF3"/>
    <w:rsid w:val="7B410FC4"/>
    <w:rsid w:val="7B453F3C"/>
    <w:rsid w:val="7B471AE2"/>
    <w:rsid w:val="7B552691"/>
    <w:rsid w:val="7B585168"/>
    <w:rsid w:val="7B613D07"/>
    <w:rsid w:val="7B666F27"/>
    <w:rsid w:val="7B6E2211"/>
    <w:rsid w:val="7B7867FE"/>
    <w:rsid w:val="7B787BA0"/>
    <w:rsid w:val="7B836AB8"/>
    <w:rsid w:val="7B844444"/>
    <w:rsid w:val="7B8674DA"/>
    <w:rsid w:val="7B871A24"/>
    <w:rsid w:val="7B894869"/>
    <w:rsid w:val="7B8E01BE"/>
    <w:rsid w:val="7B8F5B38"/>
    <w:rsid w:val="7B971620"/>
    <w:rsid w:val="7BA64366"/>
    <w:rsid w:val="7BA87BF8"/>
    <w:rsid w:val="7BAA1062"/>
    <w:rsid w:val="7BB735A4"/>
    <w:rsid w:val="7BB75C18"/>
    <w:rsid w:val="7BB82BA2"/>
    <w:rsid w:val="7BB831A2"/>
    <w:rsid w:val="7BB96584"/>
    <w:rsid w:val="7BC10C28"/>
    <w:rsid w:val="7BC80212"/>
    <w:rsid w:val="7BCB7664"/>
    <w:rsid w:val="7BCC15EE"/>
    <w:rsid w:val="7BCE3CDD"/>
    <w:rsid w:val="7BD1248D"/>
    <w:rsid w:val="7BD962C4"/>
    <w:rsid w:val="7BDE06A1"/>
    <w:rsid w:val="7BE331A9"/>
    <w:rsid w:val="7BE93B15"/>
    <w:rsid w:val="7BEF1F60"/>
    <w:rsid w:val="7BF91022"/>
    <w:rsid w:val="7BFA7865"/>
    <w:rsid w:val="7C0565D7"/>
    <w:rsid w:val="7C091191"/>
    <w:rsid w:val="7C0D5A63"/>
    <w:rsid w:val="7C0F1288"/>
    <w:rsid w:val="7C116956"/>
    <w:rsid w:val="7C136B70"/>
    <w:rsid w:val="7C292C45"/>
    <w:rsid w:val="7C2F67AE"/>
    <w:rsid w:val="7C31045B"/>
    <w:rsid w:val="7C365DE1"/>
    <w:rsid w:val="7C372C37"/>
    <w:rsid w:val="7C377AD5"/>
    <w:rsid w:val="7C385B9E"/>
    <w:rsid w:val="7C3B0ECB"/>
    <w:rsid w:val="7C3B24A7"/>
    <w:rsid w:val="7C527B4D"/>
    <w:rsid w:val="7C6073C9"/>
    <w:rsid w:val="7C6B1D01"/>
    <w:rsid w:val="7C731D98"/>
    <w:rsid w:val="7C7E21C7"/>
    <w:rsid w:val="7C860899"/>
    <w:rsid w:val="7C8D058A"/>
    <w:rsid w:val="7C916FA0"/>
    <w:rsid w:val="7C9C0C30"/>
    <w:rsid w:val="7CB61980"/>
    <w:rsid w:val="7CC67F3F"/>
    <w:rsid w:val="7CCA5626"/>
    <w:rsid w:val="7CCF1033"/>
    <w:rsid w:val="7CCF2F3D"/>
    <w:rsid w:val="7CD32299"/>
    <w:rsid w:val="7CD74D86"/>
    <w:rsid w:val="7CD934C1"/>
    <w:rsid w:val="7CE7408D"/>
    <w:rsid w:val="7CEA0629"/>
    <w:rsid w:val="7CF20367"/>
    <w:rsid w:val="7CF27279"/>
    <w:rsid w:val="7CF27AEC"/>
    <w:rsid w:val="7CF624BE"/>
    <w:rsid w:val="7CF93ADE"/>
    <w:rsid w:val="7D06032C"/>
    <w:rsid w:val="7D086C05"/>
    <w:rsid w:val="7D097024"/>
    <w:rsid w:val="7D0B6CBD"/>
    <w:rsid w:val="7D0C3AA7"/>
    <w:rsid w:val="7D124E23"/>
    <w:rsid w:val="7D1867A5"/>
    <w:rsid w:val="7D232338"/>
    <w:rsid w:val="7D246E31"/>
    <w:rsid w:val="7D2B2770"/>
    <w:rsid w:val="7D340C65"/>
    <w:rsid w:val="7D36317F"/>
    <w:rsid w:val="7D3A5CA3"/>
    <w:rsid w:val="7D3B6599"/>
    <w:rsid w:val="7D427E6A"/>
    <w:rsid w:val="7D4A45E6"/>
    <w:rsid w:val="7D504921"/>
    <w:rsid w:val="7D513B99"/>
    <w:rsid w:val="7D55408F"/>
    <w:rsid w:val="7D623148"/>
    <w:rsid w:val="7D6268F4"/>
    <w:rsid w:val="7D633F8B"/>
    <w:rsid w:val="7D72035F"/>
    <w:rsid w:val="7D7567CA"/>
    <w:rsid w:val="7D844AD5"/>
    <w:rsid w:val="7D873146"/>
    <w:rsid w:val="7D900D0D"/>
    <w:rsid w:val="7D9D1F18"/>
    <w:rsid w:val="7DB64B2D"/>
    <w:rsid w:val="7DB72FE1"/>
    <w:rsid w:val="7DBE203E"/>
    <w:rsid w:val="7DC0540D"/>
    <w:rsid w:val="7DC53D98"/>
    <w:rsid w:val="7DD12CDE"/>
    <w:rsid w:val="7DD47E48"/>
    <w:rsid w:val="7DD52CD8"/>
    <w:rsid w:val="7DD76B48"/>
    <w:rsid w:val="7DD872E1"/>
    <w:rsid w:val="7DDC2FAF"/>
    <w:rsid w:val="7DDD15FC"/>
    <w:rsid w:val="7DE03B08"/>
    <w:rsid w:val="7DF22B13"/>
    <w:rsid w:val="7DF421CF"/>
    <w:rsid w:val="7DF50D1F"/>
    <w:rsid w:val="7DF57599"/>
    <w:rsid w:val="7DF7539E"/>
    <w:rsid w:val="7DFB2D92"/>
    <w:rsid w:val="7E021080"/>
    <w:rsid w:val="7E0E04F6"/>
    <w:rsid w:val="7E0F18BF"/>
    <w:rsid w:val="7E107C71"/>
    <w:rsid w:val="7E121BF5"/>
    <w:rsid w:val="7E251B1A"/>
    <w:rsid w:val="7E2D30BE"/>
    <w:rsid w:val="7E311504"/>
    <w:rsid w:val="7E336FBD"/>
    <w:rsid w:val="7E370C0D"/>
    <w:rsid w:val="7E3D1B47"/>
    <w:rsid w:val="7E3E5CE0"/>
    <w:rsid w:val="7E4072AE"/>
    <w:rsid w:val="7E4267B7"/>
    <w:rsid w:val="7E426D80"/>
    <w:rsid w:val="7E4664CA"/>
    <w:rsid w:val="7E4F0AB8"/>
    <w:rsid w:val="7E575E04"/>
    <w:rsid w:val="7E5D7D7C"/>
    <w:rsid w:val="7E644B16"/>
    <w:rsid w:val="7E653C57"/>
    <w:rsid w:val="7E667969"/>
    <w:rsid w:val="7E6727AA"/>
    <w:rsid w:val="7E6B6762"/>
    <w:rsid w:val="7E773953"/>
    <w:rsid w:val="7E775FF0"/>
    <w:rsid w:val="7E7C332C"/>
    <w:rsid w:val="7E884968"/>
    <w:rsid w:val="7E8B1F56"/>
    <w:rsid w:val="7E930E92"/>
    <w:rsid w:val="7E9A0833"/>
    <w:rsid w:val="7E9A2169"/>
    <w:rsid w:val="7E9E5D3F"/>
    <w:rsid w:val="7EA54CBB"/>
    <w:rsid w:val="7EB46F66"/>
    <w:rsid w:val="7EB923B2"/>
    <w:rsid w:val="7EC94BF7"/>
    <w:rsid w:val="7ECD1084"/>
    <w:rsid w:val="7ED27720"/>
    <w:rsid w:val="7ED33C7D"/>
    <w:rsid w:val="7ED6381B"/>
    <w:rsid w:val="7EDA3993"/>
    <w:rsid w:val="7EF23680"/>
    <w:rsid w:val="7EFA4907"/>
    <w:rsid w:val="7EFF2E35"/>
    <w:rsid w:val="7F036D24"/>
    <w:rsid w:val="7F04613E"/>
    <w:rsid w:val="7F0540B5"/>
    <w:rsid w:val="7F0713D0"/>
    <w:rsid w:val="7F0B75AC"/>
    <w:rsid w:val="7F0C2A46"/>
    <w:rsid w:val="7F120189"/>
    <w:rsid w:val="7F207CC7"/>
    <w:rsid w:val="7F211F5C"/>
    <w:rsid w:val="7F34107C"/>
    <w:rsid w:val="7F3874EF"/>
    <w:rsid w:val="7F4264F9"/>
    <w:rsid w:val="7F526CA0"/>
    <w:rsid w:val="7F561A93"/>
    <w:rsid w:val="7F5675C0"/>
    <w:rsid w:val="7F5B65DA"/>
    <w:rsid w:val="7F617617"/>
    <w:rsid w:val="7F6221F4"/>
    <w:rsid w:val="7F6B1A1F"/>
    <w:rsid w:val="7F6D409F"/>
    <w:rsid w:val="7F6F2A9A"/>
    <w:rsid w:val="7F6F6DE4"/>
    <w:rsid w:val="7F737DF6"/>
    <w:rsid w:val="7F7D04DA"/>
    <w:rsid w:val="7F83327C"/>
    <w:rsid w:val="7F8A2E63"/>
    <w:rsid w:val="7F91605A"/>
    <w:rsid w:val="7F923FCB"/>
    <w:rsid w:val="7F9E53AE"/>
    <w:rsid w:val="7FA14166"/>
    <w:rsid w:val="7FA638E9"/>
    <w:rsid w:val="7FAA3B9C"/>
    <w:rsid w:val="7FAB59F0"/>
    <w:rsid w:val="7FB04259"/>
    <w:rsid w:val="7FB1214E"/>
    <w:rsid w:val="7FB13749"/>
    <w:rsid w:val="7FB14657"/>
    <w:rsid w:val="7FD232F9"/>
    <w:rsid w:val="7FD277F8"/>
    <w:rsid w:val="7FDC3871"/>
    <w:rsid w:val="7FDC7486"/>
    <w:rsid w:val="7FDD7ED5"/>
    <w:rsid w:val="7FE01B02"/>
    <w:rsid w:val="7FE14BBC"/>
    <w:rsid w:val="7FE32590"/>
    <w:rsid w:val="7FED1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1"/>
    <w:qFormat/>
    <w:uiPriority w:val="0"/>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4">
    <w:name w:val="heading 3"/>
    <w:basedOn w:val="1"/>
    <w:next w:val="1"/>
    <w:link w:val="45"/>
    <w:qFormat/>
    <w:uiPriority w:val="0"/>
    <w:pPr>
      <w:keepNext/>
      <w:keepLines/>
      <w:numPr>
        <w:ilvl w:val="2"/>
        <w:numId w:val="1"/>
      </w:numPr>
      <w:spacing w:before="140" w:after="80"/>
      <w:ind w:left="0" w:firstLine="0"/>
      <w:outlineLvl w:val="2"/>
    </w:pPr>
    <w:rPr>
      <w:rFonts w:eastAsia="黑体"/>
      <w:b/>
      <w:bCs/>
      <w:szCs w:val="32"/>
    </w:rPr>
  </w:style>
  <w:style w:type="paragraph" w:styleId="5">
    <w:name w:val="heading 4"/>
    <w:basedOn w:val="1"/>
    <w:next w:val="1"/>
    <w:link w:val="46"/>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8"/>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8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6"/>
    <w:qFormat/>
    <w:uiPriority w:val="0"/>
    <w:rPr>
      <w:sz w:val="18"/>
      <w:szCs w:val="18"/>
      <w:lang w:val="zh-CN"/>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First Indent"/>
    <w:basedOn w:val="14"/>
    <w:qFormat/>
    <w:uiPriority w:val="0"/>
    <w:pPr>
      <w:ind w:firstLine="420" w:firstLineChars="100"/>
    </w:pPr>
  </w:style>
  <w:style w:type="paragraph" w:styleId="17">
    <w:name w:val="Body Text Indent"/>
    <w:basedOn w:val="1"/>
    <w:qFormat/>
    <w:uiPriority w:val="0"/>
    <w:pPr>
      <w:spacing w:after="120"/>
      <w:ind w:left="420" w:leftChars="200"/>
    </w:pPr>
  </w:style>
  <w:style w:type="paragraph" w:styleId="18">
    <w:name w:val="Body Text Indent 2"/>
    <w:basedOn w:val="1"/>
    <w:qFormat/>
    <w:uiPriority w:val="0"/>
    <w:pPr>
      <w:spacing w:after="120" w:line="480" w:lineRule="auto"/>
      <w:ind w:left="420" w:leftChars="200" w:firstLine="200" w:firstLineChars="200"/>
      <w:jc w:val="left"/>
    </w:pPr>
  </w:style>
  <w:style w:type="paragraph" w:styleId="19">
    <w:name w:val="caption"/>
    <w:basedOn w:val="1"/>
    <w:next w:val="1"/>
    <w:qFormat/>
    <w:uiPriority w:val="0"/>
    <w:pPr>
      <w:ind w:left="100" w:hanging="100" w:hangingChars="100"/>
    </w:pPr>
    <w:rPr>
      <w:rFonts w:ascii="Cambria" w:hAnsi="Cambria" w:eastAsia="黑体"/>
      <w:sz w:val="20"/>
      <w:szCs w:val="20"/>
    </w:rPr>
  </w:style>
  <w:style w:type="character" w:styleId="20">
    <w:name w:val="annotation reference"/>
    <w:qFormat/>
    <w:uiPriority w:val="0"/>
    <w:rPr>
      <w:sz w:val="21"/>
      <w:szCs w:val="21"/>
    </w:rPr>
  </w:style>
  <w:style w:type="paragraph" w:styleId="21">
    <w:name w:val="annotation text"/>
    <w:basedOn w:val="1"/>
    <w:link w:val="78"/>
    <w:qFormat/>
    <w:uiPriority w:val="0"/>
    <w:pPr>
      <w:jc w:val="left"/>
    </w:pPr>
    <w:rPr>
      <w:lang w:val="zh-CN"/>
    </w:rPr>
  </w:style>
  <w:style w:type="paragraph" w:styleId="22">
    <w:name w:val="annotation subject"/>
    <w:basedOn w:val="21"/>
    <w:next w:val="21"/>
    <w:link w:val="79"/>
    <w:qFormat/>
    <w:uiPriority w:val="0"/>
    <w:rPr>
      <w:b/>
      <w:bCs/>
    </w:rPr>
  </w:style>
  <w:style w:type="paragraph" w:styleId="23">
    <w:name w:val="Date"/>
    <w:basedOn w:val="1"/>
    <w:next w:val="1"/>
    <w:qFormat/>
    <w:uiPriority w:val="0"/>
    <w:pPr>
      <w:ind w:left="100" w:leftChars="2500"/>
    </w:pPr>
  </w:style>
  <w:style w:type="paragraph" w:styleId="24">
    <w:name w:val="Document Map"/>
    <w:basedOn w:val="1"/>
    <w:semiHidden/>
    <w:qFormat/>
    <w:uiPriority w:val="0"/>
    <w:pPr>
      <w:shd w:val="clear" w:color="auto" w:fill="000080"/>
    </w:pPr>
  </w:style>
  <w:style w:type="character" w:styleId="25">
    <w:name w:val="Emphasis"/>
    <w:qFormat/>
    <w:uiPriority w:val="0"/>
    <w:rPr>
      <w:i/>
      <w:iCs/>
    </w:rPr>
  </w:style>
  <w:style w:type="paragraph" w:styleId="26">
    <w:name w:val="footer"/>
    <w:basedOn w:val="1"/>
    <w:link w:val="51"/>
    <w:qFormat/>
    <w:uiPriority w:val="0"/>
    <w:pPr>
      <w:tabs>
        <w:tab w:val="center" w:pos="4153"/>
        <w:tab w:val="right" w:pos="8306"/>
      </w:tabs>
      <w:snapToGrid w:val="0"/>
      <w:ind w:firstLine="200" w:firstLineChars="200"/>
      <w:jc w:val="left"/>
    </w:pPr>
    <w:rPr>
      <w:sz w:val="18"/>
      <w:szCs w:val="18"/>
    </w:rPr>
  </w:style>
  <w:style w:type="character" w:styleId="27">
    <w:name w:val="footnote reference"/>
    <w:semiHidden/>
    <w:qFormat/>
    <w:uiPriority w:val="0"/>
    <w:rPr>
      <w:rFonts w:eastAsia="嬋体"/>
      <w:sz w:val="24"/>
      <w:szCs w:val="24"/>
      <w:vertAlign w:val="superscript"/>
      <w:lang w:val="en-US" w:eastAsia="en-US" w:bidi="ar-SA"/>
    </w:rPr>
  </w:style>
  <w:style w:type="paragraph" w:styleId="28">
    <w:name w:val="footnote text"/>
    <w:basedOn w:val="1"/>
    <w:semiHidden/>
    <w:qFormat/>
    <w:uiPriority w:val="0"/>
    <w:pPr>
      <w:snapToGrid w:val="0"/>
      <w:jc w:val="left"/>
    </w:pPr>
    <w:rPr>
      <w:sz w:val="18"/>
      <w:szCs w:val="18"/>
    </w:rPr>
  </w:style>
  <w:style w:type="paragraph" w:styleId="29">
    <w:name w:val="header"/>
    <w:basedOn w:val="1"/>
    <w:link w:val="50"/>
    <w:qFormat/>
    <w:uiPriority w:val="99"/>
    <w:pPr>
      <w:pBdr>
        <w:bottom w:val="single" w:color="auto" w:sz="6" w:space="1"/>
      </w:pBdr>
      <w:tabs>
        <w:tab w:val="center" w:pos="4153"/>
        <w:tab w:val="right" w:pos="8306"/>
      </w:tabs>
      <w:snapToGrid w:val="0"/>
      <w:ind w:firstLine="200" w:firstLineChars="200"/>
      <w:jc w:val="center"/>
    </w:pPr>
    <w:rPr>
      <w:sz w:val="18"/>
      <w:szCs w:val="18"/>
    </w:rPr>
  </w:style>
  <w:style w:type="character" w:styleId="30">
    <w:name w:val="Hyperlink"/>
    <w:qFormat/>
    <w:uiPriority w:val="99"/>
    <w:rPr>
      <w:color w:val="0000FF"/>
      <w:u w:val="single"/>
    </w:rPr>
  </w:style>
  <w:style w:type="paragraph" w:styleId="3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2">
    <w:name w:val="Normal Indent"/>
    <w:basedOn w:val="1"/>
    <w:qFormat/>
    <w:uiPriority w:val="0"/>
    <w:pPr>
      <w:ind w:firstLine="420" w:firstLineChars="200"/>
    </w:pPr>
  </w:style>
  <w:style w:type="character" w:styleId="33">
    <w:name w:val="page number"/>
    <w:basedOn w:val="11"/>
    <w:qFormat/>
    <w:uiPriority w:val="0"/>
  </w:style>
  <w:style w:type="table" w:styleId="34">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itle"/>
    <w:basedOn w:val="1"/>
    <w:qFormat/>
    <w:uiPriority w:val="0"/>
    <w:pPr>
      <w:spacing w:before="240" w:after="60"/>
      <w:jc w:val="center"/>
      <w:outlineLvl w:val="0"/>
    </w:pPr>
    <w:rPr>
      <w:rFonts w:ascii="Arial" w:hAnsi="Arial" w:cs="Arial"/>
      <w:b/>
      <w:bCs/>
      <w:sz w:val="32"/>
      <w:szCs w:val="32"/>
    </w:rPr>
  </w:style>
  <w:style w:type="paragraph" w:styleId="36">
    <w:name w:val="toc 1"/>
    <w:basedOn w:val="1"/>
    <w:next w:val="1"/>
    <w:qFormat/>
    <w:uiPriority w:val="39"/>
    <w:pPr>
      <w:tabs>
        <w:tab w:val="left" w:pos="480"/>
        <w:tab w:val="right" w:leader="dot" w:pos="8721"/>
      </w:tabs>
      <w:spacing w:line="500" w:lineRule="exact"/>
      <w:jc w:val="left"/>
    </w:pPr>
    <w:rPr>
      <w:rFonts w:ascii="黑体" w:hAnsi="黑体" w:eastAsia="黑体" w:cstheme="minorHAnsi"/>
      <w:b/>
      <w:bCs/>
      <w:caps/>
      <w:sz w:val="20"/>
      <w:szCs w:val="20"/>
    </w:rPr>
  </w:style>
  <w:style w:type="paragraph" w:styleId="37">
    <w:name w:val="toc 2"/>
    <w:basedOn w:val="1"/>
    <w:next w:val="1"/>
    <w:qFormat/>
    <w:uiPriority w:val="39"/>
    <w:pPr>
      <w:tabs>
        <w:tab w:val="left" w:pos="798"/>
        <w:tab w:val="right" w:leader="dot" w:pos="8721"/>
      </w:tabs>
      <w:spacing w:line="490" w:lineRule="exact"/>
      <w:jc w:val="left"/>
    </w:pPr>
    <w:rPr>
      <w:rFonts w:asciiTheme="minorHAnsi" w:hAnsiTheme="minorHAnsi" w:cstheme="minorHAnsi"/>
      <w:smallCaps/>
      <w:sz w:val="20"/>
      <w:szCs w:val="20"/>
    </w:rPr>
  </w:style>
  <w:style w:type="paragraph" w:styleId="38">
    <w:name w:val="toc 3"/>
    <w:basedOn w:val="1"/>
    <w:next w:val="1"/>
    <w:qFormat/>
    <w:uiPriority w:val="39"/>
    <w:pPr>
      <w:ind w:left="480"/>
      <w:jc w:val="left"/>
    </w:pPr>
    <w:rPr>
      <w:rFonts w:asciiTheme="minorHAnsi" w:hAnsiTheme="minorHAnsi" w:cstheme="minorHAnsi"/>
      <w:i/>
      <w:iCs/>
      <w:sz w:val="20"/>
      <w:szCs w:val="20"/>
    </w:rPr>
  </w:style>
  <w:style w:type="paragraph" w:styleId="39">
    <w:name w:val="toc 4"/>
    <w:basedOn w:val="1"/>
    <w:next w:val="1"/>
    <w:semiHidden/>
    <w:qFormat/>
    <w:uiPriority w:val="0"/>
    <w:pPr>
      <w:ind w:left="720"/>
      <w:jc w:val="left"/>
    </w:pPr>
    <w:rPr>
      <w:rFonts w:asciiTheme="minorHAnsi" w:hAnsiTheme="minorHAnsi" w:cstheme="minorHAnsi"/>
      <w:sz w:val="18"/>
      <w:szCs w:val="18"/>
    </w:rPr>
  </w:style>
  <w:style w:type="paragraph" w:styleId="40">
    <w:name w:val="toc 5"/>
    <w:basedOn w:val="1"/>
    <w:next w:val="1"/>
    <w:semiHidden/>
    <w:qFormat/>
    <w:uiPriority w:val="0"/>
    <w:pPr>
      <w:ind w:left="960"/>
      <w:jc w:val="left"/>
    </w:pPr>
    <w:rPr>
      <w:rFonts w:asciiTheme="minorHAnsi" w:hAnsiTheme="minorHAnsi" w:cstheme="minorHAnsi"/>
      <w:sz w:val="18"/>
      <w:szCs w:val="18"/>
    </w:rPr>
  </w:style>
  <w:style w:type="paragraph" w:styleId="41">
    <w:name w:val="toc 6"/>
    <w:basedOn w:val="1"/>
    <w:next w:val="1"/>
    <w:semiHidden/>
    <w:qFormat/>
    <w:uiPriority w:val="0"/>
    <w:pPr>
      <w:ind w:left="1200"/>
      <w:jc w:val="left"/>
    </w:pPr>
    <w:rPr>
      <w:rFonts w:asciiTheme="minorHAnsi" w:hAnsiTheme="minorHAnsi" w:cstheme="minorHAnsi"/>
      <w:sz w:val="18"/>
      <w:szCs w:val="18"/>
    </w:rPr>
  </w:style>
  <w:style w:type="paragraph" w:styleId="42">
    <w:name w:val="toc 7"/>
    <w:basedOn w:val="1"/>
    <w:next w:val="1"/>
    <w:semiHidden/>
    <w:qFormat/>
    <w:uiPriority w:val="0"/>
    <w:pPr>
      <w:ind w:left="1440"/>
      <w:jc w:val="left"/>
    </w:pPr>
    <w:rPr>
      <w:rFonts w:asciiTheme="minorHAnsi" w:hAnsiTheme="minorHAnsi" w:cstheme="minorHAnsi"/>
      <w:sz w:val="18"/>
      <w:szCs w:val="18"/>
    </w:rPr>
  </w:style>
  <w:style w:type="paragraph" w:styleId="43">
    <w:name w:val="toc 8"/>
    <w:basedOn w:val="1"/>
    <w:next w:val="1"/>
    <w:semiHidden/>
    <w:qFormat/>
    <w:uiPriority w:val="0"/>
    <w:pPr>
      <w:ind w:left="1680"/>
      <w:jc w:val="left"/>
    </w:pPr>
    <w:rPr>
      <w:rFonts w:asciiTheme="minorHAnsi" w:hAnsiTheme="minorHAnsi" w:cstheme="minorHAnsi"/>
      <w:sz w:val="18"/>
      <w:szCs w:val="18"/>
    </w:rPr>
  </w:style>
  <w:style w:type="paragraph" w:styleId="44">
    <w:name w:val="toc 9"/>
    <w:basedOn w:val="1"/>
    <w:next w:val="1"/>
    <w:semiHidden/>
    <w:qFormat/>
    <w:uiPriority w:val="0"/>
    <w:pPr>
      <w:ind w:left="1920"/>
      <w:jc w:val="left"/>
    </w:pPr>
    <w:rPr>
      <w:rFonts w:asciiTheme="minorHAnsi" w:hAnsiTheme="minorHAnsi" w:cstheme="minorHAnsi"/>
      <w:sz w:val="18"/>
      <w:szCs w:val="18"/>
    </w:rPr>
  </w:style>
  <w:style w:type="character" w:customStyle="1" w:styleId="45">
    <w:name w:val="标题 3 Char"/>
    <w:link w:val="4"/>
    <w:qFormat/>
    <w:uiPriority w:val="0"/>
    <w:rPr>
      <w:rFonts w:eastAsia="黑体"/>
      <w:b/>
      <w:bCs/>
      <w:kern w:val="2"/>
      <w:sz w:val="24"/>
      <w:szCs w:val="32"/>
    </w:rPr>
  </w:style>
  <w:style w:type="character" w:customStyle="1" w:styleId="46">
    <w:name w:val="标题 4 Char"/>
    <w:link w:val="5"/>
    <w:qFormat/>
    <w:uiPriority w:val="0"/>
    <w:rPr>
      <w:b/>
      <w:bCs/>
      <w:kern w:val="2"/>
      <w:sz w:val="24"/>
      <w:szCs w:val="28"/>
    </w:rPr>
  </w:style>
  <w:style w:type="paragraph" w:customStyle="1" w:styleId="47">
    <w:name w:val="标题2"/>
    <w:basedOn w:val="3"/>
    <w:qFormat/>
    <w:uiPriority w:val="0"/>
    <w:rPr>
      <w:bCs w:val="0"/>
    </w:rPr>
  </w:style>
  <w:style w:type="paragraph" w:customStyle="1" w:styleId="48">
    <w:name w:val="标题3"/>
    <w:basedOn w:val="4"/>
    <w:next w:val="5"/>
    <w:qFormat/>
    <w:uiPriority w:val="0"/>
  </w:style>
  <w:style w:type="paragraph" w:customStyle="1" w:styleId="49">
    <w:name w:val="表格"/>
    <w:basedOn w:val="1"/>
    <w:qFormat/>
    <w:uiPriority w:val="0"/>
    <w:pPr>
      <w:jc w:val="center"/>
    </w:pPr>
  </w:style>
  <w:style w:type="character" w:customStyle="1" w:styleId="50">
    <w:name w:val="页眉 Char"/>
    <w:link w:val="29"/>
    <w:qFormat/>
    <w:uiPriority w:val="99"/>
    <w:rPr>
      <w:rFonts w:eastAsia="宋体"/>
      <w:kern w:val="2"/>
      <w:sz w:val="18"/>
      <w:szCs w:val="18"/>
      <w:lang w:val="en-US" w:eastAsia="zh-CN" w:bidi="ar-SA"/>
    </w:rPr>
  </w:style>
  <w:style w:type="character" w:customStyle="1" w:styleId="51">
    <w:name w:val="页脚 Char"/>
    <w:link w:val="26"/>
    <w:qFormat/>
    <w:uiPriority w:val="0"/>
    <w:rPr>
      <w:rFonts w:eastAsia="宋体"/>
      <w:kern w:val="2"/>
      <w:sz w:val="18"/>
      <w:szCs w:val="18"/>
      <w:lang w:val="en-US" w:eastAsia="zh-CN" w:bidi="ar-SA"/>
    </w:rPr>
  </w:style>
  <w:style w:type="paragraph" w:customStyle="1" w:styleId="52">
    <w:name w:val="SPIE reference listing"/>
    <w:basedOn w:val="1"/>
    <w:qFormat/>
    <w:uiPriority w:val="0"/>
    <w:pPr>
      <w:widowControl/>
    </w:pPr>
    <w:rPr>
      <w:kern w:val="0"/>
      <w:sz w:val="20"/>
      <w:szCs w:val="20"/>
      <w:lang w:eastAsia="en-US"/>
    </w:rPr>
  </w:style>
  <w:style w:type="paragraph" w:customStyle="1" w:styleId="53">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4">
    <w:name w:val="word"/>
    <w:basedOn w:val="11"/>
    <w:qFormat/>
    <w:uiPriority w:val="0"/>
  </w:style>
  <w:style w:type="character" w:customStyle="1" w:styleId="55">
    <w:name w:val="trans"/>
    <w:basedOn w:val="11"/>
    <w:qFormat/>
    <w:uiPriority w:val="0"/>
  </w:style>
  <w:style w:type="character" w:customStyle="1" w:styleId="56">
    <w:name w:val="批注框文本 Char"/>
    <w:link w:val="13"/>
    <w:qFormat/>
    <w:uiPriority w:val="0"/>
    <w:rPr>
      <w:rFonts w:eastAsia="宋体"/>
      <w:kern w:val="2"/>
      <w:sz w:val="18"/>
      <w:szCs w:val="18"/>
      <w:lang w:val="zh-CN" w:eastAsia="zh-CN" w:bidi="ar-SA"/>
    </w:rPr>
  </w:style>
  <w:style w:type="paragraph" w:customStyle="1" w:styleId="57">
    <w:name w:val="Char1 Char Char Char"/>
    <w:basedOn w:val="1"/>
    <w:qFormat/>
    <w:uiPriority w:val="0"/>
    <w:rPr>
      <w:szCs w:val="20"/>
    </w:rPr>
  </w:style>
  <w:style w:type="paragraph" w:customStyle="1" w:styleId="58">
    <w:name w:val="中等深浅网格 1 - 强调文字颜色 21"/>
    <w:basedOn w:val="1"/>
    <w:qFormat/>
    <w:uiPriority w:val="0"/>
    <w:pPr>
      <w:ind w:firstLine="420" w:firstLineChars="200"/>
    </w:pPr>
    <w:rPr>
      <w:szCs w:val="22"/>
    </w:rPr>
  </w:style>
  <w:style w:type="paragraph" w:customStyle="1" w:styleId="59">
    <w:name w:val="样式1"/>
    <w:basedOn w:val="5"/>
    <w:qFormat/>
    <w:uiPriority w:val="0"/>
    <w:pPr>
      <w:keepNext w:val="0"/>
      <w:keepLines w:val="0"/>
      <w:spacing w:before="100" w:line="300" w:lineRule="auto"/>
    </w:pPr>
    <w:rPr>
      <w:b w:val="0"/>
      <w:lang w:val="zh-CN"/>
    </w:rPr>
  </w:style>
  <w:style w:type="paragraph" w:customStyle="1" w:styleId="60">
    <w:name w:val="样式4"/>
    <w:basedOn w:val="5"/>
    <w:qFormat/>
    <w:uiPriority w:val="0"/>
    <w:pPr>
      <w:keepNext w:val="0"/>
      <w:keepLines w:val="0"/>
      <w:spacing w:before="100" w:line="377" w:lineRule="auto"/>
    </w:pPr>
    <w:rPr>
      <w:b w:val="0"/>
      <w:szCs w:val="24"/>
      <w:lang w:val="zh-CN"/>
    </w:rPr>
  </w:style>
  <w:style w:type="paragraph" w:customStyle="1" w:styleId="61">
    <w:name w:val="样式2"/>
    <w:basedOn w:val="5"/>
    <w:qFormat/>
    <w:uiPriority w:val="0"/>
    <w:pPr>
      <w:keepNext w:val="0"/>
      <w:keepLines w:val="0"/>
      <w:spacing w:before="100" w:line="377" w:lineRule="auto"/>
    </w:pPr>
    <w:rPr>
      <w:b w:val="0"/>
      <w:szCs w:val="24"/>
      <w:lang w:val="zh-CN"/>
    </w:rPr>
  </w:style>
  <w:style w:type="character" w:customStyle="1" w:styleId="62">
    <w:name w:val="apple-style-span"/>
    <w:basedOn w:val="11"/>
    <w:qFormat/>
    <w:uiPriority w:val="0"/>
  </w:style>
  <w:style w:type="character" w:customStyle="1" w:styleId="63">
    <w:name w:val="apple-converted-space"/>
    <w:basedOn w:val="11"/>
    <w:qFormat/>
    <w:uiPriority w:val="0"/>
  </w:style>
  <w:style w:type="paragraph" w:customStyle="1" w:styleId="64">
    <w:name w:val="样式 标题 4 + 宋体"/>
    <w:basedOn w:val="5"/>
    <w:qFormat/>
    <w:uiPriority w:val="0"/>
    <w:pPr>
      <w:keepNext w:val="0"/>
      <w:keepLines w:val="0"/>
      <w:spacing w:before="100" w:line="300" w:lineRule="auto"/>
    </w:pPr>
    <w:rPr>
      <w:rFonts w:ascii="宋体" w:hAnsi="宋体"/>
      <w:b w:val="0"/>
      <w:lang w:val="zh-CN"/>
    </w:rPr>
  </w:style>
  <w:style w:type="paragraph" w:customStyle="1" w:styleId="65">
    <w:name w:val="标题 4+"/>
    <w:basedOn w:val="1"/>
    <w:link w:val="66"/>
    <w:qFormat/>
    <w:uiPriority w:val="0"/>
    <w:rPr>
      <w:b/>
    </w:rPr>
  </w:style>
  <w:style w:type="character" w:customStyle="1" w:styleId="66">
    <w:name w:val="标题 4+ Char"/>
    <w:link w:val="65"/>
    <w:qFormat/>
    <w:uiPriority w:val="0"/>
    <w:rPr>
      <w:rFonts w:eastAsia="宋体"/>
      <w:b/>
      <w:kern w:val="2"/>
      <w:sz w:val="24"/>
      <w:szCs w:val="24"/>
      <w:lang w:val="en-US" w:eastAsia="zh-CN" w:bidi="ar-SA"/>
    </w:rPr>
  </w:style>
  <w:style w:type="paragraph" w:customStyle="1" w:styleId="67">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8">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69">
    <w:name w:val="author"/>
    <w:qFormat/>
    <w:uiPriority w:val="0"/>
  </w:style>
  <w:style w:type="character" w:customStyle="1" w:styleId="70">
    <w:name w:val="pubyear"/>
    <w:qFormat/>
    <w:uiPriority w:val="0"/>
  </w:style>
  <w:style w:type="character" w:customStyle="1" w:styleId="71">
    <w:name w:val="chaptertitle"/>
    <w:qFormat/>
    <w:uiPriority w:val="0"/>
  </w:style>
  <w:style w:type="character" w:customStyle="1" w:styleId="72">
    <w:name w:val="editor"/>
    <w:qFormat/>
    <w:uiPriority w:val="0"/>
  </w:style>
  <w:style w:type="character" w:customStyle="1" w:styleId="73">
    <w:name w:val="booktitle"/>
    <w:qFormat/>
    <w:uiPriority w:val="0"/>
  </w:style>
  <w:style w:type="character" w:customStyle="1" w:styleId="74">
    <w:name w:val="edition"/>
    <w:qFormat/>
    <w:uiPriority w:val="0"/>
  </w:style>
  <w:style w:type="character" w:customStyle="1" w:styleId="75">
    <w:name w:val="publisherlocation"/>
    <w:qFormat/>
    <w:uiPriority w:val="0"/>
  </w:style>
  <w:style w:type="paragraph" w:customStyle="1" w:styleId="76">
    <w:name w:val="TOC 标题1"/>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7">
    <w:name w:val="description"/>
    <w:qFormat/>
    <w:uiPriority w:val="0"/>
  </w:style>
  <w:style w:type="character" w:customStyle="1" w:styleId="78">
    <w:name w:val="批注文字 Char"/>
    <w:link w:val="21"/>
    <w:qFormat/>
    <w:uiPriority w:val="0"/>
    <w:rPr>
      <w:rFonts w:eastAsia="宋体"/>
      <w:kern w:val="2"/>
      <w:sz w:val="21"/>
      <w:szCs w:val="24"/>
      <w:lang w:val="zh-CN" w:eastAsia="zh-CN" w:bidi="ar-SA"/>
    </w:rPr>
  </w:style>
  <w:style w:type="character" w:customStyle="1" w:styleId="79">
    <w:name w:val="批注主题 Char"/>
    <w:link w:val="22"/>
    <w:qFormat/>
    <w:uiPriority w:val="0"/>
    <w:rPr>
      <w:rFonts w:eastAsia="宋体"/>
      <w:b/>
      <w:bCs/>
      <w:kern w:val="2"/>
      <w:sz w:val="21"/>
      <w:szCs w:val="24"/>
      <w:lang w:val="zh-CN" w:eastAsia="zh-CN" w:bidi="ar-SA"/>
    </w:rPr>
  </w:style>
  <w:style w:type="paragraph" w:styleId="80">
    <w:name w:val="List Paragraph"/>
    <w:basedOn w:val="1"/>
    <w:qFormat/>
    <w:uiPriority w:val="34"/>
    <w:pPr>
      <w:ind w:firstLine="420" w:firstLineChars="200"/>
    </w:pPr>
  </w:style>
  <w:style w:type="character" w:customStyle="1" w:styleId="81">
    <w:name w:val="标题 2 Char"/>
    <w:basedOn w:val="11"/>
    <w:link w:val="3"/>
    <w:qFormat/>
    <w:uiPriority w:val="0"/>
    <w:rPr>
      <w:rFonts w:eastAsia="黑体"/>
      <w:b/>
      <w:bCs/>
      <w:kern w:val="2"/>
      <w:sz w:val="28"/>
      <w:szCs w:val="32"/>
    </w:rPr>
  </w:style>
  <w:style w:type="character" w:customStyle="1" w:styleId="82">
    <w:name w:val="body31"/>
    <w:basedOn w:val="11"/>
    <w:qFormat/>
    <w:uiPriority w:val="0"/>
    <w:rPr>
      <w:rFonts w:hint="default" w:ascii="Verdana" w:hAnsi="Verdana"/>
      <w:color w:val="000000"/>
      <w:sz w:val="13"/>
      <w:szCs w:val="13"/>
    </w:rPr>
  </w:style>
  <w:style w:type="paragraph" w:customStyle="1" w:styleId="8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85">
    <w:name w:val="图表样式"/>
    <w:basedOn w:val="1"/>
    <w:link w:val="86"/>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6">
    <w:name w:val="图表样式 字符"/>
    <w:link w:val="85"/>
    <w:qFormat/>
    <w:uiPriority w:val="0"/>
    <w:rPr>
      <w:rFonts w:cs="宋体"/>
      <w:kern w:val="2"/>
      <w:sz w:val="21"/>
      <w:szCs w:val="21"/>
      <w:shd w:val="clear" w:color="auto" w:fill="FFFFFF"/>
    </w:rPr>
  </w:style>
  <w:style w:type="character" w:customStyle="1" w:styleId="87">
    <w:name w:val="标题 6 Char"/>
    <w:basedOn w:val="11"/>
    <w:link w:val="7"/>
    <w:semiHidden/>
    <w:qFormat/>
    <w:uiPriority w:val="0"/>
    <w:rPr>
      <w:rFonts w:asciiTheme="majorHAnsi" w:hAnsiTheme="majorHAnsi" w:eastAsiaTheme="majorEastAsia" w:cstheme="majorBidi"/>
      <w:b/>
      <w:bCs/>
      <w:kern w:val="2"/>
      <w:sz w:val="24"/>
      <w:szCs w:val="24"/>
    </w:rPr>
  </w:style>
  <w:style w:type="character" w:customStyle="1" w:styleId="88">
    <w:name w:val="标题 7 Char"/>
    <w:basedOn w:val="11"/>
    <w:link w:val="8"/>
    <w:semiHidden/>
    <w:qFormat/>
    <w:uiPriority w:val="0"/>
    <w:rPr>
      <w:b/>
      <w:bCs/>
      <w:kern w:val="2"/>
      <w:sz w:val="24"/>
      <w:szCs w:val="24"/>
    </w:rPr>
  </w:style>
  <w:style w:type="character" w:customStyle="1" w:styleId="89">
    <w:name w:val="标题 8 Char"/>
    <w:basedOn w:val="11"/>
    <w:link w:val="9"/>
    <w:semiHidden/>
    <w:qFormat/>
    <w:uiPriority w:val="0"/>
    <w:rPr>
      <w:rFonts w:asciiTheme="majorHAnsi" w:hAnsiTheme="majorHAnsi" w:eastAsiaTheme="majorEastAsia" w:cstheme="majorBidi"/>
      <w:kern w:val="2"/>
      <w:sz w:val="24"/>
      <w:szCs w:val="24"/>
    </w:rPr>
  </w:style>
  <w:style w:type="character" w:customStyle="1" w:styleId="90">
    <w:name w:val="标题 9 Char"/>
    <w:basedOn w:val="11"/>
    <w:link w:val="10"/>
    <w:semiHidden/>
    <w:qFormat/>
    <w:uiPriority w:val="0"/>
    <w:rPr>
      <w:rFonts w:asciiTheme="majorHAnsi" w:hAnsiTheme="majorHAnsi" w:eastAsiaTheme="majorEastAsia" w:cstheme="majorBidi"/>
      <w:kern w:val="2"/>
      <w:sz w:val="21"/>
      <w:szCs w:val="21"/>
    </w:rPr>
  </w:style>
  <w:style w:type="character" w:styleId="91">
    <w:name w:val="Placeholder Text"/>
    <w:basedOn w:val="11"/>
    <w:semiHidden/>
    <w:qFormat/>
    <w:uiPriority w:val="99"/>
    <w:rPr>
      <w:color w:val="808080"/>
    </w:rPr>
  </w:style>
  <w:style w:type="paragraph" w:customStyle="1" w:styleId="92">
    <w:name w:val="宋体小四"/>
    <w:link w:val="93"/>
    <w:qFormat/>
    <w:uiPriority w:val="0"/>
    <w:pPr>
      <w:spacing w:line="300" w:lineRule="auto"/>
      <w:ind w:firstLine="480" w:firstLineChars="200"/>
      <w:jc w:val="both"/>
    </w:pPr>
    <w:rPr>
      <w:rFonts w:ascii="Times New Roman" w:hAnsi="Times New Roman" w:eastAsia="宋体" w:cs="Times New Roman"/>
      <w:kern w:val="2"/>
      <w:sz w:val="24"/>
      <w:szCs w:val="24"/>
      <w:lang w:val="en-US" w:eastAsia="zh-CN" w:bidi="ar-SA"/>
    </w:rPr>
  </w:style>
  <w:style w:type="character" w:customStyle="1" w:styleId="93">
    <w:name w:val="宋体小四 Char"/>
    <w:link w:val="92"/>
    <w:qFormat/>
    <w:uiPriority w:val="0"/>
    <w:rPr>
      <w:kern w:val="2"/>
      <w:sz w:val="24"/>
      <w:szCs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40.wmf"/><Relationship Id="rId97" Type="http://schemas.openxmlformats.org/officeDocument/2006/relationships/oleObject" Target="embeddings/oleObject41.bin"/><Relationship Id="rId96" Type="http://schemas.openxmlformats.org/officeDocument/2006/relationships/image" Target="media/image39.wmf"/><Relationship Id="rId95" Type="http://schemas.openxmlformats.org/officeDocument/2006/relationships/oleObject" Target="embeddings/oleObject40.bin"/><Relationship Id="rId94" Type="http://schemas.openxmlformats.org/officeDocument/2006/relationships/image" Target="media/image38.wmf"/><Relationship Id="rId93" Type="http://schemas.openxmlformats.org/officeDocument/2006/relationships/oleObject" Target="embeddings/oleObject39.bin"/><Relationship Id="rId92" Type="http://schemas.openxmlformats.org/officeDocument/2006/relationships/oleObject" Target="embeddings/oleObject38.bin"/><Relationship Id="rId91" Type="http://schemas.openxmlformats.org/officeDocument/2006/relationships/image" Target="media/image37.wmf"/><Relationship Id="rId90" Type="http://schemas.openxmlformats.org/officeDocument/2006/relationships/oleObject" Target="embeddings/oleObject37.bin"/><Relationship Id="rId9" Type="http://schemas.openxmlformats.org/officeDocument/2006/relationships/footer" Target="footer2.xml"/><Relationship Id="rId89" Type="http://schemas.openxmlformats.org/officeDocument/2006/relationships/image" Target="media/image36.wmf"/><Relationship Id="rId88" Type="http://schemas.openxmlformats.org/officeDocument/2006/relationships/oleObject" Target="embeddings/oleObject36.bin"/><Relationship Id="rId87" Type="http://schemas.openxmlformats.org/officeDocument/2006/relationships/image" Target="media/image35.wmf"/><Relationship Id="rId86" Type="http://schemas.openxmlformats.org/officeDocument/2006/relationships/oleObject" Target="embeddings/oleObject35.bin"/><Relationship Id="rId85" Type="http://schemas.openxmlformats.org/officeDocument/2006/relationships/image" Target="media/image34.wmf"/><Relationship Id="rId84" Type="http://schemas.openxmlformats.org/officeDocument/2006/relationships/oleObject" Target="embeddings/oleObject34.bin"/><Relationship Id="rId83" Type="http://schemas.openxmlformats.org/officeDocument/2006/relationships/image" Target="media/image33.wmf"/><Relationship Id="rId82" Type="http://schemas.openxmlformats.org/officeDocument/2006/relationships/oleObject" Target="embeddings/oleObject33.bin"/><Relationship Id="rId81" Type="http://schemas.openxmlformats.org/officeDocument/2006/relationships/image" Target="media/image32.wmf"/><Relationship Id="rId80" Type="http://schemas.openxmlformats.org/officeDocument/2006/relationships/oleObject" Target="embeddings/oleObject32.bin"/><Relationship Id="rId8" Type="http://schemas.openxmlformats.org/officeDocument/2006/relationships/footer" Target="footer1.xml"/><Relationship Id="rId79" Type="http://schemas.openxmlformats.org/officeDocument/2006/relationships/image" Target="media/image31.wmf"/><Relationship Id="rId78" Type="http://schemas.openxmlformats.org/officeDocument/2006/relationships/oleObject" Target="embeddings/oleObject31.bin"/><Relationship Id="rId77" Type="http://schemas.openxmlformats.org/officeDocument/2006/relationships/image" Target="media/image30.wmf"/><Relationship Id="rId76" Type="http://schemas.openxmlformats.org/officeDocument/2006/relationships/oleObject" Target="embeddings/oleObject30.bin"/><Relationship Id="rId75" Type="http://schemas.openxmlformats.org/officeDocument/2006/relationships/image" Target="media/image29.wmf"/><Relationship Id="rId74" Type="http://schemas.openxmlformats.org/officeDocument/2006/relationships/oleObject" Target="embeddings/oleObject29.bin"/><Relationship Id="rId73" Type="http://schemas.openxmlformats.org/officeDocument/2006/relationships/image" Target="media/image28.wmf"/><Relationship Id="rId72" Type="http://schemas.openxmlformats.org/officeDocument/2006/relationships/oleObject" Target="embeddings/oleObject28.bin"/><Relationship Id="rId71" Type="http://schemas.openxmlformats.org/officeDocument/2006/relationships/image" Target="media/image27.wmf"/><Relationship Id="rId70" Type="http://schemas.openxmlformats.org/officeDocument/2006/relationships/oleObject" Target="embeddings/oleObject27.bin"/><Relationship Id="rId7" Type="http://schemas.openxmlformats.org/officeDocument/2006/relationships/header" Target="header3.xml"/><Relationship Id="rId69" Type="http://schemas.openxmlformats.org/officeDocument/2006/relationships/image" Target="media/image26.wmf"/><Relationship Id="rId68" Type="http://schemas.openxmlformats.org/officeDocument/2006/relationships/oleObject" Target="embeddings/oleObject26.bin"/><Relationship Id="rId67" Type="http://schemas.openxmlformats.org/officeDocument/2006/relationships/image" Target="media/image25.wmf"/><Relationship Id="rId66" Type="http://schemas.openxmlformats.org/officeDocument/2006/relationships/oleObject" Target="embeddings/oleObject25.bin"/><Relationship Id="rId65" Type="http://schemas.openxmlformats.org/officeDocument/2006/relationships/image" Target="media/image24.wmf"/><Relationship Id="rId64" Type="http://schemas.openxmlformats.org/officeDocument/2006/relationships/oleObject" Target="embeddings/oleObject24.bin"/><Relationship Id="rId63" Type="http://schemas.openxmlformats.org/officeDocument/2006/relationships/image" Target="media/image23.wmf"/><Relationship Id="rId62" Type="http://schemas.openxmlformats.org/officeDocument/2006/relationships/oleObject" Target="embeddings/oleObject23.bin"/><Relationship Id="rId61" Type="http://schemas.openxmlformats.org/officeDocument/2006/relationships/image" Target="media/image22.wmf"/><Relationship Id="rId60" Type="http://schemas.openxmlformats.org/officeDocument/2006/relationships/oleObject" Target="embeddings/oleObject22.bin"/><Relationship Id="rId6" Type="http://schemas.openxmlformats.org/officeDocument/2006/relationships/header" Target="header2.xml"/><Relationship Id="rId59" Type="http://schemas.openxmlformats.org/officeDocument/2006/relationships/image" Target="media/image21.wmf"/><Relationship Id="rId58" Type="http://schemas.openxmlformats.org/officeDocument/2006/relationships/oleObject" Target="embeddings/oleObject21.bin"/><Relationship Id="rId57" Type="http://schemas.openxmlformats.org/officeDocument/2006/relationships/image" Target="media/image20.wmf"/><Relationship Id="rId56" Type="http://schemas.openxmlformats.org/officeDocument/2006/relationships/oleObject" Target="embeddings/oleObject20.bin"/><Relationship Id="rId55" Type="http://schemas.openxmlformats.org/officeDocument/2006/relationships/image" Target="media/image19.wmf"/><Relationship Id="rId54" Type="http://schemas.openxmlformats.org/officeDocument/2006/relationships/oleObject" Target="embeddings/oleObject19.bin"/><Relationship Id="rId53" Type="http://schemas.openxmlformats.org/officeDocument/2006/relationships/image" Target="media/image18.wmf"/><Relationship Id="rId52" Type="http://schemas.openxmlformats.org/officeDocument/2006/relationships/oleObject" Target="embeddings/oleObject18.bin"/><Relationship Id="rId51" Type="http://schemas.openxmlformats.org/officeDocument/2006/relationships/image" Target="media/image17.wmf"/><Relationship Id="rId50" Type="http://schemas.openxmlformats.org/officeDocument/2006/relationships/oleObject" Target="embeddings/oleObject17.bin"/><Relationship Id="rId5" Type="http://schemas.openxmlformats.org/officeDocument/2006/relationships/header" Target="header1.xml"/><Relationship Id="rId49" Type="http://schemas.openxmlformats.org/officeDocument/2006/relationships/image" Target="media/image16.wmf"/><Relationship Id="rId48" Type="http://schemas.openxmlformats.org/officeDocument/2006/relationships/oleObject" Target="embeddings/oleObject16.bin"/><Relationship Id="rId47" Type="http://schemas.openxmlformats.org/officeDocument/2006/relationships/image" Target="media/image15.wmf"/><Relationship Id="rId46" Type="http://schemas.openxmlformats.org/officeDocument/2006/relationships/oleObject" Target="embeddings/oleObject15.bin"/><Relationship Id="rId45" Type="http://schemas.openxmlformats.org/officeDocument/2006/relationships/image" Target="media/image14.wmf"/><Relationship Id="rId44" Type="http://schemas.openxmlformats.org/officeDocument/2006/relationships/oleObject" Target="embeddings/oleObject14.bin"/><Relationship Id="rId43" Type="http://schemas.openxmlformats.org/officeDocument/2006/relationships/image" Target="media/image13.wmf"/><Relationship Id="rId42" Type="http://schemas.openxmlformats.org/officeDocument/2006/relationships/oleObject" Target="embeddings/oleObject13.bin"/><Relationship Id="rId41" Type="http://schemas.openxmlformats.org/officeDocument/2006/relationships/image" Target="media/image12.wmf"/><Relationship Id="rId40" Type="http://schemas.openxmlformats.org/officeDocument/2006/relationships/oleObject" Target="embeddings/oleObject12.bin"/><Relationship Id="rId4" Type="http://schemas.openxmlformats.org/officeDocument/2006/relationships/endnotes" Target="endnotes.xml"/><Relationship Id="rId39" Type="http://schemas.openxmlformats.org/officeDocument/2006/relationships/image" Target="media/image11.wmf"/><Relationship Id="rId38" Type="http://schemas.openxmlformats.org/officeDocument/2006/relationships/oleObject" Target="embeddings/oleObject11.bin"/><Relationship Id="rId379" Type="http://schemas.microsoft.com/office/2011/relationships/people" Target="people.xml"/><Relationship Id="rId378" Type="http://schemas.openxmlformats.org/officeDocument/2006/relationships/fontTable" Target="fontTable.xml"/><Relationship Id="rId377" Type="http://schemas.openxmlformats.org/officeDocument/2006/relationships/customXml" Target="../customXml/item2.xml"/><Relationship Id="rId376" Type="http://schemas.openxmlformats.org/officeDocument/2006/relationships/numbering" Target="numbering.xml"/><Relationship Id="rId375" Type="http://schemas.openxmlformats.org/officeDocument/2006/relationships/customXml" Target="../customXml/item1.xml"/><Relationship Id="rId374" Type="http://schemas.openxmlformats.org/officeDocument/2006/relationships/image" Target="media/image178.wmf"/><Relationship Id="rId373" Type="http://schemas.openxmlformats.org/officeDocument/2006/relationships/oleObject" Target="embeddings/oleObject179.bin"/><Relationship Id="rId372" Type="http://schemas.openxmlformats.org/officeDocument/2006/relationships/image" Target="media/image177.wmf"/><Relationship Id="rId371" Type="http://schemas.openxmlformats.org/officeDocument/2006/relationships/oleObject" Target="embeddings/oleObject178.bin"/><Relationship Id="rId370" Type="http://schemas.openxmlformats.org/officeDocument/2006/relationships/image" Target="media/image176.wmf"/><Relationship Id="rId37" Type="http://schemas.openxmlformats.org/officeDocument/2006/relationships/image" Target="media/image10.wmf"/><Relationship Id="rId369" Type="http://schemas.openxmlformats.org/officeDocument/2006/relationships/oleObject" Target="embeddings/oleObject177.bin"/><Relationship Id="rId368" Type="http://schemas.openxmlformats.org/officeDocument/2006/relationships/image" Target="media/image175.wmf"/><Relationship Id="rId367" Type="http://schemas.openxmlformats.org/officeDocument/2006/relationships/oleObject" Target="embeddings/oleObject176.bin"/><Relationship Id="rId366" Type="http://schemas.openxmlformats.org/officeDocument/2006/relationships/image" Target="media/image174.wmf"/><Relationship Id="rId365" Type="http://schemas.openxmlformats.org/officeDocument/2006/relationships/oleObject" Target="embeddings/oleObject175.bin"/><Relationship Id="rId364" Type="http://schemas.openxmlformats.org/officeDocument/2006/relationships/oleObject" Target="embeddings/oleObject174.bin"/><Relationship Id="rId363" Type="http://schemas.openxmlformats.org/officeDocument/2006/relationships/image" Target="media/image173.wmf"/><Relationship Id="rId362" Type="http://schemas.openxmlformats.org/officeDocument/2006/relationships/oleObject" Target="embeddings/oleObject173.bin"/><Relationship Id="rId361" Type="http://schemas.openxmlformats.org/officeDocument/2006/relationships/image" Target="media/image172.wmf"/><Relationship Id="rId360" Type="http://schemas.openxmlformats.org/officeDocument/2006/relationships/oleObject" Target="embeddings/oleObject172.bin"/><Relationship Id="rId36" Type="http://schemas.openxmlformats.org/officeDocument/2006/relationships/oleObject" Target="embeddings/oleObject10.bin"/><Relationship Id="rId359" Type="http://schemas.openxmlformats.org/officeDocument/2006/relationships/image" Target="media/image171.wmf"/><Relationship Id="rId358" Type="http://schemas.openxmlformats.org/officeDocument/2006/relationships/oleObject" Target="embeddings/oleObject171.bin"/><Relationship Id="rId357" Type="http://schemas.openxmlformats.org/officeDocument/2006/relationships/image" Target="media/image170.wmf"/><Relationship Id="rId356" Type="http://schemas.openxmlformats.org/officeDocument/2006/relationships/oleObject" Target="embeddings/oleObject170.bin"/><Relationship Id="rId355" Type="http://schemas.openxmlformats.org/officeDocument/2006/relationships/image" Target="media/image169.jpeg"/><Relationship Id="rId354" Type="http://schemas.openxmlformats.org/officeDocument/2006/relationships/image" Target="media/image168.jpeg"/><Relationship Id="rId353" Type="http://schemas.openxmlformats.org/officeDocument/2006/relationships/image" Target="media/image167.wmf"/><Relationship Id="rId352" Type="http://schemas.openxmlformats.org/officeDocument/2006/relationships/oleObject" Target="embeddings/oleObject169.bin"/><Relationship Id="rId351" Type="http://schemas.openxmlformats.org/officeDocument/2006/relationships/image" Target="media/image166.wmf"/><Relationship Id="rId350" Type="http://schemas.openxmlformats.org/officeDocument/2006/relationships/oleObject" Target="embeddings/oleObject168.bin"/><Relationship Id="rId35" Type="http://schemas.openxmlformats.org/officeDocument/2006/relationships/image" Target="media/image9.wmf"/><Relationship Id="rId349" Type="http://schemas.openxmlformats.org/officeDocument/2006/relationships/image" Target="media/image165.wmf"/><Relationship Id="rId348" Type="http://schemas.openxmlformats.org/officeDocument/2006/relationships/oleObject" Target="embeddings/oleObject167.bin"/><Relationship Id="rId347" Type="http://schemas.openxmlformats.org/officeDocument/2006/relationships/image" Target="media/image164.wmf"/><Relationship Id="rId346" Type="http://schemas.openxmlformats.org/officeDocument/2006/relationships/oleObject" Target="embeddings/oleObject166.bin"/><Relationship Id="rId345" Type="http://schemas.openxmlformats.org/officeDocument/2006/relationships/image" Target="media/image163.wmf"/><Relationship Id="rId344" Type="http://schemas.openxmlformats.org/officeDocument/2006/relationships/oleObject" Target="embeddings/oleObject165.bin"/><Relationship Id="rId343" Type="http://schemas.openxmlformats.org/officeDocument/2006/relationships/image" Target="media/image162.wmf"/><Relationship Id="rId342" Type="http://schemas.openxmlformats.org/officeDocument/2006/relationships/oleObject" Target="embeddings/oleObject164.bin"/><Relationship Id="rId341" Type="http://schemas.openxmlformats.org/officeDocument/2006/relationships/image" Target="media/image161.wmf"/><Relationship Id="rId340" Type="http://schemas.openxmlformats.org/officeDocument/2006/relationships/oleObject" Target="embeddings/oleObject163.bin"/><Relationship Id="rId34" Type="http://schemas.openxmlformats.org/officeDocument/2006/relationships/oleObject" Target="embeddings/oleObject9.bin"/><Relationship Id="rId339" Type="http://schemas.openxmlformats.org/officeDocument/2006/relationships/image" Target="media/image160.wmf"/><Relationship Id="rId338" Type="http://schemas.openxmlformats.org/officeDocument/2006/relationships/oleObject" Target="embeddings/oleObject162.bin"/><Relationship Id="rId337" Type="http://schemas.openxmlformats.org/officeDocument/2006/relationships/image" Target="media/image159.wmf"/><Relationship Id="rId336" Type="http://schemas.openxmlformats.org/officeDocument/2006/relationships/oleObject" Target="embeddings/oleObject161.bin"/><Relationship Id="rId335" Type="http://schemas.openxmlformats.org/officeDocument/2006/relationships/image" Target="media/image158.wmf"/><Relationship Id="rId334" Type="http://schemas.openxmlformats.org/officeDocument/2006/relationships/oleObject" Target="embeddings/oleObject160.bin"/><Relationship Id="rId333" Type="http://schemas.openxmlformats.org/officeDocument/2006/relationships/image" Target="media/image157.wmf"/><Relationship Id="rId332" Type="http://schemas.openxmlformats.org/officeDocument/2006/relationships/oleObject" Target="embeddings/oleObject159.bin"/><Relationship Id="rId331" Type="http://schemas.openxmlformats.org/officeDocument/2006/relationships/image" Target="media/image156.wmf"/><Relationship Id="rId330" Type="http://schemas.openxmlformats.org/officeDocument/2006/relationships/oleObject" Target="embeddings/oleObject158.bin"/><Relationship Id="rId33" Type="http://schemas.openxmlformats.org/officeDocument/2006/relationships/image" Target="media/image8.wmf"/><Relationship Id="rId329" Type="http://schemas.openxmlformats.org/officeDocument/2006/relationships/image" Target="media/image155.wmf"/><Relationship Id="rId328" Type="http://schemas.openxmlformats.org/officeDocument/2006/relationships/oleObject" Target="embeddings/oleObject157.bin"/><Relationship Id="rId327" Type="http://schemas.openxmlformats.org/officeDocument/2006/relationships/image" Target="media/image154.wmf"/><Relationship Id="rId326" Type="http://schemas.openxmlformats.org/officeDocument/2006/relationships/oleObject" Target="embeddings/oleObject156.bin"/><Relationship Id="rId325" Type="http://schemas.openxmlformats.org/officeDocument/2006/relationships/image" Target="media/image153.wmf"/><Relationship Id="rId324" Type="http://schemas.openxmlformats.org/officeDocument/2006/relationships/oleObject" Target="embeddings/oleObject155.bin"/><Relationship Id="rId323" Type="http://schemas.openxmlformats.org/officeDocument/2006/relationships/image" Target="media/image152.wmf"/><Relationship Id="rId322" Type="http://schemas.openxmlformats.org/officeDocument/2006/relationships/oleObject" Target="embeddings/oleObject154.bin"/><Relationship Id="rId321" Type="http://schemas.openxmlformats.org/officeDocument/2006/relationships/image" Target="media/image151.wmf"/><Relationship Id="rId320" Type="http://schemas.openxmlformats.org/officeDocument/2006/relationships/oleObject" Target="embeddings/oleObject153.bin"/><Relationship Id="rId32" Type="http://schemas.openxmlformats.org/officeDocument/2006/relationships/oleObject" Target="embeddings/oleObject8.bin"/><Relationship Id="rId319" Type="http://schemas.openxmlformats.org/officeDocument/2006/relationships/image" Target="media/image150.wmf"/><Relationship Id="rId318" Type="http://schemas.openxmlformats.org/officeDocument/2006/relationships/oleObject" Target="embeddings/oleObject152.bin"/><Relationship Id="rId317" Type="http://schemas.openxmlformats.org/officeDocument/2006/relationships/oleObject" Target="embeddings/oleObject151.bin"/><Relationship Id="rId316" Type="http://schemas.openxmlformats.org/officeDocument/2006/relationships/image" Target="media/image149.wmf"/><Relationship Id="rId315" Type="http://schemas.openxmlformats.org/officeDocument/2006/relationships/oleObject" Target="embeddings/oleObject150.bin"/><Relationship Id="rId314" Type="http://schemas.openxmlformats.org/officeDocument/2006/relationships/image" Target="media/image148.wmf"/><Relationship Id="rId313" Type="http://schemas.openxmlformats.org/officeDocument/2006/relationships/oleObject" Target="embeddings/oleObject149.bin"/><Relationship Id="rId312" Type="http://schemas.openxmlformats.org/officeDocument/2006/relationships/image" Target="media/image147.wmf"/><Relationship Id="rId311" Type="http://schemas.openxmlformats.org/officeDocument/2006/relationships/oleObject" Target="embeddings/oleObject148.bin"/><Relationship Id="rId310" Type="http://schemas.openxmlformats.org/officeDocument/2006/relationships/image" Target="media/image146.wmf"/><Relationship Id="rId31" Type="http://schemas.openxmlformats.org/officeDocument/2006/relationships/image" Target="media/image7.wmf"/><Relationship Id="rId309" Type="http://schemas.openxmlformats.org/officeDocument/2006/relationships/oleObject" Target="embeddings/oleObject147.bin"/><Relationship Id="rId308" Type="http://schemas.openxmlformats.org/officeDocument/2006/relationships/oleObject" Target="embeddings/oleObject146.bin"/><Relationship Id="rId307" Type="http://schemas.openxmlformats.org/officeDocument/2006/relationships/image" Target="media/image145.wmf"/><Relationship Id="rId306" Type="http://schemas.openxmlformats.org/officeDocument/2006/relationships/oleObject" Target="embeddings/oleObject145.bin"/><Relationship Id="rId305" Type="http://schemas.openxmlformats.org/officeDocument/2006/relationships/image" Target="media/image144.wmf"/><Relationship Id="rId304" Type="http://schemas.openxmlformats.org/officeDocument/2006/relationships/oleObject" Target="embeddings/oleObject144.bin"/><Relationship Id="rId303" Type="http://schemas.openxmlformats.org/officeDocument/2006/relationships/image" Target="media/image143.wmf"/><Relationship Id="rId302" Type="http://schemas.openxmlformats.org/officeDocument/2006/relationships/oleObject" Target="embeddings/oleObject143.bin"/><Relationship Id="rId301" Type="http://schemas.openxmlformats.org/officeDocument/2006/relationships/image" Target="media/image142.wmf"/><Relationship Id="rId300" Type="http://schemas.openxmlformats.org/officeDocument/2006/relationships/oleObject" Target="embeddings/oleObject142.bin"/><Relationship Id="rId30" Type="http://schemas.openxmlformats.org/officeDocument/2006/relationships/oleObject" Target="embeddings/oleObject7.bin"/><Relationship Id="rId3" Type="http://schemas.openxmlformats.org/officeDocument/2006/relationships/footnotes" Target="footnotes.xml"/><Relationship Id="rId299" Type="http://schemas.openxmlformats.org/officeDocument/2006/relationships/image" Target="media/image141.wmf"/><Relationship Id="rId298" Type="http://schemas.openxmlformats.org/officeDocument/2006/relationships/oleObject" Target="embeddings/oleObject141.bin"/><Relationship Id="rId297" Type="http://schemas.openxmlformats.org/officeDocument/2006/relationships/image" Target="media/image140.jpeg"/><Relationship Id="rId296" Type="http://schemas.openxmlformats.org/officeDocument/2006/relationships/image" Target="media/image139.wmf"/><Relationship Id="rId295" Type="http://schemas.openxmlformats.org/officeDocument/2006/relationships/oleObject" Target="embeddings/oleObject140.bin"/><Relationship Id="rId294" Type="http://schemas.openxmlformats.org/officeDocument/2006/relationships/image" Target="media/image138.wmf"/><Relationship Id="rId293" Type="http://schemas.openxmlformats.org/officeDocument/2006/relationships/oleObject" Target="embeddings/oleObject139.bin"/><Relationship Id="rId292" Type="http://schemas.openxmlformats.org/officeDocument/2006/relationships/image" Target="media/image137.wmf"/><Relationship Id="rId291" Type="http://schemas.openxmlformats.org/officeDocument/2006/relationships/oleObject" Target="embeddings/oleObject138.bin"/><Relationship Id="rId290" Type="http://schemas.openxmlformats.org/officeDocument/2006/relationships/image" Target="media/image136.wmf"/><Relationship Id="rId29" Type="http://schemas.openxmlformats.org/officeDocument/2006/relationships/image" Target="media/image6.wmf"/><Relationship Id="rId289" Type="http://schemas.openxmlformats.org/officeDocument/2006/relationships/oleObject" Target="embeddings/oleObject137.bin"/><Relationship Id="rId288" Type="http://schemas.openxmlformats.org/officeDocument/2006/relationships/image" Target="media/image135.wmf"/><Relationship Id="rId287" Type="http://schemas.openxmlformats.org/officeDocument/2006/relationships/oleObject" Target="embeddings/oleObject136.bin"/><Relationship Id="rId286" Type="http://schemas.openxmlformats.org/officeDocument/2006/relationships/image" Target="media/image134.wmf"/><Relationship Id="rId285" Type="http://schemas.openxmlformats.org/officeDocument/2006/relationships/oleObject" Target="embeddings/oleObject135.bin"/><Relationship Id="rId284" Type="http://schemas.openxmlformats.org/officeDocument/2006/relationships/image" Target="media/image133.wmf"/><Relationship Id="rId283" Type="http://schemas.openxmlformats.org/officeDocument/2006/relationships/oleObject" Target="embeddings/oleObject134.bin"/><Relationship Id="rId282" Type="http://schemas.openxmlformats.org/officeDocument/2006/relationships/image" Target="media/image132.wmf"/><Relationship Id="rId281" Type="http://schemas.openxmlformats.org/officeDocument/2006/relationships/oleObject" Target="embeddings/oleObject133.bin"/><Relationship Id="rId280" Type="http://schemas.openxmlformats.org/officeDocument/2006/relationships/image" Target="media/image131.wmf"/><Relationship Id="rId28" Type="http://schemas.openxmlformats.org/officeDocument/2006/relationships/oleObject" Target="embeddings/oleObject6.bin"/><Relationship Id="rId279" Type="http://schemas.openxmlformats.org/officeDocument/2006/relationships/oleObject" Target="embeddings/oleObject132.bin"/><Relationship Id="rId278" Type="http://schemas.openxmlformats.org/officeDocument/2006/relationships/image" Target="media/image130.wmf"/><Relationship Id="rId277" Type="http://schemas.openxmlformats.org/officeDocument/2006/relationships/oleObject" Target="embeddings/oleObject131.bin"/><Relationship Id="rId276" Type="http://schemas.openxmlformats.org/officeDocument/2006/relationships/image" Target="media/image129.wmf"/><Relationship Id="rId275" Type="http://schemas.openxmlformats.org/officeDocument/2006/relationships/oleObject" Target="embeddings/oleObject130.bin"/><Relationship Id="rId274" Type="http://schemas.openxmlformats.org/officeDocument/2006/relationships/image" Target="media/image128.wmf"/><Relationship Id="rId273" Type="http://schemas.openxmlformats.org/officeDocument/2006/relationships/oleObject" Target="embeddings/oleObject129.bin"/><Relationship Id="rId272" Type="http://schemas.openxmlformats.org/officeDocument/2006/relationships/image" Target="media/image127.wmf"/><Relationship Id="rId271" Type="http://schemas.openxmlformats.org/officeDocument/2006/relationships/oleObject" Target="embeddings/oleObject128.bin"/><Relationship Id="rId270" Type="http://schemas.openxmlformats.org/officeDocument/2006/relationships/image" Target="media/image126.wmf"/><Relationship Id="rId27" Type="http://schemas.openxmlformats.org/officeDocument/2006/relationships/image" Target="media/image5.wmf"/><Relationship Id="rId269" Type="http://schemas.openxmlformats.org/officeDocument/2006/relationships/oleObject" Target="embeddings/oleObject127.bin"/><Relationship Id="rId268" Type="http://schemas.openxmlformats.org/officeDocument/2006/relationships/image" Target="media/image125.wmf"/><Relationship Id="rId267" Type="http://schemas.openxmlformats.org/officeDocument/2006/relationships/oleObject" Target="embeddings/oleObject126.bin"/><Relationship Id="rId266" Type="http://schemas.openxmlformats.org/officeDocument/2006/relationships/image" Target="media/image124.wmf"/><Relationship Id="rId265" Type="http://schemas.openxmlformats.org/officeDocument/2006/relationships/oleObject" Target="embeddings/oleObject125.bin"/><Relationship Id="rId264" Type="http://schemas.openxmlformats.org/officeDocument/2006/relationships/image" Target="media/image123.wmf"/><Relationship Id="rId263" Type="http://schemas.openxmlformats.org/officeDocument/2006/relationships/oleObject" Target="embeddings/oleObject124.bin"/><Relationship Id="rId262" Type="http://schemas.openxmlformats.org/officeDocument/2006/relationships/image" Target="media/image122.wmf"/><Relationship Id="rId261" Type="http://schemas.openxmlformats.org/officeDocument/2006/relationships/oleObject" Target="embeddings/oleObject123.bin"/><Relationship Id="rId260" Type="http://schemas.openxmlformats.org/officeDocument/2006/relationships/image" Target="media/image121.wmf"/><Relationship Id="rId26" Type="http://schemas.openxmlformats.org/officeDocument/2006/relationships/oleObject" Target="embeddings/oleObject5.bin"/><Relationship Id="rId259" Type="http://schemas.openxmlformats.org/officeDocument/2006/relationships/oleObject" Target="embeddings/oleObject122.bin"/><Relationship Id="rId258" Type="http://schemas.openxmlformats.org/officeDocument/2006/relationships/image" Target="media/image120.wmf"/><Relationship Id="rId257" Type="http://schemas.openxmlformats.org/officeDocument/2006/relationships/oleObject" Target="embeddings/oleObject121.bin"/><Relationship Id="rId256" Type="http://schemas.openxmlformats.org/officeDocument/2006/relationships/image" Target="media/image119.wmf"/><Relationship Id="rId255" Type="http://schemas.openxmlformats.org/officeDocument/2006/relationships/oleObject" Target="embeddings/oleObject120.bin"/><Relationship Id="rId254" Type="http://schemas.openxmlformats.org/officeDocument/2006/relationships/image" Target="media/image118.wmf"/><Relationship Id="rId253" Type="http://schemas.openxmlformats.org/officeDocument/2006/relationships/oleObject" Target="embeddings/oleObject119.bin"/><Relationship Id="rId252" Type="http://schemas.openxmlformats.org/officeDocument/2006/relationships/image" Target="media/image117.jpeg"/><Relationship Id="rId251" Type="http://schemas.openxmlformats.org/officeDocument/2006/relationships/image" Target="media/image116.wmf"/><Relationship Id="rId250" Type="http://schemas.openxmlformats.org/officeDocument/2006/relationships/oleObject" Target="embeddings/oleObject118.bin"/><Relationship Id="rId25" Type="http://schemas.openxmlformats.org/officeDocument/2006/relationships/oleObject" Target="embeddings/oleObject4.bin"/><Relationship Id="rId249" Type="http://schemas.openxmlformats.org/officeDocument/2006/relationships/image" Target="media/image115.wmf"/><Relationship Id="rId248" Type="http://schemas.openxmlformats.org/officeDocument/2006/relationships/oleObject" Target="embeddings/oleObject117.bin"/><Relationship Id="rId247" Type="http://schemas.openxmlformats.org/officeDocument/2006/relationships/image" Target="media/image114.png"/><Relationship Id="rId246" Type="http://schemas.openxmlformats.org/officeDocument/2006/relationships/image" Target="media/image113.png"/><Relationship Id="rId245" Type="http://schemas.openxmlformats.org/officeDocument/2006/relationships/image" Target="media/image112.wmf"/><Relationship Id="rId244" Type="http://schemas.openxmlformats.org/officeDocument/2006/relationships/oleObject" Target="embeddings/oleObject116.bin"/><Relationship Id="rId243" Type="http://schemas.openxmlformats.org/officeDocument/2006/relationships/image" Target="media/image111.wmf"/><Relationship Id="rId242" Type="http://schemas.openxmlformats.org/officeDocument/2006/relationships/oleObject" Target="embeddings/oleObject115.bin"/><Relationship Id="rId241" Type="http://schemas.openxmlformats.org/officeDocument/2006/relationships/image" Target="media/image110.wmf"/><Relationship Id="rId240" Type="http://schemas.openxmlformats.org/officeDocument/2006/relationships/oleObject" Target="embeddings/oleObject114.bin"/><Relationship Id="rId24" Type="http://schemas.openxmlformats.org/officeDocument/2006/relationships/image" Target="media/image4.wmf"/><Relationship Id="rId239" Type="http://schemas.openxmlformats.org/officeDocument/2006/relationships/image" Target="media/image109.wmf"/><Relationship Id="rId238" Type="http://schemas.openxmlformats.org/officeDocument/2006/relationships/oleObject" Target="embeddings/oleObject113.bin"/><Relationship Id="rId237" Type="http://schemas.openxmlformats.org/officeDocument/2006/relationships/image" Target="media/image108.wmf"/><Relationship Id="rId236" Type="http://schemas.openxmlformats.org/officeDocument/2006/relationships/oleObject" Target="embeddings/oleObject112.bin"/><Relationship Id="rId235" Type="http://schemas.openxmlformats.org/officeDocument/2006/relationships/image" Target="media/image107.wmf"/><Relationship Id="rId234" Type="http://schemas.openxmlformats.org/officeDocument/2006/relationships/oleObject" Target="embeddings/oleObject111.bin"/><Relationship Id="rId233" Type="http://schemas.openxmlformats.org/officeDocument/2006/relationships/image" Target="media/image106.wmf"/><Relationship Id="rId232" Type="http://schemas.openxmlformats.org/officeDocument/2006/relationships/oleObject" Target="embeddings/oleObject110.bin"/><Relationship Id="rId231" Type="http://schemas.openxmlformats.org/officeDocument/2006/relationships/image" Target="media/image105.wmf"/><Relationship Id="rId230" Type="http://schemas.openxmlformats.org/officeDocument/2006/relationships/oleObject" Target="embeddings/oleObject109.bin"/><Relationship Id="rId23" Type="http://schemas.openxmlformats.org/officeDocument/2006/relationships/oleObject" Target="embeddings/oleObject3.bin"/><Relationship Id="rId229" Type="http://schemas.openxmlformats.org/officeDocument/2006/relationships/image" Target="media/image104.wmf"/><Relationship Id="rId228" Type="http://schemas.openxmlformats.org/officeDocument/2006/relationships/oleObject" Target="embeddings/oleObject108.bin"/><Relationship Id="rId227" Type="http://schemas.openxmlformats.org/officeDocument/2006/relationships/image" Target="media/image103.wmf"/><Relationship Id="rId226" Type="http://schemas.openxmlformats.org/officeDocument/2006/relationships/oleObject" Target="embeddings/oleObject107.bin"/><Relationship Id="rId225" Type="http://schemas.openxmlformats.org/officeDocument/2006/relationships/image" Target="media/image102.wmf"/><Relationship Id="rId224" Type="http://schemas.openxmlformats.org/officeDocument/2006/relationships/oleObject" Target="embeddings/oleObject106.bin"/><Relationship Id="rId223" Type="http://schemas.openxmlformats.org/officeDocument/2006/relationships/image" Target="media/image101.wmf"/><Relationship Id="rId222" Type="http://schemas.openxmlformats.org/officeDocument/2006/relationships/oleObject" Target="embeddings/oleObject105.bin"/><Relationship Id="rId221" Type="http://schemas.openxmlformats.org/officeDocument/2006/relationships/image" Target="media/image100.wmf"/><Relationship Id="rId220" Type="http://schemas.openxmlformats.org/officeDocument/2006/relationships/oleObject" Target="embeddings/oleObject104.bin"/><Relationship Id="rId22" Type="http://schemas.openxmlformats.org/officeDocument/2006/relationships/image" Target="media/image3.wmf"/><Relationship Id="rId219" Type="http://schemas.openxmlformats.org/officeDocument/2006/relationships/image" Target="media/image99.wmf"/><Relationship Id="rId218" Type="http://schemas.openxmlformats.org/officeDocument/2006/relationships/oleObject" Target="embeddings/oleObject103.bin"/><Relationship Id="rId217" Type="http://schemas.openxmlformats.org/officeDocument/2006/relationships/image" Target="media/image98.wmf"/><Relationship Id="rId216" Type="http://schemas.openxmlformats.org/officeDocument/2006/relationships/oleObject" Target="embeddings/oleObject102.bin"/><Relationship Id="rId215" Type="http://schemas.openxmlformats.org/officeDocument/2006/relationships/image" Target="media/image97.wmf"/><Relationship Id="rId214" Type="http://schemas.openxmlformats.org/officeDocument/2006/relationships/oleObject" Target="embeddings/oleObject101.bin"/><Relationship Id="rId213" Type="http://schemas.openxmlformats.org/officeDocument/2006/relationships/image" Target="media/image96.wmf"/><Relationship Id="rId212" Type="http://schemas.openxmlformats.org/officeDocument/2006/relationships/oleObject" Target="embeddings/oleObject100.bin"/><Relationship Id="rId211" Type="http://schemas.openxmlformats.org/officeDocument/2006/relationships/image" Target="media/image95.wmf"/><Relationship Id="rId210" Type="http://schemas.openxmlformats.org/officeDocument/2006/relationships/oleObject" Target="embeddings/oleObject99.bin"/><Relationship Id="rId21" Type="http://schemas.openxmlformats.org/officeDocument/2006/relationships/oleObject" Target="embeddings/oleObject2.bin"/><Relationship Id="rId209" Type="http://schemas.openxmlformats.org/officeDocument/2006/relationships/image" Target="media/image94.wmf"/><Relationship Id="rId208" Type="http://schemas.openxmlformats.org/officeDocument/2006/relationships/oleObject" Target="embeddings/oleObject98.bin"/><Relationship Id="rId207" Type="http://schemas.openxmlformats.org/officeDocument/2006/relationships/image" Target="media/image93.wmf"/><Relationship Id="rId206" Type="http://schemas.openxmlformats.org/officeDocument/2006/relationships/oleObject" Target="embeddings/oleObject97.bin"/><Relationship Id="rId205" Type="http://schemas.openxmlformats.org/officeDocument/2006/relationships/image" Target="media/image92.wmf"/><Relationship Id="rId204" Type="http://schemas.openxmlformats.org/officeDocument/2006/relationships/oleObject" Target="embeddings/oleObject96.bin"/><Relationship Id="rId203" Type="http://schemas.openxmlformats.org/officeDocument/2006/relationships/image" Target="media/image91.wmf"/><Relationship Id="rId202" Type="http://schemas.openxmlformats.org/officeDocument/2006/relationships/oleObject" Target="embeddings/oleObject95.bin"/><Relationship Id="rId201" Type="http://schemas.openxmlformats.org/officeDocument/2006/relationships/image" Target="media/image90.wmf"/><Relationship Id="rId200" Type="http://schemas.openxmlformats.org/officeDocument/2006/relationships/oleObject" Target="embeddings/oleObject94.bin"/><Relationship Id="rId20" Type="http://schemas.openxmlformats.org/officeDocument/2006/relationships/image" Target="media/image2.wmf"/><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93.bin"/><Relationship Id="rId197" Type="http://schemas.openxmlformats.org/officeDocument/2006/relationships/image" Target="media/image88.wmf"/><Relationship Id="rId196" Type="http://schemas.openxmlformats.org/officeDocument/2006/relationships/oleObject" Target="embeddings/oleObject92.bin"/><Relationship Id="rId195" Type="http://schemas.openxmlformats.org/officeDocument/2006/relationships/image" Target="media/image87.wmf"/><Relationship Id="rId194" Type="http://schemas.openxmlformats.org/officeDocument/2006/relationships/oleObject" Target="embeddings/oleObject91.bin"/><Relationship Id="rId193" Type="http://schemas.openxmlformats.org/officeDocument/2006/relationships/image" Target="media/image86.wmf"/><Relationship Id="rId192" Type="http://schemas.openxmlformats.org/officeDocument/2006/relationships/oleObject" Target="embeddings/oleObject90.bin"/><Relationship Id="rId191" Type="http://schemas.openxmlformats.org/officeDocument/2006/relationships/image" Target="media/image85.wmf"/><Relationship Id="rId190" Type="http://schemas.openxmlformats.org/officeDocument/2006/relationships/oleObject" Target="embeddings/oleObject89.bin"/><Relationship Id="rId19" Type="http://schemas.openxmlformats.org/officeDocument/2006/relationships/oleObject" Target="embeddings/oleObject1.bin"/><Relationship Id="rId189" Type="http://schemas.openxmlformats.org/officeDocument/2006/relationships/image" Target="media/image84.wmf"/><Relationship Id="rId188" Type="http://schemas.openxmlformats.org/officeDocument/2006/relationships/oleObject" Target="embeddings/oleObject88.bin"/><Relationship Id="rId187" Type="http://schemas.openxmlformats.org/officeDocument/2006/relationships/image" Target="media/image83.wmf"/><Relationship Id="rId186" Type="http://schemas.openxmlformats.org/officeDocument/2006/relationships/oleObject" Target="embeddings/oleObject87.bin"/><Relationship Id="rId185" Type="http://schemas.openxmlformats.org/officeDocument/2006/relationships/image" Target="media/image82.wmf"/><Relationship Id="rId184" Type="http://schemas.openxmlformats.org/officeDocument/2006/relationships/oleObject" Target="embeddings/oleObject86.bin"/><Relationship Id="rId183" Type="http://schemas.openxmlformats.org/officeDocument/2006/relationships/image" Target="media/image81.wmf"/><Relationship Id="rId182" Type="http://schemas.openxmlformats.org/officeDocument/2006/relationships/oleObject" Target="embeddings/oleObject85.bin"/><Relationship Id="rId181" Type="http://schemas.openxmlformats.org/officeDocument/2006/relationships/image" Target="media/image80.png"/><Relationship Id="rId180" Type="http://schemas.openxmlformats.org/officeDocument/2006/relationships/image" Target="media/image79.png"/><Relationship Id="rId18" Type="http://schemas.openxmlformats.org/officeDocument/2006/relationships/image" Target="media/image1.png"/><Relationship Id="rId179" Type="http://schemas.openxmlformats.org/officeDocument/2006/relationships/image" Target="media/image78.wmf"/><Relationship Id="rId178" Type="http://schemas.openxmlformats.org/officeDocument/2006/relationships/oleObject" Target="embeddings/oleObject84.bin"/><Relationship Id="rId177" Type="http://schemas.openxmlformats.org/officeDocument/2006/relationships/oleObject" Target="embeddings/oleObject83.bin"/><Relationship Id="rId176" Type="http://schemas.openxmlformats.org/officeDocument/2006/relationships/image" Target="media/image77.wmf"/><Relationship Id="rId175" Type="http://schemas.openxmlformats.org/officeDocument/2006/relationships/oleObject" Target="embeddings/oleObject82.bin"/><Relationship Id="rId174" Type="http://schemas.openxmlformats.org/officeDocument/2006/relationships/image" Target="media/image76.wmf"/><Relationship Id="rId173" Type="http://schemas.openxmlformats.org/officeDocument/2006/relationships/oleObject" Target="embeddings/oleObject81.bin"/><Relationship Id="rId172" Type="http://schemas.openxmlformats.org/officeDocument/2006/relationships/image" Target="media/image75.wmf"/><Relationship Id="rId171" Type="http://schemas.openxmlformats.org/officeDocument/2006/relationships/oleObject" Target="embeddings/oleObject80.bin"/><Relationship Id="rId170" Type="http://schemas.openxmlformats.org/officeDocument/2006/relationships/image" Target="media/image74.wmf"/><Relationship Id="rId17" Type="http://schemas.openxmlformats.org/officeDocument/2006/relationships/theme" Target="theme/theme1.xml"/><Relationship Id="rId169" Type="http://schemas.openxmlformats.org/officeDocument/2006/relationships/oleObject" Target="embeddings/oleObject79.bin"/><Relationship Id="rId168" Type="http://schemas.openxmlformats.org/officeDocument/2006/relationships/oleObject" Target="embeddings/oleObject78.bin"/><Relationship Id="rId167" Type="http://schemas.openxmlformats.org/officeDocument/2006/relationships/oleObject" Target="embeddings/oleObject77.bin"/><Relationship Id="rId166" Type="http://schemas.openxmlformats.org/officeDocument/2006/relationships/image" Target="media/image73.wmf"/><Relationship Id="rId165" Type="http://schemas.openxmlformats.org/officeDocument/2006/relationships/oleObject" Target="embeddings/oleObject76.bin"/><Relationship Id="rId164" Type="http://schemas.openxmlformats.org/officeDocument/2006/relationships/oleObject" Target="embeddings/oleObject75.bin"/><Relationship Id="rId163" Type="http://schemas.openxmlformats.org/officeDocument/2006/relationships/image" Target="media/image72.wmf"/><Relationship Id="rId162" Type="http://schemas.openxmlformats.org/officeDocument/2006/relationships/oleObject" Target="embeddings/oleObject74.bin"/><Relationship Id="rId161" Type="http://schemas.openxmlformats.org/officeDocument/2006/relationships/image" Target="media/image71.wmf"/><Relationship Id="rId160" Type="http://schemas.openxmlformats.org/officeDocument/2006/relationships/oleObject" Target="embeddings/oleObject73.bin"/><Relationship Id="rId16" Type="http://schemas.openxmlformats.org/officeDocument/2006/relationships/footer" Target="footer6.xml"/><Relationship Id="rId159" Type="http://schemas.openxmlformats.org/officeDocument/2006/relationships/image" Target="media/image70.wmf"/><Relationship Id="rId158" Type="http://schemas.openxmlformats.org/officeDocument/2006/relationships/oleObject" Target="embeddings/oleObject72.bin"/><Relationship Id="rId157" Type="http://schemas.openxmlformats.org/officeDocument/2006/relationships/oleObject" Target="embeddings/oleObject71.bin"/><Relationship Id="rId156" Type="http://schemas.openxmlformats.org/officeDocument/2006/relationships/image" Target="media/image69.wmf"/><Relationship Id="rId155" Type="http://schemas.openxmlformats.org/officeDocument/2006/relationships/oleObject" Target="embeddings/oleObject70.bin"/><Relationship Id="rId154" Type="http://schemas.openxmlformats.org/officeDocument/2006/relationships/image" Target="media/image68.wmf"/><Relationship Id="rId153" Type="http://schemas.openxmlformats.org/officeDocument/2006/relationships/oleObject" Target="embeddings/oleObject69.bin"/><Relationship Id="rId152" Type="http://schemas.openxmlformats.org/officeDocument/2006/relationships/image" Target="media/image67.wmf"/><Relationship Id="rId151" Type="http://schemas.openxmlformats.org/officeDocument/2006/relationships/oleObject" Target="embeddings/oleObject68.bin"/><Relationship Id="rId150" Type="http://schemas.openxmlformats.org/officeDocument/2006/relationships/image" Target="media/image66.wmf"/><Relationship Id="rId15" Type="http://schemas.openxmlformats.org/officeDocument/2006/relationships/footer" Target="footer5.xml"/><Relationship Id="rId149" Type="http://schemas.openxmlformats.org/officeDocument/2006/relationships/oleObject" Target="embeddings/oleObject67.bin"/><Relationship Id="rId148" Type="http://schemas.openxmlformats.org/officeDocument/2006/relationships/image" Target="media/image65.wmf"/><Relationship Id="rId147" Type="http://schemas.openxmlformats.org/officeDocument/2006/relationships/oleObject" Target="embeddings/oleObject66.bin"/><Relationship Id="rId146" Type="http://schemas.openxmlformats.org/officeDocument/2006/relationships/image" Target="media/image64.wmf"/><Relationship Id="rId145" Type="http://schemas.openxmlformats.org/officeDocument/2006/relationships/oleObject" Target="embeddings/oleObject65.bin"/><Relationship Id="rId144" Type="http://schemas.openxmlformats.org/officeDocument/2006/relationships/image" Target="media/image63.wmf"/><Relationship Id="rId143" Type="http://schemas.openxmlformats.org/officeDocument/2006/relationships/oleObject" Target="embeddings/oleObject64.bin"/><Relationship Id="rId142" Type="http://schemas.openxmlformats.org/officeDocument/2006/relationships/image" Target="media/image62.wmf"/><Relationship Id="rId141" Type="http://schemas.openxmlformats.org/officeDocument/2006/relationships/oleObject" Target="embeddings/oleObject63.bin"/><Relationship Id="rId140" Type="http://schemas.openxmlformats.org/officeDocument/2006/relationships/image" Target="media/image61.wmf"/><Relationship Id="rId14" Type="http://schemas.openxmlformats.org/officeDocument/2006/relationships/footer" Target="footer4.xml"/><Relationship Id="rId139" Type="http://schemas.openxmlformats.org/officeDocument/2006/relationships/oleObject" Target="embeddings/oleObject62.bin"/><Relationship Id="rId138" Type="http://schemas.openxmlformats.org/officeDocument/2006/relationships/image" Target="media/image60.wmf"/><Relationship Id="rId137" Type="http://schemas.openxmlformats.org/officeDocument/2006/relationships/oleObject" Target="embeddings/oleObject61.bin"/><Relationship Id="rId136" Type="http://schemas.openxmlformats.org/officeDocument/2006/relationships/oleObject" Target="embeddings/oleObject60.bin"/><Relationship Id="rId135" Type="http://schemas.openxmlformats.org/officeDocument/2006/relationships/image" Target="media/image59.wmf"/><Relationship Id="rId134" Type="http://schemas.openxmlformats.org/officeDocument/2006/relationships/oleObject" Target="embeddings/oleObject59.bin"/><Relationship Id="rId133" Type="http://schemas.openxmlformats.org/officeDocument/2006/relationships/image" Target="media/image58.wmf"/><Relationship Id="rId132" Type="http://schemas.openxmlformats.org/officeDocument/2006/relationships/oleObject" Target="embeddings/oleObject58.bin"/><Relationship Id="rId131" Type="http://schemas.openxmlformats.org/officeDocument/2006/relationships/image" Target="media/image57.wmf"/><Relationship Id="rId130" Type="http://schemas.openxmlformats.org/officeDocument/2006/relationships/oleObject" Target="embeddings/oleObject57.bin"/><Relationship Id="rId13" Type="http://schemas.openxmlformats.org/officeDocument/2006/relationships/header" Target="header6.xml"/><Relationship Id="rId129" Type="http://schemas.openxmlformats.org/officeDocument/2006/relationships/image" Target="media/image56.wmf"/><Relationship Id="rId128" Type="http://schemas.openxmlformats.org/officeDocument/2006/relationships/oleObject" Target="embeddings/oleObject56.bin"/><Relationship Id="rId127" Type="http://schemas.openxmlformats.org/officeDocument/2006/relationships/image" Target="media/image55.wmf"/><Relationship Id="rId126" Type="http://schemas.openxmlformats.org/officeDocument/2006/relationships/oleObject" Target="embeddings/oleObject55.bin"/><Relationship Id="rId125" Type="http://schemas.openxmlformats.org/officeDocument/2006/relationships/image" Target="media/image54.wmf"/><Relationship Id="rId124" Type="http://schemas.openxmlformats.org/officeDocument/2006/relationships/oleObject" Target="embeddings/oleObject54.bin"/><Relationship Id="rId123" Type="http://schemas.openxmlformats.org/officeDocument/2006/relationships/image" Target="media/image53.wmf"/><Relationship Id="rId122" Type="http://schemas.openxmlformats.org/officeDocument/2006/relationships/oleObject" Target="embeddings/oleObject53.bin"/><Relationship Id="rId121" Type="http://schemas.openxmlformats.org/officeDocument/2006/relationships/image" Target="media/image52.wmf"/><Relationship Id="rId120" Type="http://schemas.openxmlformats.org/officeDocument/2006/relationships/oleObject" Target="embeddings/oleObject52.bin"/><Relationship Id="rId12" Type="http://schemas.openxmlformats.org/officeDocument/2006/relationships/header" Target="header5.xml"/><Relationship Id="rId119" Type="http://schemas.openxmlformats.org/officeDocument/2006/relationships/image" Target="media/image51.wmf"/><Relationship Id="rId118" Type="http://schemas.openxmlformats.org/officeDocument/2006/relationships/oleObject" Target="embeddings/oleObject51.bin"/><Relationship Id="rId117" Type="http://schemas.openxmlformats.org/officeDocument/2006/relationships/image" Target="media/image50.wmf"/><Relationship Id="rId116" Type="http://schemas.openxmlformats.org/officeDocument/2006/relationships/oleObject" Target="embeddings/oleObject50.bin"/><Relationship Id="rId115" Type="http://schemas.openxmlformats.org/officeDocument/2006/relationships/image" Target="media/image49.wmf"/><Relationship Id="rId114" Type="http://schemas.openxmlformats.org/officeDocument/2006/relationships/oleObject" Target="embeddings/oleObject49.bin"/><Relationship Id="rId113" Type="http://schemas.openxmlformats.org/officeDocument/2006/relationships/image" Target="media/image48.wmf"/><Relationship Id="rId112" Type="http://schemas.openxmlformats.org/officeDocument/2006/relationships/oleObject" Target="embeddings/oleObject48.bin"/><Relationship Id="rId111" Type="http://schemas.openxmlformats.org/officeDocument/2006/relationships/image" Target="media/image47.wmf"/><Relationship Id="rId110" Type="http://schemas.openxmlformats.org/officeDocument/2006/relationships/oleObject" Target="embeddings/oleObject47.bin"/><Relationship Id="rId11" Type="http://schemas.openxmlformats.org/officeDocument/2006/relationships/header" Target="header4.xml"/><Relationship Id="rId109" Type="http://schemas.openxmlformats.org/officeDocument/2006/relationships/image" Target="media/image46.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image" Target="media/image45.png"/><Relationship Id="rId105" Type="http://schemas.openxmlformats.org/officeDocument/2006/relationships/image" Target="media/image44.wmf"/><Relationship Id="rId104" Type="http://schemas.openxmlformats.org/officeDocument/2006/relationships/oleObject" Target="embeddings/oleObject44.bin"/><Relationship Id="rId103" Type="http://schemas.openxmlformats.org/officeDocument/2006/relationships/image" Target="media/image43.wmf"/><Relationship Id="rId102" Type="http://schemas.openxmlformats.org/officeDocument/2006/relationships/oleObject" Target="embeddings/oleObject43.bin"/><Relationship Id="rId101" Type="http://schemas.openxmlformats.org/officeDocument/2006/relationships/image" Target="media/image42.png"/><Relationship Id="rId100" Type="http://schemas.openxmlformats.org/officeDocument/2006/relationships/image" Target="media/image41.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94EF4A-2A0E-48B9-B069-320A16284DFB}">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54</Pages>
  <Words>7001</Words>
  <Characters>39912</Characters>
  <Lines>332</Lines>
  <Paragraphs>93</Paragraphs>
  <TotalTime>3010</TotalTime>
  <ScaleCrop>false</ScaleCrop>
  <LinksUpToDate>false</LinksUpToDate>
  <CharactersWithSpaces>46820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cp:lastModifiedBy>take_</cp:lastModifiedBy>
  <cp:lastPrinted>2020-12-11T00:28:00Z</cp:lastPrinted>
  <dcterms:modified xsi:type="dcterms:W3CDTF">2022-03-22T07:45:18Z</dcterms:modified>
  <dc:title>分类号</dc:title>
  <cp:revision>3615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B45AA7F3417D4F8B89EADCFE1A27D5B7</vt:lpwstr>
  </property>
</Properties>
</file>